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08DC91" w14:textId="3DC1B5DB" w:rsidR="000732BE" w:rsidRPr="00452837" w:rsidRDefault="000732BE" w:rsidP="00654173">
      <w:pPr>
        <w:spacing w:line="480" w:lineRule="auto"/>
        <w:jc w:val="both"/>
        <w:outlineLvl w:val="0"/>
        <w:rPr>
          <w:rFonts w:ascii="Times New Roman" w:eastAsia="Times New Roman" w:hAnsi="Times New Roman" w:cs="Times New Roman"/>
          <w:b/>
          <w:bCs/>
          <w:color w:val="000000"/>
          <w:kern w:val="36"/>
          <w:sz w:val="24"/>
          <w:szCs w:val="24"/>
        </w:rPr>
      </w:pPr>
      <w:bookmarkStart w:id="0" w:name="_Hlk50446357"/>
      <w:r w:rsidRPr="00452837">
        <w:rPr>
          <w:rFonts w:ascii="Times New Roman" w:eastAsia="Times New Roman" w:hAnsi="Times New Roman" w:cs="Times New Roman"/>
          <w:b/>
          <w:bCs/>
          <w:color w:val="000000"/>
          <w:kern w:val="36"/>
          <w:sz w:val="24"/>
          <w:szCs w:val="24"/>
        </w:rPr>
        <w:t>EFFICACY OF FUNGICID</w:t>
      </w:r>
      <w:r w:rsidR="00571692" w:rsidRPr="00452837">
        <w:rPr>
          <w:rFonts w:ascii="Times New Roman" w:eastAsia="Times New Roman" w:hAnsi="Times New Roman" w:cs="Times New Roman"/>
          <w:b/>
          <w:bCs/>
          <w:color w:val="000000"/>
          <w:kern w:val="36"/>
          <w:sz w:val="24"/>
          <w:szCs w:val="24"/>
        </w:rPr>
        <w:t xml:space="preserve">ES </w:t>
      </w:r>
      <w:r w:rsidR="00246137" w:rsidRPr="00452837">
        <w:rPr>
          <w:rFonts w:ascii="Times New Roman" w:eastAsia="Times New Roman" w:hAnsi="Times New Roman" w:cs="Times New Roman"/>
          <w:b/>
          <w:bCs/>
          <w:color w:val="000000"/>
          <w:kern w:val="36"/>
          <w:sz w:val="24"/>
          <w:szCs w:val="24"/>
        </w:rPr>
        <w:t xml:space="preserve">AGAINST </w:t>
      </w:r>
      <w:r w:rsidRPr="00452837">
        <w:rPr>
          <w:rFonts w:ascii="Times New Roman" w:eastAsia="Times New Roman" w:hAnsi="Times New Roman" w:cs="Times New Roman"/>
          <w:b/>
          <w:bCs/>
          <w:color w:val="000000"/>
          <w:kern w:val="36"/>
          <w:sz w:val="24"/>
          <w:szCs w:val="24"/>
        </w:rPr>
        <w:t>PEANUT SMUT</w:t>
      </w:r>
      <w:r w:rsidR="00246137" w:rsidRPr="00452837">
        <w:rPr>
          <w:rFonts w:ascii="Times New Roman" w:eastAsia="Times New Roman" w:hAnsi="Times New Roman" w:cs="Times New Roman"/>
          <w:b/>
          <w:bCs/>
          <w:color w:val="000000"/>
          <w:kern w:val="36"/>
          <w:sz w:val="24"/>
          <w:szCs w:val="24"/>
        </w:rPr>
        <w:t xml:space="preserve"> IN ARGENTINA</w:t>
      </w:r>
    </w:p>
    <w:p w14:paraId="619FBC47" w14:textId="7C1A0A72" w:rsidR="000732BE" w:rsidRPr="00452837" w:rsidDel="0090389E" w:rsidRDefault="000732BE" w:rsidP="00654173">
      <w:pPr>
        <w:jc w:val="both"/>
        <w:outlineLvl w:val="0"/>
        <w:rPr>
          <w:del w:id="1" w:author="Paredes, Juan A." w:date="2020-09-09T10:25:00Z"/>
          <w:rFonts w:ascii="Times New Roman" w:eastAsia="Times New Roman" w:hAnsi="Times New Roman" w:cs="Times New Roman"/>
          <w:b/>
          <w:bCs/>
          <w:kern w:val="36"/>
          <w:sz w:val="24"/>
          <w:szCs w:val="24"/>
        </w:rPr>
      </w:pPr>
      <w:bookmarkStart w:id="2" w:name="_Hlk40774138"/>
      <w:bookmarkEnd w:id="0"/>
      <w:del w:id="3" w:author="Paredes, Juan A." w:date="2020-09-09T10:25:00Z">
        <w:r w:rsidRPr="00452837" w:rsidDel="0090389E">
          <w:rPr>
            <w:rFonts w:ascii="Times New Roman" w:eastAsia="Times New Roman" w:hAnsi="Times New Roman" w:cs="Times New Roman"/>
            <w:color w:val="000000"/>
            <w:kern w:val="36"/>
            <w:sz w:val="24"/>
            <w:szCs w:val="24"/>
          </w:rPr>
          <w:delText>J.A. Paredes *</w:delText>
        </w:r>
        <w:r w:rsidRPr="00452837" w:rsidDel="0090389E">
          <w:rPr>
            <w:rFonts w:ascii="Times New Roman" w:eastAsia="Times New Roman" w:hAnsi="Times New Roman" w:cs="Times New Roman"/>
            <w:color w:val="000000"/>
            <w:kern w:val="36"/>
            <w:sz w:val="24"/>
            <w:szCs w:val="24"/>
            <w:vertAlign w:val="superscript"/>
          </w:rPr>
          <w:delText>1</w:delText>
        </w:r>
        <w:r w:rsidRPr="00452837" w:rsidDel="0090389E">
          <w:rPr>
            <w:rFonts w:ascii="Times New Roman" w:eastAsia="Times New Roman" w:hAnsi="Times New Roman" w:cs="Times New Roman"/>
            <w:color w:val="000000"/>
            <w:kern w:val="36"/>
            <w:sz w:val="24"/>
            <w:szCs w:val="24"/>
          </w:rPr>
          <w:delText>, L.I. Cazón</w:delText>
        </w:r>
        <w:r w:rsidRPr="00452837" w:rsidDel="0090389E">
          <w:rPr>
            <w:rFonts w:ascii="Times New Roman" w:eastAsia="Times New Roman" w:hAnsi="Times New Roman" w:cs="Times New Roman"/>
            <w:color w:val="000000"/>
            <w:kern w:val="36"/>
            <w:sz w:val="24"/>
            <w:szCs w:val="24"/>
            <w:vertAlign w:val="superscript"/>
          </w:rPr>
          <w:delText>1,5</w:delText>
        </w:r>
        <w:r w:rsidRPr="00452837" w:rsidDel="0090389E">
          <w:rPr>
            <w:rFonts w:ascii="Times New Roman" w:eastAsia="Times New Roman" w:hAnsi="Times New Roman" w:cs="Times New Roman"/>
            <w:color w:val="000000"/>
            <w:kern w:val="36"/>
            <w:sz w:val="24"/>
            <w:szCs w:val="24"/>
          </w:rPr>
          <w:delText>, C. Oddino</w:delText>
        </w:r>
        <w:r w:rsidRPr="00452837" w:rsidDel="0090389E">
          <w:rPr>
            <w:rFonts w:ascii="Times New Roman" w:eastAsia="Times New Roman" w:hAnsi="Times New Roman" w:cs="Times New Roman"/>
            <w:color w:val="000000"/>
            <w:kern w:val="36"/>
            <w:sz w:val="24"/>
            <w:szCs w:val="24"/>
            <w:vertAlign w:val="superscript"/>
          </w:rPr>
          <w:delText>2</w:delText>
        </w:r>
        <w:r w:rsidRPr="00452837" w:rsidDel="0090389E">
          <w:rPr>
            <w:rFonts w:ascii="Times New Roman" w:eastAsia="Times New Roman" w:hAnsi="Times New Roman" w:cs="Times New Roman"/>
            <w:color w:val="000000"/>
            <w:kern w:val="36"/>
            <w:sz w:val="24"/>
            <w:szCs w:val="24"/>
          </w:rPr>
          <w:delText>, J.H. Monguillot</w:delText>
        </w:r>
        <w:r w:rsidRPr="00452837" w:rsidDel="0090389E">
          <w:rPr>
            <w:rFonts w:ascii="Times New Roman" w:eastAsia="Times New Roman" w:hAnsi="Times New Roman" w:cs="Times New Roman"/>
            <w:color w:val="000000"/>
            <w:kern w:val="36"/>
            <w:sz w:val="24"/>
            <w:szCs w:val="24"/>
            <w:vertAlign w:val="superscript"/>
          </w:rPr>
          <w:delText>1</w:delText>
        </w:r>
        <w:r w:rsidRPr="00452837" w:rsidDel="0090389E">
          <w:rPr>
            <w:rFonts w:ascii="Times New Roman" w:eastAsia="Times New Roman" w:hAnsi="Times New Roman" w:cs="Times New Roman"/>
            <w:color w:val="000000"/>
            <w:kern w:val="36"/>
            <w:sz w:val="24"/>
            <w:szCs w:val="24"/>
          </w:rPr>
          <w:delText>, A.M. Rago</w:delText>
        </w:r>
        <w:r w:rsidRPr="00452837" w:rsidDel="0090389E">
          <w:rPr>
            <w:rFonts w:ascii="Times New Roman" w:eastAsia="Times New Roman" w:hAnsi="Times New Roman" w:cs="Times New Roman"/>
            <w:color w:val="000000"/>
            <w:kern w:val="36"/>
            <w:sz w:val="24"/>
            <w:szCs w:val="24"/>
            <w:vertAlign w:val="superscript"/>
          </w:rPr>
          <w:delText>2,3</w:delText>
        </w:r>
        <w:r w:rsidRPr="00452837" w:rsidDel="0090389E">
          <w:rPr>
            <w:rFonts w:ascii="Times New Roman" w:eastAsia="Times New Roman" w:hAnsi="Times New Roman" w:cs="Times New Roman"/>
            <w:color w:val="000000"/>
            <w:kern w:val="36"/>
            <w:sz w:val="24"/>
            <w:szCs w:val="24"/>
          </w:rPr>
          <w:delText>, J.P. Edwards Molina</w:delText>
        </w:r>
        <w:r w:rsidRPr="00452837" w:rsidDel="0090389E">
          <w:rPr>
            <w:rFonts w:ascii="Times New Roman" w:eastAsia="Times New Roman" w:hAnsi="Times New Roman" w:cs="Times New Roman"/>
            <w:color w:val="000000"/>
            <w:kern w:val="36"/>
            <w:sz w:val="24"/>
            <w:szCs w:val="24"/>
            <w:vertAlign w:val="superscript"/>
          </w:rPr>
          <w:delText>4</w:delText>
        </w:r>
      </w:del>
    </w:p>
    <w:bookmarkEnd w:id="2"/>
    <w:p w14:paraId="4806E97A" w14:textId="1973F477" w:rsidR="000732BE" w:rsidRPr="00452837" w:rsidDel="0090389E" w:rsidRDefault="000732BE" w:rsidP="00654173">
      <w:pPr>
        <w:spacing w:line="276" w:lineRule="auto"/>
        <w:jc w:val="both"/>
        <w:rPr>
          <w:del w:id="4" w:author="Paredes, Juan A." w:date="2020-09-09T10:25:00Z"/>
          <w:rFonts w:ascii="Times New Roman" w:eastAsia="Times New Roman" w:hAnsi="Times New Roman" w:cs="Times New Roman"/>
          <w:sz w:val="24"/>
          <w:szCs w:val="24"/>
        </w:rPr>
      </w:pPr>
    </w:p>
    <w:p w14:paraId="3DC39393" w14:textId="791ABE21" w:rsidR="00FA2F1D" w:rsidRPr="00452837" w:rsidDel="0090389E" w:rsidRDefault="000732BE" w:rsidP="00654173">
      <w:pPr>
        <w:spacing w:line="276" w:lineRule="auto"/>
        <w:jc w:val="both"/>
        <w:outlineLvl w:val="0"/>
        <w:rPr>
          <w:del w:id="5" w:author="Paredes, Juan A." w:date="2020-09-09T10:25:00Z"/>
          <w:rFonts w:ascii="Times New Roman" w:eastAsia="Times New Roman" w:hAnsi="Times New Roman" w:cs="Times New Roman"/>
          <w:color w:val="000000"/>
          <w:kern w:val="36"/>
          <w:sz w:val="24"/>
          <w:szCs w:val="24"/>
          <w:rPrChange w:id="6" w:author="WN" w:date="2020-09-13T17:33:00Z">
            <w:rPr>
              <w:del w:id="7" w:author="Paredes, Juan A." w:date="2020-09-09T10:25:00Z"/>
              <w:rFonts w:ascii="Times New Roman" w:eastAsia="Times New Roman" w:hAnsi="Times New Roman" w:cs="Times New Roman"/>
              <w:color w:val="000000"/>
              <w:kern w:val="36"/>
              <w:sz w:val="24"/>
              <w:szCs w:val="24"/>
              <w:lang w:val="es-AR"/>
            </w:rPr>
          </w:rPrChange>
        </w:rPr>
      </w:pPr>
      <w:del w:id="8" w:author="Paredes, Juan A." w:date="2020-09-09T10:25:00Z">
        <w:r w:rsidRPr="00452837" w:rsidDel="0090389E">
          <w:rPr>
            <w:rFonts w:ascii="Times New Roman" w:eastAsia="Times New Roman" w:hAnsi="Times New Roman" w:cs="Times New Roman"/>
            <w:color w:val="000000"/>
            <w:kern w:val="36"/>
            <w:sz w:val="24"/>
            <w:szCs w:val="24"/>
            <w:vertAlign w:val="superscript"/>
            <w:rPrChange w:id="9" w:author="WN" w:date="2020-09-13T17:33:00Z">
              <w:rPr>
                <w:rFonts w:ascii="Times New Roman" w:eastAsia="Times New Roman" w:hAnsi="Times New Roman" w:cs="Times New Roman"/>
                <w:color w:val="000000"/>
                <w:kern w:val="36"/>
                <w:sz w:val="24"/>
                <w:szCs w:val="24"/>
                <w:vertAlign w:val="superscript"/>
                <w:lang w:val="es-AR"/>
              </w:rPr>
            </w:rPrChange>
          </w:rPr>
          <w:delText>1</w:delText>
        </w:r>
        <w:r w:rsidRPr="00452837" w:rsidDel="0090389E">
          <w:rPr>
            <w:rFonts w:ascii="Times New Roman" w:eastAsia="Times New Roman" w:hAnsi="Times New Roman" w:cs="Times New Roman"/>
            <w:color w:val="000000"/>
            <w:kern w:val="36"/>
            <w:sz w:val="24"/>
            <w:szCs w:val="24"/>
            <w:rPrChange w:id="10" w:author="WN" w:date="2020-09-13T17:33:00Z">
              <w:rPr>
                <w:rFonts w:ascii="Times New Roman" w:eastAsia="Times New Roman" w:hAnsi="Times New Roman" w:cs="Times New Roman"/>
                <w:color w:val="000000"/>
                <w:kern w:val="36"/>
                <w:sz w:val="24"/>
                <w:szCs w:val="24"/>
                <w:lang w:val="es-AR"/>
              </w:rPr>
            </w:rPrChange>
          </w:rPr>
          <w:delText>Instituto de Patología Vegetal</w:delText>
        </w:r>
        <w:r w:rsidR="00B10C50" w:rsidRPr="00452837" w:rsidDel="0090389E">
          <w:rPr>
            <w:rFonts w:ascii="Times New Roman" w:eastAsia="Times New Roman" w:hAnsi="Times New Roman" w:cs="Times New Roman"/>
            <w:color w:val="000000"/>
            <w:kern w:val="36"/>
            <w:sz w:val="24"/>
            <w:szCs w:val="24"/>
            <w:rPrChange w:id="11" w:author="WN" w:date="2020-09-13T17:33:00Z">
              <w:rPr>
                <w:rFonts w:ascii="Times New Roman" w:eastAsia="Times New Roman" w:hAnsi="Times New Roman" w:cs="Times New Roman"/>
                <w:color w:val="000000"/>
                <w:kern w:val="36"/>
                <w:sz w:val="24"/>
                <w:szCs w:val="24"/>
                <w:lang w:val="es-AR"/>
              </w:rPr>
            </w:rPrChange>
          </w:rPr>
          <w:delText>, UFYMA,</w:delText>
        </w:r>
        <w:r w:rsidRPr="00452837" w:rsidDel="0090389E">
          <w:rPr>
            <w:rFonts w:ascii="Times New Roman" w:eastAsia="Times New Roman" w:hAnsi="Times New Roman" w:cs="Times New Roman"/>
            <w:color w:val="000000"/>
            <w:kern w:val="36"/>
            <w:sz w:val="24"/>
            <w:szCs w:val="24"/>
            <w:rPrChange w:id="12" w:author="WN" w:date="2020-09-13T17:33:00Z">
              <w:rPr>
                <w:rFonts w:ascii="Times New Roman" w:eastAsia="Times New Roman" w:hAnsi="Times New Roman" w:cs="Times New Roman"/>
                <w:color w:val="000000"/>
                <w:kern w:val="36"/>
                <w:sz w:val="24"/>
                <w:szCs w:val="24"/>
                <w:lang w:val="es-AR"/>
              </w:rPr>
            </w:rPrChange>
          </w:rPr>
          <w:delText xml:space="preserve"> CIAP - INTA. Córdoba, Argentina.</w:delText>
        </w:r>
      </w:del>
    </w:p>
    <w:p w14:paraId="2F3365C7" w14:textId="24E1B2B8" w:rsidR="00FA2F1D" w:rsidRPr="00452837" w:rsidDel="0090389E" w:rsidRDefault="000732BE" w:rsidP="00654173">
      <w:pPr>
        <w:spacing w:line="276" w:lineRule="auto"/>
        <w:jc w:val="both"/>
        <w:outlineLvl w:val="0"/>
        <w:rPr>
          <w:del w:id="13" w:author="Paredes, Juan A." w:date="2020-09-09T10:25:00Z"/>
          <w:rFonts w:ascii="Times New Roman" w:eastAsia="Times New Roman" w:hAnsi="Times New Roman" w:cs="Times New Roman"/>
          <w:color w:val="000000"/>
          <w:kern w:val="36"/>
          <w:sz w:val="24"/>
          <w:szCs w:val="24"/>
          <w:rPrChange w:id="14" w:author="WN" w:date="2020-09-13T17:33:00Z">
            <w:rPr>
              <w:del w:id="15" w:author="Paredes, Juan A." w:date="2020-09-09T10:25:00Z"/>
              <w:rFonts w:ascii="Times New Roman" w:eastAsia="Times New Roman" w:hAnsi="Times New Roman" w:cs="Times New Roman"/>
              <w:color w:val="000000"/>
              <w:kern w:val="36"/>
              <w:sz w:val="24"/>
              <w:szCs w:val="24"/>
              <w:lang w:val="es-AR"/>
            </w:rPr>
          </w:rPrChange>
        </w:rPr>
      </w:pPr>
      <w:del w:id="16" w:author="Paredes, Juan A." w:date="2020-09-09T10:25:00Z">
        <w:r w:rsidRPr="00452837" w:rsidDel="0090389E">
          <w:rPr>
            <w:rFonts w:ascii="Times New Roman" w:eastAsia="Times New Roman" w:hAnsi="Times New Roman" w:cs="Times New Roman"/>
            <w:color w:val="000000"/>
            <w:kern w:val="36"/>
            <w:sz w:val="24"/>
            <w:szCs w:val="24"/>
            <w:vertAlign w:val="superscript"/>
            <w:rPrChange w:id="17" w:author="WN" w:date="2020-09-13T17:33:00Z">
              <w:rPr>
                <w:rFonts w:ascii="Times New Roman" w:eastAsia="Times New Roman" w:hAnsi="Times New Roman" w:cs="Times New Roman"/>
                <w:color w:val="000000"/>
                <w:kern w:val="36"/>
                <w:sz w:val="24"/>
                <w:szCs w:val="24"/>
                <w:vertAlign w:val="superscript"/>
                <w:lang w:val="es-AR"/>
              </w:rPr>
            </w:rPrChange>
          </w:rPr>
          <w:delText>2</w:delText>
        </w:r>
        <w:r w:rsidRPr="00452837" w:rsidDel="0090389E">
          <w:rPr>
            <w:rFonts w:ascii="Times New Roman" w:eastAsia="Times New Roman" w:hAnsi="Times New Roman" w:cs="Times New Roman"/>
            <w:color w:val="000000"/>
            <w:kern w:val="36"/>
            <w:sz w:val="24"/>
            <w:szCs w:val="24"/>
            <w:rPrChange w:id="18" w:author="WN" w:date="2020-09-13T17:33:00Z">
              <w:rPr>
                <w:rFonts w:ascii="Times New Roman" w:eastAsia="Times New Roman" w:hAnsi="Times New Roman" w:cs="Times New Roman"/>
                <w:color w:val="000000"/>
                <w:kern w:val="36"/>
                <w:sz w:val="24"/>
                <w:szCs w:val="24"/>
                <w:lang w:val="es-AR"/>
              </w:rPr>
            </w:rPrChange>
          </w:rPr>
          <w:delText>Facultad de Agronomía y Veterinaria, IMICO, UNRC. Córdoba. Argentina</w:delText>
        </w:r>
      </w:del>
    </w:p>
    <w:p w14:paraId="5508F889" w14:textId="467A21FC" w:rsidR="00FA2F1D" w:rsidRPr="00452837" w:rsidDel="0090389E" w:rsidRDefault="000732BE" w:rsidP="00654173">
      <w:pPr>
        <w:spacing w:line="276" w:lineRule="auto"/>
        <w:jc w:val="both"/>
        <w:outlineLvl w:val="0"/>
        <w:rPr>
          <w:del w:id="19" w:author="Paredes, Juan A." w:date="2020-09-09T10:25:00Z"/>
          <w:rFonts w:ascii="Times New Roman" w:eastAsia="Times New Roman" w:hAnsi="Times New Roman" w:cs="Times New Roman"/>
          <w:color w:val="000000"/>
          <w:kern w:val="36"/>
          <w:sz w:val="24"/>
          <w:szCs w:val="24"/>
          <w:rPrChange w:id="20" w:author="WN" w:date="2020-09-13T17:33:00Z">
            <w:rPr>
              <w:del w:id="21" w:author="Paredes, Juan A." w:date="2020-09-09T10:25:00Z"/>
              <w:rFonts w:ascii="Times New Roman" w:eastAsia="Times New Roman" w:hAnsi="Times New Roman" w:cs="Times New Roman"/>
              <w:color w:val="000000"/>
              <w:kern w:val="36"/>
              <w:sz w:val="24"/>
              <w:szCs w:val="24"/>
              <w:lang w:val="es-AR"/>
            </w:rPr>
          </w:rPrChange>
        </w:rPr>
      </w:pPr>
      <w:del w:id="22" w:author="Paredes, Juan A." w:date="2020-09-09T10:25:00Z">
        <w:r w:rsidRPr="00452837" w:rsidDel="0090389E">
          <w:rPr>
            <w:rFonts w:ascii="Times New Roman" w:eastAsia="Times New Roman" w:hAnsi="Times New Roman" w:cs="Times New Roman"/>
            <w:color w:val="000000"/>
            <w:kern w:val="36"/>
            <w:sz w:val="24"/>
            <w:szCs w:val="24"/>
            <w:vertAlign w:val="superscript"/>
            <w:rPrChange w:id="23" w:author="WN" w:date="2020-09-13T17:33:00Z">
              <w:rPr>
                <w:rFonts w:ascii="Times New Roman" w:eastAsia="Times New Roman" w:hAnsi="Times New Roman" w:cs="Times New Roman"/>
                <w:color w:val="000000"/>
                <w:kern w:val="36"/>
                <w:sz w:val="24"/>
                <w:szCs w:val="24"/>
                <w:vertAlign w:val="superscript"/>
                <w:lang w:val="es-AR"/>
              </w:rPr>
            </w:rPrChange>
          </w:rPr>
          <w:delText>3</w:delText>
        </w:r>
        <w:r w:rsidRPr="00452837" w:rsidDel="0090389E">
          <w:rPr>
            <w:rFonts w:ascii="Times New Roman" w:eastAsia="Times New Roman" w:hAnsi="Times New Roman" w:cs="Times New Roman"/>
            <w:color w:val="000000"/>
            <w:kern w:val="36"/>
            <w:sz w:val="24"/>
            <w:szCs w:val="24"/>
            <w:rPrChange w:id="24" w:author="WN" w:date="2020-09-13T17:33:00Z">
              <w:rPr>
                <w:rFonts w:ascii="Times New Roman" w:eastAsia="Times New Roman" w:hAnsi="Times New Roman" w:cs="Times New Roman"/>
                <w:color w:val="000000"/>
                <w:kern w:val="36"/>
                <w:sz w:val="24"/>
                <w:szCs w:val="24"/>
                <w:lang w:val="es-AR"/>
              </w:rPr>
            </w:rPrChange>
          </w:rPr>
          <w:delText>Centro de Investigaciones Agropecuarias - INTA. Córdoba. Argentina</w:delText>
        </w:r>
      </w:del>
    </w:p>
    <w:p w14:paraId="71D74E44" w14:textId="3EE23D68" w:rsidR="00FA2F1D" w:rsidRPr="00452837" w:rsidDel="0090389E" w:rsidRDefault="000732BE" w:rsidP="00654173">
      <w:pPr>
        <w:spacing w:line="276" w:lineRule="auto"/>
        <w:jc w:val="both"/>
        <w:outlineLvl w:val="0"/>
        <w:rPr>
          <w:del w:id="25" w:author="Paredes, Juan A." w:date="2020-09-09T10:25:00Z"/>
          <w:rFonts w:ascii="Times New Roman" w:eastAsia="Times New Roman" w:hAnsi="Times New Roman" w:cs="Times New Roman"/>
          <w:color w:val="000000"/>
          <w:kern w:val="36"/>
          <w:sz w:val="24"/>
          <w:szCs w:val="24"/>
          <w:rPrChange w:id="26" w:author="WN" w:date="2020-09-13T17:33:00Z">
            <w:rPr>
              <w:del w:id="27" w:author="Paredes, Juan A." w:date="2020-09-09T10:25:00Z"/>
              <w:rFonts w:ascii="Times New Roman" w:eastAsia="Times New Roman" w:hAnsi="Times New Roman" w:cs="Times New Roman"/>
              <w:color w:val="000000"/>
              <w:kern w:val="36"/>
              <w:sz w:val="24"/>
              <w:szCs w:val="24"/>
              <w:lang w:val="es-AR"/>
            </w:rPr>
          </w:rPrChange>
        </w:rPr>
      </w:pPr>
      <w:del w:id="28" w:author="Paredes, Juan A." w:date="2020-09-09T10:25:00Z">
        <w:r w:rsidRPr="00452837" w:rsidDel="0090389E">
          <w:rPr>
            <w:rFonts w:ascii="Times New Roman" w:eastAsia="Times New Roman" w:hAnsi="Times New Roman" w:cs="Times New Roman"/>
            <w:color w:val="000000"/>
            <w:kern w:val="36"/>
            <w:sz w:val="24"/>
            <w:szCs w:val="24"/>
            <w:vertAlign w:val="superscript"/>
            <w:rPrChange w:id="29" w:author="WN" w:date="2020-09-13T17:33:00Z">
              <w:rPr>
                <w:rFonts w:ascii="Times New Roman" w:eastAsia="Times New Roman" w:hAnsi="Times New Roman" w:cs="Times New Roman"/>
                <w:color w:val="000000"/>
                <w:kern w:val="36"/>
                <w:sz w:val="24"/>
                <w:szCs w:val="24"/>
                <w:vertAlign w:val="superscript"/>
                <w:lang w:val="es-AR"/>
              </w:rPr>
            </w:rPrChange>
          </w:rPr>
          <w:delText>4</w:delText>
        </w:r>
        <w:r w:rsidRPr="00452837" w:rsidDel="0090389E">
          <w:rPr>
            <w:rFonts w:ascii="Times New Roman" w:eastAsia="Times New Roman" w:hAnsi="Times New Roman" w:cs="Times New Roman"/>
            <w:color w:val="000000"/>
            <w:kern w:val="36"/>
            <w:sz w:val="24"/>
            <w:szCs w:val="24"/>
            <w:rPrChange w:id="30" w:author="WN" w:date="2020-09-13T17:33:00Z">
              <w:rPr>
                <w:rFonts w:ascii="Times New Roman" w:eastAsia="Times New Roman" w:hAnsi="Times New Roman" w:cs="Times New Roman"/>
                <w:color w:val="000000"/>
                <w:kern w:val="36"/>
                <w:sz w:val="24"/>
                <w:szCs w:val="24"/>
                <w:lang w:val="es-AR"/>
              </w:rPr>
            </w:rPrChange>
          </w:rPr>
          <w:delText>Estación Experimental Agropecuaria - INTA. Balcarce. Argentina</w:delText>
        </w:r>
      </w:del>
    </w:p>
    <w:p w14:paraId="66ED5AB5" w14:textId="1D266777" w:rsidR="000732BE" w:rsidRPr="00452837" w:rsidDel="0090389E" w:rsidRDefault="000732BE" w:rsidP="00654173">
      <w:pPr>
        <w:spacing w:line="276" w:lineRule="auto"/>
        <w:jc w:val="both"/>
        <w:outlineLvl w:val="0"/>
        <w:rPr>
          <w:del w:id="31" w:author="Paredes, Juan A." w:date="2020-09-09T10:25:00Z"/>
          <w:rFonts w:ascii="Times New Roman" w:eastAsia="Times New Roman" w:hAnsi="Times New Roman" w:cs="Times New Roman"/>
          <w:color w:val="000000"/>
          <w:kern w:val="36"/>
          <w:sz w:val="24"/>
          <w:szCs w:val="24"/>
          <w:rPrChange w:id="32" w:author="WN" w:date="2020-09-13T17:33:00Z">
            <w:rPr>
              <w:del w:id="33" w:author="Paredes, Juan A." w:date="2020-09-09T10:25:00Z"/>
              <w:rFonts w:ascii="Times New Roman" w:eastAsia="Times New Roman" w:hAnsi="Times New Roman" w:cs="Times New Roman"/>
              <w:color w:val="000000"/>
              <w:kern w:val="36"/>
              <w:sz w:val="24"/>
              <w:szCs w:val="24"/>
              <w:lang w:val="es-AR"/>
            </w:rPr>
          </w:rPrChange>
        </w:rPr>
      </w:pPr>
      <w:del w:id="34" w:author="Paredes, Juan A." w:date="2020-09-09T10:25:00Z">
        <w:r w:rsidRPr="00452837" w:rsidDel="0090389E">
          <w:rPr>
            <w:rFonts w:ascii="Times New Roman" w:eastAsia="Times New Roman" w:hAnsi="Times New Roman" w:cs="Times New Roman"/>
            <w:color w:val="000000"/>
            <w:kern w:val="36"/>
            <w:sz w:val="24"/>
            <w:szCs w:val="24"/>
            <w:vertAlign w:val="superscript"/>
            <w:rPrChange w:id="35" w:author="WN" w:date="2020-09-13T17:33:00Z">
              <w:rPr>
                <w:rFonts w:ascii="Times New Roman" w:eastAsia="Times New Roman" w:hAnsi="Times New Roman" w:cs="Times New Roman"/>
                <w:color w:val="000000"/>
                <w:kern w:val="36"/>
                <w:sz w:val="24"/>
                <w:szCs w:val="24"/>
                <w:vertAlign w:val="superscript"/>
                <w:lang w:val="es-AR"/>
              </w:rPr>
            </w:rPrChange>
          </w:rPr>
          <w:delText>5</w:delText>
        </w:r>
        <w:r w:rsidRPr="00452837" w:rsidDel="0090389E">
          <w:rPr>
            <w:rFonts w:ascii="Times New Roman" w:eastAsia="Times New Roman" w:hAnsi="Times New Roman" w:cs="Times New Roman"/>
            <w:color w:val="000000"/>
            <w:kern w:val="36"/>
            <w:sz w:val="24"/>
            <w:szCs w:val="24"/>
            <w:rPrChange w:id="36" w:author="WN" w:date="2020-09-13T17:33:00Z">
              <w:rPr>
                <w:rFonts w:ascii="Times New Roman" w:eastAsia="Times New Roman" w:hAnsi="Times New Roman" w:cs="Times New Roman"/>
                <w:color w:val="000000"/>
                <w:kern w:val="36"/>
                <w:sz w:val="24"/>
                <w:szCs w:val="24"/>
                <w:lang w:val="es-AR"/>
              </w:rPr>
            </w:rPrChange>
          </w:rPr>
          <w:delText>Departamento de Fitopatologia. Universidade Federal de Viçosa – MG. Brazil</w:delText>
        </w:r>
      </w:del>
    </w:p>
    <w:p w14:paraId="4F61BEEB" w14:textId="655BFAAC" w:rsidR="00FA2F1D" w:rsidRPr="00452837" w:rsidDel="0090389E" w:rsidRDefault="00FA2F1D" w:rsidP="00654173">
      <w:pPr>
        <w:jc w:val="both"/>
        <w:outlineLvl w:val="0"/>
        <w:rPr>
          <w:del w:id="37" w:author="Paredes, Juan A." w:date="2020-09-09T10:25:00Z"/>
          <w:rFonts w:ascii="Times New Roman" w:eastAsia="Times New Roman" w:hAnsi="Times New Roman" w:cs="Times New Roman"/>
          <w:sz w:val="24"/>
          <w:szCs w:val="24"/>
          <w:rPrChange w:id="38" w:author="WN" w:date="2020-09-13T17:33:00Z">
            <w:rPr>
              <w:del w:id="39" w:author="Paredes, Juan A." w:date="2020-09-09T10:25:00Z"/>
              <w:rFonts w:ascii="Times New Roman" w:eastAsia="Times New Roman" w:hAnsi="Times New Roman" w:cs="Times New Roman"/>
              <w:sz w:val="24"/>
              <w:szCs w:val="24"/>
              <w:lang w:val="es-AR"/>
            </w:rPr>
          </w:rPrChange>
        </w:rPr>
      </w:pPr>
    </w:p>
    <w:p w14:paraId="3ABDCA04" w14:textId="344688FE" w:rsidR="000732BE" w:rsidRPr="00452837" w:rsidDel="0090389E" w:rsidRDefault="000732BE" w:rsidP="000732BE">
      <w:pPr>
        <w:spacing w:line="480" w:lineRule="auto"/>
        <w:jc w:val="both"/>
        <w:outlineLvl w:val="0"/>
        <w:rPr>
          <w:del w:id="40" w:author="Paredes, Juan A." w:date="2020-09-09T10:25:00Z"/>
          <w:rFonts w:ascii="Times New Roman" w:eastAsia="Times New Roman" w:hAnsi="Times New Roman" w:cs="Times New Roman"/>
          <w:b/>
          <w:bCs/>
          <w:kern w:val="36"/>
          <w:sz w:val="48"/>
          <w:szCs w:val="48"/>
        </w:rPr>
      </w:pPr>
      <w:del w:id="41" w:author="Paredes, Juan A." w:date="2020-09-09T10:25:00Z">
        <w:r w:rsidRPr="00452837" w:rsidDel="0090389E">
          <w:rPr>
            <w:rFonts w:ascii="Times New Roman" w:eastAsia="Times New Roman" w:hAnsi="Times New Roman" w:cs="Times New Roman"/>
            <w:color w:val="000000"/>
            <w:kern w:val="36"/>
            <w:sz w:val="24"/>
            <w:szCs w:val="24"/>
          </w:rPr>
          <w:delText>* Corresponding author:</w:delText>
        </w:r>
      </w:del>
    </w:p>
    <w:p w14:paraId="0ABF3E5C" w14:textId="0BCE64A6" w:rsidR="00FA2F1D" w:rsidRPr="00452837" w:rsidDel="0090389E" w:rsidRDefault="000732BE" w:rsidP="000732BE">
      <w:pPr>
        <w:spacing w:line="480" w:lineRule="auto"/>
        <w:ind w:firstLine="700"/>
        <w:jc w:val="both"/>
        <w:outlineLvl w:val="0"/>
        <w:rPr>
          <w:del w:id="42" w:author="Paredes, Juan A." w:date="2020-09-09T10:25:00Z"/>
          <w:rFonts w:ascii="Times New Roman" w:eastAsia="Times New Roman" w:hAnsi="Times New Roman" w:cs="Times New Roman"/>
          <w:color w:val="000000"/>
          <w:kern w:val="36"/>
          <w:sz w:val="24"/>
          <w:szCs w:val="24"/>
        </w:rPr>
      </w:pPr>
      <w:del w:id="43" w:author="Paredes, Juan A." w:date="2020-09-09T10:25:00Z">
        <w:r w:rsidRPr="00452837" w:rsidDel="0090389E">
          <w:rPr>
            <w:rFonts w:ascii="Times New Roman" w:eastAsia="Times New Roman" w:hAnsi="Times New Roman" w:cs="Times New Roman"/>
            <w:color w:val="000000"/>
            <w:kern w:val="36"/>
            <w:sz w:val="24"/>
            <w:szCs w:val="24"/>
          </w:rPr>
          <w:delText xml:space="preserve">E-mail: </w:delText>
        </w:r>
        <w:r w:rsidR="005B1546" w:rsidRPr="00452837" w:rsidDel="0090389E">
          <w:fldChar w:fldCharType="begin"/>
        </w:r>
        <w:r w:rsidR="005B1546" w:rsidRPr="00452837" w:rsidDel="0090389E">
          <w:delInstrText xml:space="preserve"> HYPERLINK "mailto:paredes.juanandres@inta.gob.ar" </w:delInstrText>
        </w:r>
        <w:r w:rsidR="005B1546" w:rsidRPr="00452837" w:rsidDel="0090389E">
          <w:fldChar w:fldCharType="separate"/>
        </w:r>
        <w:r w:rsidR="00FA2F1D" w:rsidRPr="00452837" w:rsidDel="0090389E">
          <w:rPr>
            <w:rStyle w:val="Hyperlink"/>
            <w:rFonts w:ascii="Times New Roman" w:eastAsia="Times New Roman" w:hAnsi="Times New Roman" w:cs="Times New Roman"/>
            <w:kern w:val="36"/>
            <w:sz w:val="24"/>
            <w:szCs w:val="24"/>
          </w:rPr>
          <w:delText>paredes.juanandres@inta.gob.ar</w:delText>
        </w:r>
        <w:r w:rsidR="005B1546" w:rsidRPr="00452837" w:rsidDel="0090389E">
          <w:rPr>
            <w:rStyle w:val="Hyperlink"/>
            <w:rFonts w:ascii="Times New Roman" w:eastAsia="Times New Roman" w:hAnsi="Times New Roman" w:cs="Times New Roman"/>
            <w:kern w:val="36"/>
            <w:sz w:val="24"/>
            <w:szCs w:val="24"/>
          </w:rPr>
          <w:fldChar w:fldCharType="end"/>
        </w:r>
      </w:del>
    </w:p>
    <w:p w14:paraId="21612286" w14:textId="07948909" w:rsidR="00FA2F1D" w:rsidRPr="00452837" w:rsidDel="0090389E" w:rsidRDefault="000732BE" w:rsidP="00FA2F1D">
      <w:pPr>
        <w:spacing w:line="480" w:lineRule="auto"/>
        <w:ind w:firstLine="700"/>
        <w:jc w:val="both"/>
        <w:outlineLvl w:val="0"/>
        <w:rPr>
          <w:del w:id="44" w:author="Paredes, Juan A." w:date="2020-09-09T10:25:00Z"/>
          <w:rFonts w:ascii="Times New Roman" w:eastAsia="Times New Roman" w:hAnsi="Times New Roman" w:cs="Times New Roman"/>
          <w:color w:val="000000"/>
          <w:kern w:val="36"/>
          <w:sz w:val="24"/>
          <w:szCs w:val="24"/>
          <w:rPrChange w:id="45" w:author="WN" w:date="2020-09-13T17:33:00Z">
            <w:rPr>
              <w:del w:id="46" w:author="Paredes, Juan A." w:date="2020-09-09T10:25:00Z"/>
              <w:rFonts w:ascii="Times New Roman" w:eastAsia="Times New Roman" w:hAnsi="Times New Roman" w:cs="Times New Roman"/>
              <w:color w:val="000000"/>
              <w:kern w:val="36"/>
              <w:sz w:val="24"/>
              <w:szCs w:val="24"/>
              <w:lang w:val="es-AR"/>
            </w:rPr>
          </w:rPrChange>
        </w:rPr>
      </w:pPr>
      <w:del w:id="47" w:author="Paredes, Juan A." w:date="2020-09-09T10:25:00Z">
        <w:r w:rsidRPr="00452837" w:rsidDel="0090389E">
          <w:rPr>
            <w:rFonts w:ascii="Times New Roman" w:eastAsia="Times New Roman" w:hAnsi="Times New Roman" w:cs="Times New Roman"/>
            <w:color w:val="000000"/>
            <w:kern w:val="36"/>
            <w:sz w:val="24"/>
            <w:szCs w:val="24"/>
            <w:rPrChange w:id="48" w:author="WN" w:date="2020-09-13T17:33:00Z">
              <w:rPr>
                <w:rFonts w:ascii="Times New Roman" w:eastAsia="Times New Roman" w:hAnsi="Times New Roman" w:cs="Times New Roman"/>
                <w:color w:val="000000"/>
                <w:kern w:val="36"/>
                <w:sz w:val="24"/>
                <w:szCs w:val="24"/>
                <w:lang w:val="es-AR"/>
              </w:rPr>
            </w:rPrChange>
          </w:rPr>
          <w:delText>Full postal address: Instituto de Patología Vegetal – IPAVE; Centro de Investigaciones Agropecuarias – CIAP. Av. 11 de Septiembre 4755 (X5020ICA) Córdoba – Argentina</w:delText>
        </w:r>
      </w:del>
    </w:p>
    <w:p w14:paraId="48DEAA86" w14:textId="46BCAABB" w:rsidR="00FA2F1D" w:rsidRPr="00452837" w:rsidDel="0090389E" w:rsidRDefault="00FA2F1D" w:rsidP="00FA2F1D">
      <w:pPr>
        <w:spacing w:line="480" w:lineRule="auto"/>
        <w:ind w:firstLine="700"/>
        <w:jc w:val="both"/>
        <w:outlineLvl w:val="0"/>
        <w:rPr>
          <w:del w:id="49" w:author="Paredes, Juan A." w:date="2020-09-09T10:25:00Z"/>
          <w:rFonts w:ascii="Times New Roman" w:eastAsia="Times New Roman" w:hAnsi="Times New Roman" w:cs="Times New Roman"/>
          <w:color w:val="000000"/>
          <w:kern w:val="36"/>
          <w:sz w:val="24"/>
          <w:szCs w:val="24"/>
          <w:rPrChange w:id="50" w:author="WN" w:date="2020-09-13T17:33:00Z">
            <w:rPr>
              <w:del w:id="51" w:author="Paredes, Juan A." w:date="2020-09-09T10:25:00Z"/>
              <w:rFonts w:ascii="Times New Roman" w:eastAsia="Times New Roman" w:hAnsi="Times New Roman" w:cs="Times New Roman"/>
              <w:color w:val="000000"/>
              <w:kern w:val="36"/>
              <w:sz w:val="24"/>
              <w:szCs w:val="24"/>
              <w:lang w:val="es-AR"/>
            </w:rPr>
          </w:rPrChange>
        </w:rPr>
      </w:pPr>
    </w:p>
    <w:p w14:paraId="221557C5" w14:textId="722D30FF" w:rsidR="00DB2637" w:rsidRPr="00452837" w:rsidRDefault="000732BE" w:rsidP="00FA2F1D">
      <w:pPr>
        <w:spacing w:line="480" w:lineRule="auto"/>
        <w:outlineLvl w:val="0"/>
        <w:rPr>
          <w:rFonts w:ascii="Times New Roman" w:eastAsia="Times New Roman" w:hAnsi="Times New Roman" w:cs="Times New Roman"/>
          <w:b/>
          <w:bCs/>
          <w:color w:val="000000"/>
          <w:kern w:val="36"/>
          <w:sz w:val="24"/>
          <w:szCs w:val="24"/>
        </w:rPr>
      </w:pPr>
      <w:r w:rsidRPr="00452837">
        <w:rPr>
          <w:rFonts w:ascii="Times New Roman" w:eastAsia="Times New Roman" w:hAnsi="Times New Roman" w:cs="Times New Roman"/>
          <w:b/>
          <w:bCs/>
          <w:color w:val="000000"/>
          <w:kern w:val="36"/>
          <w:sz w:val="24"/>
          <w:szCs w:val="24"/>
        </w:rPr>
        <w:t>Abstract</w:t>
      </w:r>
    </w:p>
    <w:p w14:paraId="45472F0E" w14:textId="2A215A6B" w:rsidR="006D42B7" w:rsidRPr="00452837" w:rsidRDefault="00E07F7A" w:rsidP="007E2063">
      <w:pPr>
        <w:pStyle w:val="NormalWeb"/>
        <w:spacing w:before="0" w:beforeAutospacing="0" w:after="0" w:afterAutospacing="0" w:line="480" w:lineRule="auto"/>
        <w:jc w:val="both"/>
        <w:rPr>
          <w:color w:val="000000"/>
        </w:rPr>
      </w:pPr>
      <w:r w:rsidRPr="00452837">
        <w:rPr>
          <w:color w:val="000000"/>
        </w:rPr>
        <w:t xml:space="preserve">Peanut smut, caused by </w:t>
      </w:r>
      <w:r w:rsidRPr="00452837">
        <w:rPr>
          <w:i/>
          <w:iCs/>
          <w:color w:val="000000"/>
        </w:rPr>
        <w:t>Thecaphora frezii</w:t>
      </w:r>
      <w:r w:rsidRPr="00452837">
        <w:rPr>
          <w:color w:val="000000"/>
        </w:rPr>
        <w:t>, increased its incidence and prevalence in the main growing region of Argentina in the last decade</w:t>
      </w:r>
      <w:ins w:id="52" w:author="WN" w:date="2020-09-13T09:48:00Z">
        <w:r w:rsidR="006C1CEE" w:rsidRPr="00452837">
          <w:rPr>
            <w:color w:val="000000"/>
          </w:rPr>
          <w:t>,</w:t>
        </w:r>
      </w:ins>
      <w:r w:rsidRPr="00452837">
        <w:rPr>
          <w:color w:val="000000"/>
        </w:rPr>
        <w:t xml:space="preserve"> becoming the main peanut disease. Despite this fact, growers continue producing peanut without any disease management strategy</w:t>
      </w:r>
      <w:ins w:id="53" w:author="WN" w:date="2020-09-13T17:07:00Z">
        <w:r w:rsidR="006E3B88" w:rsidRPr="00452837">
          <w:rPr>
            <w:color w:val="000000"/>
          </w:rPr>
          <w:t>,</w:t>
        </w:r>
      </w:ins>
      <w:r w:rsidRPr="00452837">
        <w:rPr>
          <w:color w:val="000000"/>
        </w:rPr>
        <w:t xml:space="preserve"> </w:t>
      </w:r>
      <w:ins w:id="54" w:author="WN" w:date="2020-09-13T17:07:00Z">
        <w:r w:rsidR="006E3B88" w:rsidRPr="00452837">
          <w:t>which</w:t>
        </w:r>
      </w:ins>
      <w:del w:id="55" w:author="WN" w:date="2020-09-13T09:48:00Z">
        <w:r w:rsidRPr="00452837" w:rsidDel="006C1CEE">
          <w:delText>w</w:delText>
        </w:r>
      </w:del>
      <w:del w:id="56" w:author="WN" w:date="2020-09-13T17:07:00Z">
        <w:r w:rsidRPr="00452837" w:rsidDel="006E3B88">
          <w:delText>hat</w:delText>
        </w:r>
      </w:del>
      <w:r w:rsidRPr="00452837">
        <w:t xml:space="preserve"> is leading to a local accumulation of </w:t>
      </w:r>
      <w:r w:rsidRPr="00452837">
        <w:rPr>
          <w:i/>
          <w:iCs/>
        </w:rPr>
        <w:t>T. frezii</w:t>
      </w:r>
      <w:r w:rsidRPr="00452837">
        <w:t xml:space="preserve"> inoculum. </w:t>
      </w:r>
      <w:r w:rsidR="0030261E" w:rsidRPr="00452837">
        <w:t xml:space="preserve">The goal of the present study was to assess the efficacy of 12 fungicides </w:t>
      </w:r>
      <w:ins w:id="57" w:author="WN" w:date="2020-09-13T09:48:00Z">
        <w:r w:rsidR="006C1CEE" w:rsidRPr="00452837">
          <w:t>in</w:t>
        </w:r>
      </w:ins>
      <w:del w:id="58" w:author="WN" w:date="2020-09-13T09:48:00Z">
        <w:r w:rsidR="0030261E" w:rsidRPr="00452837" w:rsidDel="006C1CEE">
          <w:delText>for</w:delText>
        </w:r>
      </w:del>
      <w:r w:rsidR="0030261E" w:rsidRPr="00452837">
        <w:t xml:space="preserve"> controlling </w:t>
      </w:r>
      <w:r w:rsidR="0030261E" w:rsidRPr="00452837">
        <w:rPr>
          <w:i/>
          <w:iCs/>
        </w:rPr>
        <w:t>T. frezii</w:t>
      </w:r>
      <w:r w:rsidR="002D0D30" w:rsidRPr="00452837">
        <w:t>. For this purpose,</w:t>
      </w:r>
      <w:r w:rsidR="0030261E" w:rsidRPr="00452837">
        <w:t xml:space="preserve"> </w:t>
      </w:r>
      <w:r w:rsidR="0030261E" w:rsidRPr="00452837">
        <w:rPr>
          <w:i/>
          <w:iCs/>
        </w:rPr>
        <w:t>in vitro</w:t>
      </w:r>
      <w:r w:rsidR="0030261E" w:rsidRPr="00452837">
        <w:t xml:space="preserve"> assays, pot</w:t>
      </w:r>
      <w:ins w:id="59" w:author="WN" w:date="2020-09-13T09:48:00Z">
        <w:r w:rsidR="006C1CEE" w:rsidRPr="00452837">
          <w:t>,</w:t>
        </w:r>
      </w:ins>
      <w:del w:id="60" w:author="WN" w:date="2020-09-13T09:48:00Z">
        <w:r w:rsidR="0030261E" w:rsidRPr="00452837" w:rsidDel="006C1CEE">
          <w:delText>s</w:delText>
        </w:r>
      </w:del>
      <w:r w:rsidR="0030261E" w:rsidRPr="00452837">
        <w:t xml:space="preserve"> and field </w:t>
      </w:r>
      <w:bookmarkStart w:id="61" w:name="_Hlk48843860"/>
      <w:r w:rsidR="0030261E" w:rsidRPr="00452837">
        <w:t xml:space="preserve">experiments </w:t>
      </w:r>
      <w:bookmarkStart w:id="62" w:name="_Hlk48843799"/>
      <w:r w:rsidR="0030261E" w:rsidRPr="00452837">
        <w:t xml:space="preserve">were </w:t>
      </w:r>
      <w:bookmarkEnd w:id="61"/>
      <w:r w:rsidR="0030261E" w:rsidRPr="00452837">
        <w:t>performed during 2014/15 and 2015/16</w:t>
      </w:r>
      <w:bookmarkEnd w:id="62"/>
      <w:r w:rsidR="0030261E" w:rsidRPr="00452837">
        <w:t>.</w:t>
      </w:r>
      <w:r w:rsidRPr="00452837">
        <w:t xml:space="preserve"> </w:t>
      </w:r>
      <w:r w:rsidR="0030261E" w:rsidRPr="00452837">
        <w:rPr>
          <w:i/>
          <w:iCs/>
          <w:color w:val="000000"/>
        </w:rPr>
        <w:t>In vitro</w:t>
      </w:r>
      <w:r w:rsidR="0030261E" w:rsidRPr="00452837">
        <w:rPr>
          <w:color w:val="000000"/>
        </w:rPr>
        <w:t xml:space="preserve"> assays classified the fungicides </w:t>
      </w:r>
      <w:ins w:id="63" w:author="WN" w:date="2020-09-13T09:49:00Z">
        <w:r w:rsidR="006C1CEE" w:rsidRPr="00452837">
          <w:rPr>
            <w:color w:val="000000"/>
          </w:rPr>
          <w:t>regarding</w:t>
        </w:r>
      </w:ins>
      <w:del w:id="64" w:author="WN" w:date="2020-09-13T09:49:00Z">
        <w:r w:rsidR="0030261E" w:rsidRPr="00452837" w:rsidDel="006C1CEE">
          <w:rPr>
            <w:color w:val="000000"/>
          </w:rPr>
          <w:delText>upon</w:delText>
        </w:r>
      </w:del>
      <w:r w:rsidR="0030261E" w:rsidRPr="00452837">
        <w:rPr>
          <w:color w:val="000000"/>
        </w:rPr>
        <w:t xml:space="preserve"> their capacity to inhibit </w:t>
      </w:r>
      <w:r w:rsidR="0030261E" w:rsidRPr="00452837">
        <w:rPr>
          <w:i/>
          <w:iCs/>
          <w:color w:val="000000"/>
        </w:rPr>
        <w:t>T. fre</w:t>
      </w:r>
      <w:r w:rsidR="002D0D30" w:rsidRPr="00452837">
        <w:rPr>
          <w:i/>
          <w:iCs/>
          <w:color w:val="000000"/>
        </w:rPr>
        <w:t>zii</w:t>
      </w:r>
      <w:r w:rsidR="0030261E" w:rsidRPr="00452837">
        <w:rPr>
          <w:color w:val="000000"/>
        </w:rPr>
        <w:t xml:space="preserve"> mycelium growth as: thiophanate-methyl </w:t>
      </w:r>
      <w:ins w:id="65" w:author="WN" w:date="2020-09-13T09:49:00Z">
        <w:r w:rsidR="006C1CEE" w:rsidRPr="00452837">
          <w:rPr>
            <w:color w:val="000000"/>
          </w:rPr>
          <w:t>–</w:t>
        </w:r>
      </w:ins>
      <w:del w:id="66" w:author="WN" w:date="2020-09-13T09:49:00Z">
        <w:r w:rsidR="0030261E" w:rsidRPr="00452837" w:rsidDel="006C1CEE">
          <w:rPr>
            <w:color w:val="000000"/>
          </w:rPr>
          <w:delText>-</w:delText>
        </w:r>
      </w:del>
      <w:r w:rsidR="0030261E" w:rsidRPr="00452837">
        <w:rPr>
          <w:color w:val="000000"/>
        </w:rPr>
        <w:t xml:space="preserve"> not fungitoxic (EC50 &gt; 100); mancozeb </w:t>
      </w:r>
      <w:ins w:id="67" w:author="WN" w:date="2020-09-13T09:49:00Z">
        <w:r w:rsidR="006C1CEE" w:rsidRPr="00452837">
          <w:rPr>
            <w:color w:val="000000"/>
          </w:rPr>
          <w:t>–</w:t>
        </w:r>
      </w:ins>
      <w:del w:id="68" w:author="WN" w:date="2020-09-13T09:49:00Z">
        <w:r w:rsidR="0030261E" w:rsidRPr="00452837" w:rsidDel="006C1CEE">
          <w:rPr>
            <w:color w:val="000000"/>
          </w:rPr>
          <w:delText>-</w:delText>
        </w:r>
      </w:del>
      <w:r w:rsidR="0030261E" w:rsidRPr="00452837">
        <w:rPr>
          <w:color w:val="000000"/>
        </w:rPr>
        <w:t xml:space="preserve"> moderately fungitoxic (EC50 = 6.28); difenoconazole, propiconazole, cyproconazole, tebuconazole, picoxystrobin, azoxystrobin, kresoxim-methyl, pyraclostrobin, penthiopyrad</w:t>
      </w:r>
      <w:ins w:id="69" w:author="WN" w:date="2020-09-13T09:49:00Z">
        <w:r w:rsidR="006C1CEE" w:rsidRPr="00452837">
          <w:rPr>
            <w:color w:val="000000"/>
          </w:rPr>
          <w:t>,</w:t>
        </w:r>
      </w:ins>
      <w:r w:rsidR="0030261E" w:rsidRPr="00452837">
        <w:rPr>
          <w:color w:val="000000"/>
        </w:rPr>
        <w:t xml:space="preserve"> and chlorothalonil </w:t>
      </w:r>
      <w:ins w:id="70" w:author="WN" w:date="2020-09-13T09:50:00Z">
        <w:r w:rsidR="006C1CEE" w:rsidRPr="00452837">
          <w:rPr>
            <w:color w:val="000000"/>
          </w:rPr>
          <w:t>–</w:t>
        </w:r>
      </w:ins>
      <w:del w:id="71" w:author="WN" w:date="2020-09-13T09:49:00Z">
        <w:r w:rsidR="0030261E" w:rsidRPr="00452837" w:rsidDel="006C1CEE">
          <w:rPr>
            <w:color w:val="000000"/>
          </w:rPr>
          <w:delText>-</w:delText>
        </w:r>
      </w:del>
      <w:r w:rsidR="0030261E" w:rsidRPr="00452837">
        <w:rPr>
          <w:color w:val="000000"/>
        </w:rPr>
        <w:t xml:space="preserve"> highly fungitoxic (EC50 &lt; 0.1). Azoxystrobin showed the highest control levels in pot</w:t>
      </w:r>
      <w:del w:id="72" w:author="WN" w:date="2020-09-13T09:50:00Z">
        <w:r w:rsidR="00045FBF" w:rsidRPr="00452837" w:rsidDel="006C1CEE">
          <w:rPr>
            <w:color w:val="000000"/>
          </w:rPr>
          <w:delText>s</w:delText>
        </w:r>
      </w:del>
      <w:r w:rsidR="0030261E" w:rsidRPr="00452837">
        <w:rPr>
          <w:color w:val="000000"/>
        </w:rPr>
        <w:t xml:space="preserve"> experiments: 58.9% (2014/15) and 92% (2015/16). The greatest control efficiency in field experiments was observed for cyproconazole in 2015 and azoxystrobin in 2016, reducing peanut smut by 47.7</w:t>
      </w:r>
      <w:ins w:id="73" w:author="WN" w:date="2020-09-13T09:50:00Z">
        <w:r w:rsidR="006C1CEE" w:rsidRPr="00452837">
          <w:rPr>
            <w:color w:val="000000"/>
          </w:rPr>
          <w:t>%</w:t>
        </w:r>
      </w:ins>
      <w:r w:rsidR="0030261E" w:rsidRPr="00452837">
        <w:rPr>
          <w:color w:val="000000"/>
        </w:rPr>
        <w:t xml:space="preserve"> and 39.5%</w:t>
      </w:r>
      <w:ins w:id="74" w:author="WN" w:date="2020-09-13T09:50:00Z">
        <w:r w:rsidR="006C1CEE" w:rsidRPr="00452837">
          <w:rPr>
            <w:color w:val="000000"/>
          </w:rPr>
          <w:t>,</w:t>
        </w:r>
      </w:ins>
      <w:r w:rsidR="0030261E" w:rsidRPr="00452837">
        <w:rPr>
          <w:color w:val="000000"/>
        </w:rPr>
        <w:t xml:space="preserve"> respectively. Based on our results, chemical control can be considered as a moderately efficient </w:t>
      </w:r>
      <w:r w:rsidR="00BB18A5" w:rsidRPr="00452837">
        <w:rPr>
          <w:color w:val="000000"/>
        </w:rPr>
        <w:t xml:space="preserve">practice </w:t>
      </w:r>
      <w:r w:rsidR="0030261E" w:rsidRPr="00452837">
        <w:rPr>
          <w:color w:val="000000"/>
        </w:rPr>
        <w:t>which may complement the cultivar genetic resistance and cultural practices in an integrated approach for managing peanut smut</w:t>
      </w:r>
      <w:commentRangeStart w:id="75"/>
      <w:r w:rsidR="0030261E" w:rsidRPr="00452837">
        <w:rPr>
          <w:color w:val="000000"/>
        </w:rPr>
        <w:t>.</w:t>
      </w:r>
      <w:del w:id="76" w:author="WN" w:date="2020-09-13T10:48:00Z">
        <w:r w:rsidR="0030261E" w:rsidRPr="00452837" w:rsidDel="00DB5E51">
          <w:rPr>
            <w:color w:val="000000"/>
          </w:rPr>
          <w:delText> </w:delText>
        </w:r>
      </w:del>
      <w:r w:rsidR="0030261E" w:rsidRPr="00452837">
        <w:rPr>
          <w:color w:val="000000"/>
        </w:rPr>
        <w:t xml:space="preserve"> </w:t>
      </w:r>
      <w:commentRangeEnd w:id="75"/>
      <w:r w:rsidR="001902A3" w:rsidRPr="00452837">
        <w:rPr>
          <w:rStyle w:val="CommentReference"/>
          <w:rFonts w:asciiTheme="minorHAnsi" w:eastAsiaTheme="minorHAnsi" w:hAnsiTheme="minorHAnsi" w:cstheme="minorBidi"/>
        </w:rPr>
        <w:commentReference w:id="75"/>
      </w:r>
    </w:p>
    <w:p w14:paraId="08EFC293" w14:textId="58C77D7C" w:rsidR="007E2063" w:rsidRPr="00452837" w:rsidDel="00DB2637" w:rsidRDefault="000732BE" w:rsidP="007E2063">
      <w:pPr>
        <w:spacing w:line="480" w:lineRule="auto"/>
        <w:jc w:val="both"/>
        <w:outlineLvl w:val="0"/>
        <w:rPr>
          <w:del w:id="77" w:author="Paredes, Juan A." w:date="2020-09-09T10:26:00Z"/>
          <w:rFonts w:ascii="Times New Roman" w:eastAsia="Times New Roman" w:hAnsi="Times New Roman" w:cs="Times New Roman"/>
          <w:color w:val="000000"/>
          <w:kern w:val="36"/>
          <w:sz w:val="24"/>
          <w:szCs w:val="24"/>
        </w:rPr>
      </w:pPr>
      <w:del w:id="78" w:author="Paredes, Juan A." w:date="2020-09-09T10:26:00Z">
        <w:r w:rsidRPr="00452837" w:rsidDel="00DB2637">
          <w:rPr>
            <w:rFonts w:ascii="Times New Roman" w:eastAsia="Times New Roman" w:hAnsi="Times New Roman" w:cs="Times New Roman"/>
            <w:color w:val="000000"/>
            <w:kern w:val="36"/>
            <w:sz w:val="24"/>
            <w:szCs w:val="24"/>
          </w:rPr>
          <w:delText xml:space="preserve">Key Words: </w:delText>
        </w:r>
        <w:r w:rsidRPr="00452837" w:rsidDel="00DB2637">
          <w:rPr>
            <w:rFonts w:ascii="Times New Roman" w:eastAsia="Times New Roman" w:hAnsi="Times New Roman" w:cs="Times New Roman"/>
            <w:i/>
            <w:iCs/>
            <w:color w:val="000000"/>
            <w:kern w:val="36"/>
            <w:sz w:val="24"/>
            <w:szCs w:val="24"/>
          </w:rPr>
          <w:delText>Thecaphora frezii</w:delText>
        </w:r>
        <w:r w:rsidR="000162AF" w:rsidRPr="00452837" w:rsidDel="00DB2637">
          <w:rPr>
            <w:rFonts w:ascii="Times New Roman" w:eastAsia="Times New Roman" w:hAnsi="Times New Roman" w:cs="Times New Roman"/>
            <w:color w:val="000000"/>
            <w:kern w:val="36"/>
            <w:sz w:val="24"/>
            <w:szCs w:val="24"/>
          </w:rPr>
          <w:delText>;</w:delText>
        </w:r>
        <w:r w:rsidRPr="00452837" w:rsidDel="00DB2637">
          <w:rPr>
            <w:rFonts w:ascii="Times New Roman" w:eastAsia="Times New Roman" w:hAnsi="Times New Roman" w:cs="Times New Roman"/>
            <w:color w:val="000000"/>
            <w:kern w:val="36"/>
            <w:sz w:val="24"/>
            <w:szCs w:val="24"/>
          </w:rPr>
          <w:delText xml:space="preserve"> Chemical control</w:delText>
        </w:r>
        <w:r w:rsidR="000162AF" w:rsidRPr="00452837" w:rsidDel="00DB2637">
          <w:rPr>
            <w:rFonts w:ascii="Times New Roman" w:eastAsia="Times New Roman" w:hAnsi="Times New Roman" w:cs="Times New Roman"/>
            <w:color w:val="000000"/>
            <w:kern w:val="36"/>
            <w:sz w:val="24"/>
            <w:szCs w:val="24"/>
          </w:rPr>
          <w:delText>;</w:delText>
        </w:r>
        <w:r w:rsidRPr="00452837" w:rsidDel="00DB2637">
          <w:rPr>
            <w:rFonts w:ascii="Times New Roman" w:eastAsia="Times New Roman" w:hAnsi="Times New Roman" w:cs="Times New Roman"/>
            <w:color w:val="000000"/>
            <w:kern w:val="36"/>
            <w:sz w:val="24"/>
            <w:szCs w:val="24"/>
          </w:rPr>
          <w:delText xml:space="preserve"> </w:delText>
        </w:r>
        <w:r w:rsidRPr="00452837" w:rsidDel="00DB2637">
          <w:rPr>
            <w:rFonts w:ascii="Times New Roman" w:eastAsia="Times New Roman" w:hAnsi="Times New Roman" w:cs="Times New Roman"/>
            <w:i/>
            <w:iCs/>
            <w:color w:val="000000"/>
            <w:kern w:val="36"/>
            <w:sz w:val="24"/>
            <w:szCs w:val="24"/>
          </w:rPr>
          <w:delText>in vitro</w:delText>
        </w:r>
        <w:r w:rsidRPr="00452837" w:rsidDel="00DB2637">
          <w:rPr>
            <w:rFonts w:ascii="Times New Roman" w:eastAsia="Times New Roman" w:hAnsi="Times New Roman" w:cs="Times New Roman"/>
            <w:color w:val="000000"/>
            <w:kern w:val="36"/>
            <w:sz w:val="24"/>
            <w:szCs w:val="24"/>
          </w:rPr>
          <w:delText xml:space="preserve"> sensitivity</w:delText>
        </w:r>
        <w:r w:rsidR="000162AF" w:rsidRPr="00452837" w:rsidDel="00DB2637">
          <w:rPr>
            <w:rFonts w:ascii="Times New Roman" w:eastAsia="Times New Roman" w:hAnsi="Times New Roman" w:cs="Times New Roman"/>
            <w:color w:val="000000"/>
            <w:kern w:val="36"/>
            <w:sz w:val="24"/>
            <w:szCs w:val="24"/>
          </w:rPr>
          <w:delText xml:space="preserve">; </w:delText>
        </w:r>
        <w:r w:rsidRPr="00452837" w:rsidDel="00DB2637">
          <w:rPr>
            <w:rFonts w:ascii="Times New Roman" w:eastAsia="Times New Roman" w:hAnsi="Times New Roman" w:cs="Times New Roman"/>
            <w:color w:val="000000"/>
            <w:kern w:val="36"/>
            <w:sz w:val="24"/>
            <w:szCs w:val="24"/>
          </w:rPr>
          <w:delText>peanut disease</w:delText>
        </w:r>
        <w:r w:rsidR="000162AF" w:rsidRPr="00452837" w:rsidDel="00DB2637">
          <w:rPr>
            <w:rFonts w:ascii="Times New Roman" w:eastAsia="Times New Roman" w:hAnsi="Times New Roman" w:cs="Times New Roman"/>
            <w:color w:val="000000"/>
            <w:kern w:val="36"/>
            <w:sz w:val="24"/>
            <w:szCs w:val="24"/>
          </w:rPr>
          <w:delText xml:space="preserve">; </w:delText>
        </w:r>
        <w:r w:rsidRPr="00452837" w:rsidDel="00DB2637">
          <w:rPr>
            <w:rFonts w:ascii="Times New Roman" w:eastAsia="Times New Roman" w:hAnsi="Times New Roman" w:cs="Times New Roman"/>
            <w:color w:val="000000"/>
            <w:kern w:val="36"/>
            <w:sz w:val="24"/>
            <w:szCs w:val="24"/>
          </w:rPr>
          <w:delText>active ingredients</w:delText>
        </w:r>
      </w:del>
    </w:p>
    <w:p w14:paraId="26168FEE" w14:textId="2306FC85" w:rsidR="007E2063" w:rsidRPr="00452837" w:rsidDel="00DB2637" w:rsidRDefault="007E2063" w:rsidP="007E2063">
      <w:pPr>
        <w:spacing w:line="480" w:lineRule="auto"/>
        <w:jc w:val="both"/>
        <w:outlineLvl w:val="0"/>
        <w:rPr>
          <w:del w:id="79" w:author="Paredes, Juan A." w:date="2020-09-09T10:26:00Z"/>
          <w:rFonts w:ascii="Times New Roman" w:eastAsia="Times New Roman" w:hAnsi="Times New Roman" w:cs="Times New Roman"/>
          <w:b/>
          <w:bCs/>
          <w:color w:val="000000"/>
          <w:kern w:val="36"/>
          <w:sz w:val="24"/>
          <w:szCs w:val="24"/>
        </w:rPr>
      </w:pPr>
    </w:p>
    <w:p w14:paraId="28B3D7BD" w14:textId="7A4AE3EA" w:rsidR="00D83334" w:rsidRPr="00452837" w:rsidRDefault="000732BE" w:rsidP="007E2063">
      <w:pPr>
        <w:spacing w:line="480" w:lineRule="auto"/>
        <w:jc w:val="both"/>
        <w:outlineLvl w:val="0"/>
        <w:rPr>
          <w:rFonts w:ascii="Times New Roman" w:eastAsia="Times New Roman" w:hAnsi="Times New Roman" w:cs="Times New Roman"/>
          <w:b/>
          <w:bCs/>
          <w:color w:val="000000"/>
          <w:kern w:val="36"/>
          <w:sz w:val="24"/>
          <w:szCs w:val="24"/>
        </w:rPr>
      </w:pPr>
      <w:r w:rsidRPr="00452837">
        <w:rPr>
          <w:rFonts w:ascii="Times New Roman" w:eastAsia="Times New Roman" w:hAnsi="Times New Roman" w:cs="Times New Roman"/>
          <w:b/>
          <w:bCs/>
          <w:color w:val="000000"/>
          <w:kern w:val="36"/>
          <w:sz w:val="24"/>
          <w:szCs w:val="24"/>
        </w:rPr>
        <w:t>1. Introduction</w:t>
      </w:r>
    </w:p>
    <w:p w14:paraId="495F5E27" w14:textId="480062EE" w:rsidR="000732BE" w:rsidRPr="00452837" w:rsidRDefault="000732BE" w:rsidP="008D275F">
      <w:pPr>
        <w:spacing w:line="480" w:lineRule="auto"/>
        <w:ind w:firstLine="700"/>
        <w:jc w:val="both"/>
        <w:outlineLvl w:val="0"/>
        <w:rPr>
          <w:rFonts w:ascii="Times New Roman" w:eastAsia="Times New Roman" w:hAnsi="Times New Roman" w:cs="Times New Roman"/>
          <w:b/>
          <w:bCs/>
          <w:kern w:val="36"/>
          <w:sz w:val="48"/>
          <w:szCs w:val="48"/>
        </w:rPr>
      </w:pPr>
      <w:r w:rsidRPr="00452837">
        <w:rPr>
          <w:rFonts w:ascii="Times New Roman" w:eastAsia="Times New Roman" w:hAnsi="Times New Roman" w:cs="Times New Roman"/>
          <w:color w:val="000000"/>
          <w:kern w:val="36"/>
          <w:sz w:val="24"/>
          <w:szCs w:val="24"/>
        </w:rPr>
        <w:t>Peanut (</w:t>
      </w:r>
      <w:r w:rsidRPr="00452837">
        <w:rPr>
          <w:rFonts w:ascii="Times New Roman" w:eastAsia="Times New Roman" w:hAnsi="Times New Roman" w:cs="Times New Roman"/>
          <w:i/>
          <w:iCs/>
          <w:color w:val="000000"/>
          <w:kern w:val="36"/>
          <w:sz w:val="24"/>
          <w:szCs w:val="24"/>
        </w:rPr>
        <w:t>Arachis hypogaea</w:t>
      </w:r>
      <w:r w:rsidRPr="00452837">
        <w:rPr>
          <w:rFonts w:ascii="Times New Roman" w:eastAsia="Times New Roman" w:hAnsi="Times New Roman" w:cs="Times New Roman"/>
          <w:color w:val="000000"/>
          <w:kern w:val="36"/>
          <w:sz w:val="24"/>
          <w:szCs w:val="24"/>
        </w:rPr>
        <w:t xml:space="preserve"> L.) is an </w:t>
      </w:r>
      <w:r w:rsidR="005B1546" w:rsidRPr="00452837">
        <w:rPr>
          <w:rFonts w:ascii="Times New Roman" w:eastAsia="Times New Roman" w:hAnsi="Times New Roman" w:cs="Times New Roman"/>
          <w:color w:val="000000"/>
          <w:kern w:val="36"/>
          <w:sz w:val="24"/>
          <w:szCs w:val="24"/>
        </w:rPr>
        <w:t>important</w:t>
      </w:r>
      <w:r w:rsidRPr="00452837">
        <w:rPr>
          <w:rFonts w:ascii="Times New Roman" w:eastAsia="Times New Roman" w:hAnsi="Times New Roman" w:cs="Times New Roman"/>
          <w:color w:val="000000"/>
          <w:kern w:val="36"/>
          <w:sz w:val="24"/>
          <w:szCs w:val="24"/>
        </w:rPr>
        <w:t xml:space="preserve"> crop</w:t>
      </w:r>
      <w:r w:rsidR="009A44F7" w:rsidRPr="00452837">
        <w:rPr>
          <w:rFonts w:ascii="Times New Roman" w:eastAsia="Times New Roman" w:hAnsi="Times New Roman" w:cs="Times New Roman"/>
          <w:color w:val="000000"/>
          <w:kern w:val="36"/>
          <w:sz w:val="24"/>
          <w:szCs w:val="24"/>
        </w:rPr>
        <w:t xml:space="preserve"> </w:t>
      </w:r>
      <w:ins w:id="80" w:author="WN" w:date="2020-09-13T09:50:00Z">
        <w:r w:rsidR="006C1CEE" w:rsidRPr="00452837">
          <w:rPr>
            <w:rFonts w:ascii="Times New Roman" w:eastAsia="Times New Roman" w:hAnsi="Times New Roman" w:cs="Times New Roman"/>
            <w:color w:val="000000"/>
            <w:kern w:val="36"/>
            <w:sz w:val="24"/>
            <w:szCs w:val="24"/>
          </w:rPr>
          <w:t xml:space="preserve">that is </w:t>
        </w:r>
      </w:ins>
      <w:r w:rsidR="009A44F7" w:rsidRPr="00452837">
        <w:rPr>
          <w:rFonts w:ascii="Times New Roman" w:eastAsia="Times New Roman" w:hAnsi="Times New Roman" w:cs="Times New Roman"/>
          <w:color w:val="000000"/>
          <w:kern w:val="36"/>
          <w:sz w:val="24"/>
          <w:szCs w:val="24"/>
        </w:rPr>
        <w:t>cultivated worldwide</w:t>
      </w:r>
      <w:r w:rsidRPr="00452837">
        <w:rPr>
          <w:rFonts w:ascii="Times New Roman" w:eastAsia="Times New Roman" w:hAnsi="Times New Roman" w:cs="Times New Roman"/>
          <w:color w:val="000000"/>
          <w:kern w:val="36"/>
          <w:sz w:val="24"/>
          <w:szCs w:val="24"/>
        </w:rPr>
        <w:t xml:space="preserve">, with its center of origin in northwestern Argentina and southeastern Bolivia </w:t>
      </w:r>
      <w:r w:rsidR="005C6FA1" w:rsidRPr="00452837">
        <w:rPr>
          <w:rFonts w:ascii="Times New Roman" w:eastAsia="Times New Roman" w:hAnsi="Times New Roman" w:cs="Times New Roman"/>
          <w:color w:val="000000"/>
          <w:kern w:val="36"/>
          <w:sz w:val="24"/>
          <w:szCs w:val="24"/>
        </w:rPr>
        <w:fldChar w:fldCharType="begin" w:fldLock="1"/>
      </w:r>
      <w:r w:rsidR="005C6FA1" w:rsidRPr="00452837">
        <w:rPr>
          <w:rFonts w:ascii="Times New Roman" w:eastAsia="Times New Roman" w:hAnsi="Times New Roman" w:cs="Times New Roman"/>
          <w:color w:val="000000"/>
          <w:kern w:val="36"/>
          <w:sz w:val="24"/>
          <w:szCs w:val="24"/>
        </w:rPr>
        <w:instrText>ADDIN CSL_CITATION {"citationItems":[{"id":"ITEM-1","itemData":{"DOI":"10.1016/B978-1-63067-038-2.00001-0","ISBN":"9781630670382","abstract":"The peanut, Arachis hypogaea L., is a native South American legume. Macrofossil and starch grain data show peanuts moved into the Zaña Valley in Northern Peru 8500. years ago, presumably from the eastern side of the Andes Mountains, although the hulls found there do not have similar characteristics to modern domestic peanuts. At the time of the discovery of the American and European expansion into the New World, this cultivated species was known and grown widely throughout the tropical and subtropical areas of this hemisphere. The early Spanish and Portuguese explorers found the Indians cultivating the peanut in several of the West Indian Islands, in Mexico, on the northeast and east coasts of Brazil, in the warm land of the Rio de la Plata basin (Argentina, Paraguay, Bolivia, extreme southwest Brazil), and extensively in Peru. From these regions the peanut was disseminated to Europe, to the coasts of Africa, Asia, and the Pacific Islands. Eventually, the peanut traveled to the colonial seaboard of the present southeastern United States, but the time and place of its introduction was not documented.","author":[{"dropping-particle":"","family":"Hammons","given":"Ray O.","non-dropping-particle":"","parse-names":false,"suffix":""},{"dropping-particle":"","family":"Herman","given":"Danielle","non-dropping-particle":"","parse-names":false,"suffix":""},{"dropping-particle":"","family":"Stalker","given":"H. Thomas","non-dropping-particle":"","parse-names":false,"suffix":""}],"container-title":"Peanuts: Genetics, Processing, and Utilization","id":"ITEM-1","issue":"1609","issued":{"date-parts":[["2016"]]},"page":"1-26","publisher":"Elsevier Inc.","title":"Origin and Early History of the Peanut","type":"article-journal"},"uris":["http://www.mendeley.com/documents/?uuid=d8d25b0f-a0a5-46fa-a935-f87a14d6ec55"]}],"mendeley":{"formattedCitation":"(Hammons et al., 2016)","plainTextFormattedCitation":"(Hammons et al., 2016)","previouslyFormattedCitation":"(Hammons et al., 2016)"},"properties":{"noteIndex":0},"schema":"https://github.com/citation-style-language/schema/raw/master/csl-citation.json"}</w:instrText>
      </w:r>
      <w:r w:rsidR="005C6FA1" w:rsidRPr="00452837">
        <w:rPr>
          <w:rFonts w:ascii="Times New Roman" w:eastAsia="Times New Roman" w:hAnsi="Times New Roman" w:cs="Times New Roman"/>
          <w:color w:val="000000"/>
          <w:kern w:val="36"/>
          <w:sz w:val="24"/>
          <w:szCs w:val="24"/>
        </w:rPr>
        <w:fldChar w:fldCharType="separate"/>
      </w:r>
      <w:r w:rsidR="005C6FA1" w:rsidRPr="00452837">
        <w:rPr>
          <w:rFonts w:ascii="Times New Roman" w:eastAsia="Times New Roman" w:hAnsi="Times New Roman" w:cs="Times New Roman"/>
          <w:color w:val="000000"/>
          <w:kern w:val="36"/>
          <w:sz w:val="24"/>
          <w:szCs w:val="24"/>
          <w:rPrChange w:id="81" w:author="WN" w:date="2020-09-13T17:33:00Z">
            <w:rPr>
              <w:rFonts w:ascii="Times New Roman" w:eastAsia="Times New Roman" w:hAnsi="Times New Roman" w:cs="Times New Roman"/>
              <w:noProof/>
              <w:color w:val="000000"/>
              <w:kern w:val="36"/>
              <w:sz w:val="24"/>
              <w:szCs w:val="24"/>
            </w:rPr>
          </w:rPrChange>
        </w:rPr>
        <w:t>(Hammons et al., 2016)</w:t>
      </w:r>
      <w:r w:rsidR="005C6FA1" w:rsidRPr="00452837">
        <w:rPr>
          <w:rFonts w:ascii="Times New Roman" w:eastAsia="Times New Roman" w:hAnsi="Times New Roman" w:cs="Times New Roman"/>
          <w:color w:val="000000"/>
          <w:kern w:val="36"/>
          <w:sz w:val="24"/>
          <w:szCs w:val="24"/>
        </w:rPr>
        <w:fldChar w:fldCharType="end"/>
      </w:r>
      <w:r w:rsidRPr="00452837">
        <w:rPr>
          <w:rFonts w:ascii="Times New Roman" w:eastAsia="Times New Roman" w:hAnsi="Times New Roman" w:cs="Times New Roman"/>
          <w:color w:val="000000"/>
          <w:kern w:val="36"/>
          <w:sz w:val="24"/>
          <w:szCs w:val="24"/>
        </w:rPr>
        <w:t xml:space="preserve">. Argentina produces a high-quality peanut in an area of 350,000 has, concentrating more than 90% in the province of Córdoba located at the center region of the country. More than 95% of </w:t>
      </w:r>
      <w:del w:id="82" w:author="WN" w:date="2020-09-13T17:08:00Z">
        <w:r w:rsidRPr="00452837" w:rsidDel="006E3B88">
          <w:rPr>
            <w:rFonts w:ascii="Times New Roman" w:eastAsia="Times New Roman" w:hAnsi="Times New Roman" w:cs="Times New Roman"/>
            <w:color w:val="000000"/>
            <w:kern w:val="36"/>
            <w:sz w:val="24"/>
            <w:szCs w:val="24"/>
          </w:rPr>
          <w:delText xml:space="preserve">the </w:delText>
        </w:r>
      </w:del>
      <w:r w:rsidRPr="00452837">
        <w:rPr>
          <w:rFonts w:ascii="Times New Roman" w:eastAsia="Times New Roman" w:hAnsi="Times New Roman" w:cs="Times New Roman"/>
          <w:color w:val="000000"/>
          <w:kern w:val="36"/>
          <w:sz w:val="24"/>
          <w:szCs w:val="24"/>
        </w:rPr>
        <w:t>peanut production is exported</w:t>
      </w:r>
      <w:ins w:id="83" w:author="WN" w:date="2020-09-13T17:08:00Z">
        <w:r w:rsidR="006E3B88" w:rsidRPr="00452837">
          <w:rPr>
            <w:rFonts w:ascii="Times New Roman" w:eastAsia="Times New Roman" w:hAnsi="Times New Roman" w:cs="Times New Roman"/>
            <w:color w:val="000000"/>
            <w:kern w:val="36"/>
            <w:sz w:val="24"/>
            <w:szCs w:val="24"/>
          </w:rPr>
          <w:t xml:space="preserve"> and was</w:t>
        </w:r>
      </w:ins>
      <w:del w:id="84" w:author="WN" w:date="2020-09-13T17:08:00Z">
        <w:r w:rsidRPr="00452837" w:rsidDel="006E3B88">
          <w:rPr>
            <w:rFonts w:ascii="Times New Roman" w:eastAsia="Times New Roman" w:hAnsi="Times New Roman" w:cs="Times New Roman"/>
            <w:color w:val="000000"/>
            <w:kern w:val="36"/>
            <w:sz w:val="24"/>
            <w:szCs w:val="24"/>
          </w:rPr>
          <w:delText>,</w:delText>
        </w:r>
      </w:del>
      <w:r w:rsidRPr="00452837">
        <w:rPr>
          <w:rFonts w:ascii="Times New Roman" w:eastAsia="Times New Roman" w:hAnsi="Times New Roman" w:cs="Times New Roman"/>
          <w:color w:val="000000"/>
          <w:kern w:val="36"/>
          <w:sz w:val="24"/>
          <w:szCs w:val="24"/>
        </w:rPr>
        <w:t xml:space="preserve"> previously processed </w:t>
      </w:r>
      <w:r w:rsidRPr="00452837">
        <w:rPr>
          <w:rFonts w:ascii="Times New Roman" w:eastAsia="Times New Roman" w:hAnsi="Times New Roman" w:cs="Times New Roman"/>
          <w:i/>
          <w:iCs/>
          <w:color w:val="000000"/>
          <w:kern w:val="36"/>
          <w:sz w:val="24"/>
          <w:szCs w:val="24"/>
          <w:rPrChange w:id="85" w:author="WN" w:date="2020-09-13T17:33:00Z">
            <w:rPr>
              <w:rFonts w:ascii="Times New Roman" w:eastAsia="Times New Roman" w:hAnsi="Times New Roman" w:cs="Times New Roman"/>
              <w:color w:val="000000"/>
              <w:kern w:val="36"/>
              <w:sz w:val="24"/>
              <w:szCs w:val="24"/>
            </w:rPr>
          </w:rPrChange>
        </w:rPr>
        <w:t>in situ</w:t>
      </w:r>
      <w:r w:rsidRPr="00452837">
        <w:rPr>
          <w:rFonts w:ascii="Times New Roman" w:eastAsia="Times New Roman" w:hAnsi="Times New Roman" w:cs="Times New Roman"/>
          <w:color w:val="000000"/>
          <w:kern w:val="36"/>
          <w:sz w:val="24"/>
          <w:szCs w:val="24"/>
        </w:rPr>
        <w:t xml:space="preserve"> by the industry established in the same growing region</w:t>
      </w:r>
      <w:r w:rsidR="005C6FA1" w:rsidRPr="00452837">
        <w:rPr>
          <w:rFonts w:ascii="Times New Roman" w:eastAsia="Times New Roman" w:hAnsi="Times New Roman" w:cs="Times New Roman"/>
          <w:color w:val="000000"/>
          <w:kern w:val="36"/>
          <w:sz w:val="24"/>
          <w:szCs w:val="24"/>
        </w:rPr>
        <w:t xml:space="preserve"> </w:t>
      </w:r>
      <w:r w:rsidR="005C6FA1" w:rsidRPr="00452837">
        <w:rPr>
          <w:rFonts w:ascii="Times New Roman" w:eastAsia="Times New Roman" w:hAnsi="Times New Roman" w:cs="Times New Roman"/>
          <w:color w:val="000000"/>
          <w:kern w:val="36"/>
          <w:sz w:val="24"/>
          <w:szCs w:val="24"/>
        </w:rPr>
        <w:fldChar w:fldCharType="begin" w:fldLock="1"/>
      </w:r>
      <w:r w:rsidR="005C6FA1" w:rsidRPr="00452837">
        <w:rPr>
          <w:rFonts w:ascii="Times New Roman" w:eastAsia="Times New Roman" w:hAnsi="Times New Roman" w:cs="Times New Roman"/>
          <w:color w:val="000000"/>
          <w:kern w:val="36"/>
          <w:sz w:val="24"/>
          <w:szCs w:val="24"/>
        </w:rPr>
        <w:instrText>ADDIN CSL_CITATION {"citationItems":[{"id":"ITEM-1","itemData":{"ISBN":"978-987-42-3736-1","author":[{"dropping-particle":"","family":"Agüero","given":"Daniel","non-dropping-particle":"","parse-names":false,"suffix":""}],"container-title":"El cultivo de maní en Córdoba","edition":"Departamen","editor":[{"dropping-particle":"","family":"Fernandez","given":"Elena","non-dropping-particle":"","parse-names":false,"suffix":""},{"dropping-particle":"","family":"Giayetto","given":"Oscar","non-dropping-particle":"","parse-names":false,"suffix":""}],"id":"ITEM-1","issued":{"date-parts":[["2017"]]},"page":"411-433","title":"Mercado internacional y nacional del maní","type":"chapter"},"uris":["http://www.mendeley.com/documents/?uuid=5b2520ff-0d9c-43d4-9ea4-5215d5e5a65a"]},{"id":"ITEM-2","itemData":{"author":[{"dropping-particle":"","family":"Calzada","given":"Julio","non-dropping-particle":"","parse-names":false,"suffix":""},{"dropping-particle":"","family":"Rozadilla","given":"Blas","non-dropping-particle":"","parse-names":false,"suffix":""}],"id":"ITEM-2","issued":{"date-parts":[["2018"]]},"publisher":"Informativo semanal de la Bolsa de Comercio de Rosario","title":"Argentina líder en exportaciones del complejo de Maní","type":"paper-conference"},"uris":["http://www.mendeley.com/documents/?uuid=77219cd9-cf67-4059-a12a-2bdc146028b5"]}],"mendeley":{"formattedCitation":"(Agüero, 2017; Calzada and Rozadilla, 2018)","plainTextFormattedCitation":"(Agüero, 2017; Calzada and Rozadilla, 2018)","previouslyFormattedCitation":"(Agüero, 2017; Calzada and Rozadilla, 2018)"},"properties":{"noteIndex":0},"schema":"https://github.com/citation-style-language/schema/raw/master/csl-citation.json"}</w:instrText>
      </w:r>
      <w:r w:rsidR="005C6FA1" w:rsidRPr="00452837">
        <w:rPr>
          <w:rFonts w:ascii="Times New Roman" w:eastAsia="Times New Roman" w:hAnsi="Times New Roman" w:cs="Times New Roman"/>
          <w:color w:val="000000"/>
          <w:kern w:val="36"/>
          <w:sz w:val="24"/>
          <w:szCs w:val="24"/>
        </w:rPr>
        <w:fldChar w:fldCharType="separate"/>
      </w:r>
      <w:r w:rsidR="005C6FA1" w:rsidRPr="00452837">
        <w:rPr>
          <w:rFonts w:ascii="Times New Roman" w:eastAsia="Times New Roman" w:hAnsi="Times New Roman" w:cs="Times New Roman"/>
          <w:color w:val="000000"/>
          <w:kern w:val="36"/>
          <w:sz w:val="24"/>
          <w:szCs w:val="24"/>
          <w:rPrChange w:id="86" w:author="WN" w:date="2020-09-13T17:33:00Z">
            <w:rPr>
              <w:rFonts w:ascii="Times New Roman" w:eastAsia="Times New Roman" w:hAnsi="Times New Roman" w:cs="Times New Roman"/>
              <w:noProof/>
              <w:color w:val="000000"/>
              <w:kern w:val="36"/>
              <w:sz w:val="24"/>
              <w:szCs w:val="24"/>
            </w:rPr>
          </w:rPrChange>
        </w:rPr>
        <w:t>(Agüero, 2017; Calzada and Rozadilla, 2018)</w:t>
      </w:r>
      <w:r w:rsidR="005C6FA1" w:rsidRPr="00452837">
        <w:rPr>
          <w:rFonts w:ascii="Times New Roman" w:eastAsia="Times New Roman" w:hAnsi="Times New Roman" w:cs="Times New Roman"/>
          <w:color w:val="000000"/>
          <w:kern w:val="36"/>
          <w:sz w:val="24"/>
          <w:szCs w:val="24"/>
        </w:rPr>
        <w:fldChar w:fldCharType="end"/>
      </w:r>
      <w:r w:rsidRPr="00452837">
        <w:rPr>
          <w:rFonts w:ascii="Times New Roman" w:eastAsia="Times New Roman" w:hAnsi="Times New Roman" w:cs="Times New Roman"/>
          <w:color w:val="000000"/>
          <w:kern w:val="36"/>
          <w:sz w:val="24"/>
          <w:szCs w:val="24"/>
        </w:rPr>
        <w:t>.</w:t>
      </w:r>
    </w:p>
    <w:p w14:paraId="1BCEB9FE" w14:textId="7C1C985C" w:rsidR="00FE06E3" w:rsidRPr="00452837" w:rsidRDefault="000732BE" w:rsidP="007E2063">
      <w:pPr>
        <w:spacing w:line="480" w:lineRule="auto"/>
        <w:ind w:firstLine="706"/>
        <w:jc w:val="both"/>
        <w:outlineLvl w:val="0"/>
        <w:rPr>
          <w:rFonts w:ascii="Times New Roman" w:eastAsia="Times New Roman" w:hAnsi="Times New Roman" w:cs="Times New Roman"/>
          <w:b/>
          <w:bCs/>
          <w:kern w:val="36"/>
          <w:sz w:val="48"/>
          <w:szCs w:val="48"/>
        </w:rPr>
      </w:pPr>
      <w:r w:rsidRPr="00452837">
        <w:rPr>
          <w:rFonts w:ascii="Times New Roman" w:eastAsia="Times New Roman" w:hAnsi="Times New Roman" w:cs="Times New Roman"/>
          <w:color w:val="000000"/>
          <w:kern w:val="36"/>
          <w:sz w:val="24"/>
          <w:szCs w:val="24"/>
        </w:rPr>
        <w:lastRenderedPageBreak/>
        <w:t xml:space="preserve">Peanut smut, caused by the soil-borne fungi </w:t>
      </w:r>
      <w:r w:rsidRPr="00452837">
        <w:rPr>
          <w:rFonts w:ascii="Times New Roman" w:eastAsia="Times New Roman" w:hAnsi="Times New Roman" w:cs="Times New Roman"/>
          <w:i/>
          <w:iCs/>
          <w:color w:val="000000"/>
          <w:kern w:val="36"/>
          <w:sz w:val="24"/>
          <w:szCs w:val="24"/>
        </w:rPr>
        <w:t>Thecaphora frezii</w:t>
      </w:r>
      <w:r w:rsidRPr="00452837">
        <w:rPr>
          <w:rFonts w:ascii="Times New Roman" w:eastAsia="Times New Roman" w:hAnsi="Times New Roman" w:cs="Times New Roman"/>
          <w:color w:val="000000"/>
          <w:kern w:val="36"/>
          <w:sz w:val="24"/>
          <w:szCs w:val="24"/>
        </w:rPr>
        <w:t xml:space="preserve"> Carranza and Lindquist, is an endemic and yield reducing disease for the </w:t>
      </w:r>
      <w:ins w:id="87" w:author="WN" w:date="2020-09-13T09:51:00Z">
        <w:r w:rsidR="006C1CEE" w:rsidRPr="00452837">
          <w:rPr>
            <w:rFonts w:ascii="Times New Roman" w:eastAsia="Times New Roman" w:hAnsi="Times New Roman" w:cs="Times New Roman"/>
            <w:color w:val="000000"/>
            <w:kern w:val="36"/>
            <w:sz w:val="24"/>
            <w:szCs w:val="24"/>
          </w:rPr>
          <w:t>main A</w:t>
        </w:r>
      </w:ins>
      <w:del w:id="88" w:author="WN" w:date="2020-09-13T09:51:00Z">
        <w:r w:rsidRPr="00452837" w:rsidDel="006C1CEE">
          <w:rPr>
            <w:rFonts w:ascii="Times New Roman" w:eastAsia="Times New Roman" w:hAnsi="Times New Roman" w:cs="Times New Roman"/>
            <w:color w:val="000000"/>
            <w:kern w:val="36"/>
            <w:sz w:val="24"/>
            <w:szCs w:val="24"/>
          </w:rPr>
          <w:delText>a</w:delText>
        </w:r>
      </w:del>
      <w:r w:rsidRPr="00452837">
        <w:rPr>
          <w:rFonts w:ascii="Times New Roman" w:eastAsia="Times New Roman" w:hAnsi="Times New Roman" w:cs="Times New Roman"/>
          <w:color w:val="000000"/>
          <w:kern w:val="36"/>
          <w:sz w:val="24"/>
          <w:szCs w:val="24"/>
        </w:rPr>
        <w:t xml:space="preserve">rgentine </w:t>
      </w:r>
      <w:del w:id="89" w:author="WN" w:date="2020-09-13T09:51:00Z">
        <w:r w:rsidRPr="00452837" w:rsidDel="006C1CEE">
          <w:rPr>
            <w:rFonts w:ascii="Times New Roman" w:eastAsia="Times New Roman" w:hAnsi="Times New Roman" w:cs="Times New Roman"/>
            <w:color w:val="000000"/>
            <w:kern w:val="36"/>
            <w:sz w:val="24"/>
            <w:szCs w:val="24"/>
          </w:rPr>
          <w:delText xml:space="preserve">main </w:delText>
        </w:r>
      </w:del>
      <w:r w:rsidRPr="00452837">
        <w:rPr>
          <w:rFonts w:ascii="Times New Roman" w:eastAsia="Times New Roman" w:hAnsi="Times New Roman" w:cs="Times New Roman"/>
          <w:color w:val="000000"/>
          <w:kern w:val="36"/>
          <w:sz w:val="24"/>
          <w:szCs w:val="24"/>
        </w:rPr>
        <w:t>growing region</w:t>
      </w:r>
      <w:r w:rsidR="005C6FA1" w:rsidRPr="00452837">
        <w:rPr>
          <w:rFonts w:ascii="Times New Roman" w:eastAsia="Times New Roman" w:hAnsi="Times New Roman" w:cs="Times New Roman"/>
          <w:color w:val="000000"/>
          <w:kern w:val="36"/>
          <w:sz w:val="24"/>
          <w:szCs w:val="24"/>
        </w:rPr>
        <w:t xml:space="preserve"> </w:t>
      </w:r>
      <w:r w:rsidR="005C6FA1" w:rsidRPr="00452837">
        <w:rPr>
          <w:rFonts w:ascii="Times New Roman" w:eastAsia="Times New Roman" w:hAnsi="Times New Roman" w:cs="Times New Roman"/>
          <w:color w:val="000000"/>
          <w:kern w:val="36"/>
          <w:sz w:val="24"/>
          <w:szCs w:val="24"/>
        </w:rPr>
        <w:fldChar w:fldCharType="begin" w:fldLock="1"/>
      </w:r>
      <w:r w:rsidR="00F17079" w:rsidRPr="00452837">
        <w:rPr>
          <w:rFonts w:ascii="Times New Roman" w:eastAsia="Times New Roman" w:hAnsi="Times New Roman" w:cs="Times New Roman"/>
          <w:color w:val="000000"/>
          <w:kern w:val="36"/>
          <w:sz w:val="24"/>
          <w:szCs w:val="24"/>
        </w:rPr>
        <w:instrText>ADDIN CSL_CITATION {"citationItems":[{"id":"ITEM-1","itemData":{"DOI":"10.31047/1668.298x.v25.n1.2735","ISSN":"03276244","abstract":"Smut was first detected in peanut plants cultivated during the agricultural cycle 1994/95, and since then it has been observed only in some commercial peanut fields, with low incidence. Due to the importance of peanut crop for Cordoba (Argentina), and to the fact that 80% of the production is assigned to exportation, biological and epidemiological aspects of the disease were studied. Flower and soil inoculations were made under controlled conditions in order to accomplish Koch's postulates, and to detect the sites and forms of infection by the fungus. Partially infected seeds as well as externally contaminated seeds were employed. To detect and quantify the disease through prevalence and incidence, field monitoring was carried out over seven crop years, and a methodology that allowed pathogen detection from soil samples was performed. The conclusion arrived at is that Thecaphora frezii is the causal agent of smut of cultivated peanut, and that the infection is localized, occurring in the peg when it penetrates the soil. The only colonised organs are the fruits and the seeds which can be transformed into carbonose mass. The dispersion of the fungus would be through infected or externally contaminated seeds. The pathogen survives in the soil and its detection is possible by taking soil samples and by observing the teliospores under a microscope. Prevalence oscillated between 9 and 24% of the monitored fields, while incidence varied between 0.13% and 2.7%; only one field with 6.4% was detected.","author":[{"dropping-particle":"","family":"Marinelli","given":"A.","non-dropping-particle":"","parse-names":false,"suffix":""},{"dropping-particle":"","family":"March","given":"G. J.","non-dropping-particle":"","parse-names":false,"suffix":""},{"dropping-particle":"","family":"Oddino","given":"C.","non-dropping-particle":"","parse-names":false,"suffix":""}],"container-title":"AgriScientia","id":"ITEM-1","issue":"1","issued":{"date-parts":[["2008"]]},"page":"1-5","title":"Aspectos biológicos y epidemiológicos del carbón del maní (Arachis hypogaea L.) causado por Thecaphora frezii Carranza &amp; Lindquist","type":"article-journal","volume":"25"},"uris":["http://www.mendeley.com/documents/?uuid=1869f921-edee-4e92-8b28-b2afa3bc7818"]},{"id":"ITEM-2","itemData":{"author":[{"dropping-particle":"","family":"Marinelli","given":"A. D.","non-dropping-particle":"","parse-names":false,"suffix":""},{"dropping-particle":"","family":"March","given":"G. J.","non-dropping-particle":"","parse-names":false,"suffix":""},{"dropping-particle":"","family":"Oddino","given":"C. M.","non-dropping-particle":"","parse-names":false,"suffix":""},{"dropping-particle":"","family":"Garcia","given":"J.","non-dropping-particle":"","parse-names":false,"suffix":""},{"dropping-particle":"","family":"Rago","given":"Alejandro Mario","non-dropping-particle":"","parse-names":false,"suffix":""},{"dropping-particle":"","family":"Zuza","given":"M. S.","non-dropping-particle":"","parse-names":false,"suffix":""}],"container-title":"25° Jornada Nacional del Maní","id":"ITEM-2","issued":{"date-parts":[["2010"]]},"page":"28-30","title":"El carbón del maní de 1995 a 2010 de enfermedad emergente a enfermedad endémica y epidémica","type":"chapter"},"uris":["http://www.mendeley.com/documents/?uuid=98f8edba-780e-4004-baff-640fa91baa6c"]},{"id":"ITEM-3","itemData":{"author":[{"dropping-particle":"","family":"Rago","given":"Alejandro Mario","non-dropping-particle":"","parse-names":false,"suffix":""},{"dropping-particle":"","family":"Cazón","given":"Luis Ignacio","non-dropping-particle":"","parse-names":false,"suffix":""},{"dropping-particle":"","family":"Conforto","given":"Cinthia","non-dropping-particle":"","parse-names":false,"suffix":""},{"dropping-particle":"","family":"Paredes","given":"Juan Andrés","non-dropping-particle":"","parse-names":false,"suffix":""},{"dropping-particle":"","family":"Bisonard","given":"Matias","non-dropping-particle":"","parse-names":false,"suffix":""},{"dropping-particle":"","family":"Oddino","given":"Claudio","non-dropping-particle":"","parse-names":false,"suffix":""},{"dropping-particle":"","family":"March","given":"Guillermo","non-dropping-particle":"","parse-names":false,"suffix":""}],"container-title":"Libro de resúmen. 3º Congreso Argentino de Fitopatología","id":"ITEM-3","issued":{"date-parts":[["2014"]]},"page":"105","title":"Manejo del carbón del maní (Thecaphora frezii) principal desafio sanitario del cultivo en Argentina","type":"chapter"},"uris":["http://www.mendeley.com/documents/?uuid=e02dbd35-3583-4a33-a5c9-1ec2b4e80585"]}],"mendeley":{"formattedCitation":"(Marinelli et al., 2008, 2010; Rago et al., 2014)","plainTextFormattedCitation":"(Marinelli et al., 2008, 2010; Rago et al., 2014)","previouslyFormattedCitation":"(Marinelli et al., 2008, 2010; Rago et al., 2014)"},"properties":{"noteIndex":0},"schema":"https://github.com/citation-style-language/schema/raw/master/csl-citation.json"}</w:instrText>
      </w:r>
      <w:r w:rsidR="005C6FA1" w:rsidRPr="00452837">
        <w:rPr>
          <w:rFonts w:ascii="Times New Roman" w:eastAsia="Times New Roman" w:hAnsi="Times New Roman" w:cs="Times New Roman"/>
          <w:color w:val="000000"/>
          <w:kern w:val="36"/>
          <w:sz w:val="24"/>
          <w:szCs w:val="24"/>
        </w:rPr>
        <w:fldChar w:fldCharType="separate"/>
      </w:r>
      <w:r w:rsidR="005C6FA1" w:rsidRPr="00452837">
        <w:rPr>
          <w:rFonts w:ascii="Times New Roman" w:eastAsia="Times New Roman" w:hAnsi="Times New Roman" w:cs="Times New Roman"/>
          <w:color w:val="000000"/>
          <w:kern w:val="36"/>
          <w:sz w:val="24"/>
          <w:szCs w:val="24"/>
          <w:rPrChange w:id="90" w:author="WN" w:date="2020-09-13T17:33:00Z">
            <w:rPr>
              <w:rFonts w:ascii="Times New Roman" w:eastAsia="Times New Roman" w:hAnsi="Times New Roman" w:cs="Times New Roman"/>
              <w:noProof/>
              <w:color w:val="000000"/>
              <w:kern w:val="36"/>
              <w:sz w:val="24"/>
              <w:szCs w:val="24"/>
            </w:rPr>
          </w:rPrChange>
        </w:rPr>
        <w:t>(Marinelli et al., 2008, 2010; Rago et al., 2014)</w:t>
      </w:r>
      <w:r w:rsidR="005C6FA1" w:rsidRPr="00452837">
        <w:rPr>
          <w:rFonts w:ascii="Times New Roman" w:eastAsia="Times New Roman" w:hAnsi="Times New Roman" w:cs="Times New Roman"/>
          <w:color w:val="000000"/>
          <w:kern w:val="36"/>
          <w:sz w:val="24"/>
          <w:szCs w:val="24"/>
        </w:rPr>
        <w:fldChar w:fldCharType="end"/>
      </w:r>
      <w:r w:rsidRPr="00452837">
        <w:rPr>
          <w:rFonts w:ascii="Times New Roman" w:eastAsia="Times New Roman" w:hAnsi="Times New Roman" w:cs="Times New Roman"/>
          <w:color w:val="000000"/>
          <w:kern w:val="36"/>
          <w:sz w:val="24"/>
          <w:szCs w:val="24"/>
        </w:rPr>
        <w:t xml:space="preserve">. </w:t>
      </w:r>
      <w:r w:rsidR="00966057" w:rsidRPr="00452837">
        <w:rPr>
          <w:rFonts w:ascii="Times New Roman" w:eastAsia="Times New Roman" w:hAnsi="Times New Roman" w:cs="Times New Roman"/>
          <w:color w:val="000000"/>
          <w:kern w:val="36"/>
          <w:sz w:val="24"/>
          <w:szCs w:val="24"/>
        </w:rPr>
        <w:t xml:space="preserve">The pathogen is a biotrophic fungus that produces sori consisting of a powdery mass of </w:t>
      </w:r>
      <w:r w:rsidR="00CF6CE6" w:rsidRPr="00452837">
        <w:rPr>
          <w:rFonts w:ascii="Times New Roman" w:eastAsia="Times New Roman" w:hAnsi="Times New Roman" w:cs="Times New Roman"/>
          <w:color w:val="000000"/>
          <w:kern w:val="36"/>
          <w:sz w:val="24"/>
          <w:szCs w:val="24"/>
        </w:rPr>
        <w:t>telio</w:t>
      </w:r>
      <w:r w:rsidR="00966057" w:rsidRPr="00452837">
        <w:rPr>
          <w:rFonts w:ascii="Times New Roman" w:eastAsia="Times New Roman" w:hAnsi="Times New Roman" w:cs="Times New Roman"/>
          <w:color w:val="000000"/>
          <w:kern w:val="36"/>
          <w:sz w:val="24"/>
          <w:szCs w:val="24"/>
        </w:rPr>
        <w:t xml:space="preserve">spores which colonize the seed tissue partially or totally, with potential total damage of the plant pods </w:t>
      </w:r>
      <w:r w:rsidR="005C6FA1" w:rsidRPr="00452837">
        <w:rPr>
          <w:rFonts w:ascii="Times New Roman" w:eastAsia="Times New Roman" w:hAnsi="Times New Roman" w:cs="Times New Roman"/>
          <w:color w:val="000000"/>
          <w:kern w:val="36"/>
          <w:sz w:val="24"/>
          <w:szCs w:val="24"/>
        </w:rPr>
        <w:fldChar w:fldCharType="begin" w:fldLock="1"/>
      </w:r>
      <w:r w:rsidR="005C6FA1" w:rsidRPr="00452837">
        <w:rPr>
          <w:rFonts w:ascii="Times New Roman" w:eastAsia="Times New Roman" w:hAnsi="Times New Roman" w:cs="Times New Roman"/>
          <w:color w:val="000000"/>
          <w:kern w:val="36"/>
          <w:sz w:val="24"/>
          <w:szCs w:val="24"/>
        </w:rPr>
        <w:instrText>ADDIN CSL_CITATION {"citationItems":[{"id":"ITEM-1","itemData":{"author":[{"dropping-particle":"","family":"Astiz Gasso","given":"Monica","non-dropping-particle":"","parse-names":false,"suffix":""},{"dropping-particle":"","family":"Leis","given":"R","non-dropping-particle":"","parse-names":false,"suffix":""},{"dropping-particle":"","family":"Marinelli","given":"Adriana","non-dropping-particle":"","parse-names":false,"suffix":""}],"container-title":"1° Congreso Argentino de Fitopatología","id":"ITEM-1","issued":{"date-parts":[["2008"]]},"page":"161","title":"Evaluación de incidencia y severidad del carbón de maní (Thecaphora frezii) en infecciones artificiales, sobre cultivares comerciales de maní","type":"chapter"},"uris":["http://www.mendeley.com/documents/?uuid=58450856-a788-438e-bee4-ec3205aaa53a"]}],"mendeley":{"formattedCitation":"(Astiz Gasso et al., 2008)","plainTextFormattedCitation":"(Astiz Gasso et al., 2008)","previouslyFormattedCitation":"(Astiz Gasso et al., 2008)"},"properties":{"noteIndex":0},"schema":"https://github.com/citation-style-language/schema/raw/master/csl-citation.json"}</w:instrText>
      </w:r>
      <w:r w:rsidR="005C6FA1" w:rsidRPr="00452837">
        <w:rPr>
          <w:rFonts w:ascii="Times New Roman" w:eastAsia="Times New Roman" w:hAnsi="Times New Roman" w:cs="Times New Roman"/>
          <w:color w:val="000000"/>
          <w:kern w:val="36"/>
          <w:sz w:val="24"/>
          <w:szCs w:val="24"/>
        </w:rPr>
        <w:fldChar w:fldCharType="separate"/>
      </w:r>
      <w:r w:rsidR="005C6FA1" w:rsidRPr="00452837">
        <w:rPr>
          <w:rFonts w:ascii="Times New Roman" w:eastAsia="Times New Roman" w:hAnsi="Times New Roman" w:cs="Times New Roman"/>
          <w:color w:val="000000"/>
          <w:kern w:val="36"/>
          <w:sz w:val="24"/>
          <w:szCs w:val="24"/>
          <w:rPrChange w:id="91" w:author="WN" w:date="2020-09-13T17:33:00Z">
            <w:rPr>
              <w:rFonts w:ascii="Times New Roman" w:eastAsia="Times New Roman" w:hAnsi="Times New Roman" w:cs="Times New Roman"/>
              <w:noProof/>
              <w:color w:val="000000"/>
              <w:kern w:val="36"/>
              <w:sz w:val="24"/>
              <w:szCs w:val="24"/>
            </w:rPr>
          </w:rPrChange>
        </w:rPr>
        <w:t>(Astiz Gasso et al., 2008)</w:t>
      </w:r>
      <w:r w:rsidR="005C6FA1" w:rsidRPr="00452837">
        <w:rPr>
          <w:rFonts w:ascii="Times New Roman" w:eastAsia="Times New Roman" w:hAnsi="Times New Roman" w:cs="Times New Roman"/>
          <w:color w:val="000000"/>
          <w:kern w:val="36"/>
          <w:sz w:val="24"/>
          <w:szCs w:val="24"/>
        </w:rPr>
        <w:fldChar w:fldCharType="end"/>
      </w:r>
      <w:r w:rsidRPr="00452837">
        <w:rPr>
          <w:rFonts w:ascii="Times New Roman" w:eastAsia="Times New Roman" w:hAnsi="Times New Roman" w:cs="Times New Roman"/>
          <w:color w:val="000000"/>
          <w:kern w:val="36"/>
          <w:sz w:val="24"/>
          <w:szCs w:val="24"/>
        </w:rPr>
        <w:t xml:space="preserve">. The infection process occurs during the crop pegging </w:t>
      </w:r>
      <w:r w:rsidR="00966057" w:rsidRPr="00452837">
        <w:rPr>
          <w:rFonts w:ascii="Times New Roman" w:eastAsia="Times New Roman" w:hAnsi="Times New Roman" w:cs="Times New Roman"/>
          <w:color w:val="000000"/>
          <w:kern w:val="36"/>
          <w:sz w:val="24"/>
          <w:szCs w:val="24"/>
        </w:rPr>
        <w:t>stage</w:t>
      </w:r>
      <w:r w:rsidR="0071197B" w:rsidRPr="00452837">
        <w:rPr>
          <w:rFonts w:ascii="Times New Roman" w:eastAsia="Times New Roman" w:hAnsi="Times New Roman" w:cs="Times New Roman"/>
          <w:color w:val="000000"/>
          <w:kern w:val="36"/>
          <w:sz w:val="24"/>
          <w:szCs w:val="24"/>
        </w:rPr>
        <w:t xml:space="preserve">, </w:t>
      </w:r>
      <w:r w:rsidR="009A44F7" w:rsidRPr="00452837">
        <w:rPr>
          <w:rFonts w:ascii="Times New Roman" w:eastAsia="Times New Roman" w:hAnsi="Times New Roman" w:cs="Times New Roman"/>
          <w:color w:val="000000"/>
          <w:kern w:val="36"/>
          <w:sz w:val="24"/>
          <w:szCs w:val="24"/>
        </w:rPr>
        <w:t>when</w:t>
      </w:r>
      <w:r w:rsidR="00966057" w:rsidRPr="00452837">
        <w:rPr>
          <w:rFonts w:ascii="Times New Roman" w:eastAsia="Times New Roman" w:hAnsi="Times New Roman" w:cs="Times New Roman"/>
          <w:color w:val="000000"/>
          <w:kern w:val="36"/>
          <w:sz w:val="24"/>
          <w:szCs w:val="24"/>
        </w:rPr>
        <w:t xml:space="preserve"> flower gynophore</w:t>
      </w:r>
      <w:ins w:id="92" w:author="WN" w:date="2020-09-13T09:52:00Z">
        <w:r w:rsidR="00953C42" w:rsidRPr="00452837">
          <w:rPr>
            <w:rFonts w:ascii="Times New Roman" w:eastAsia="Times New Roman" w:hAnsi="Times New Roman" w:cs="Times New Roman"/>
            <w:color w:val="000000"/>
            <w:kern w:val="36"/>
            <w:sz w:val="24"/>
            <w:szCs w:val="24"/>
          </w:rPr>
          <w:t>s</w:t>
        </w:r>
      </w:ins>
      <w:r w:rsidR="00966057" w:rsidRPr="00452837">
        <w:rPr>
          <w:rFonts w:ascii="Times New Roman" w:eastAsia="Times New Roman" w:hAnsi="Times New Roman" w:cs="Times New Roman"/>
          <w:color w:val="000000"/>
          <w:kern w:val="36"/>
          <w:sz w:val="24"/>
          <w:szCs w:val="24"/>
        </w:rPr>
        <w:t xml:space="preserve"> penetrate</w:t>
      </w:r>
      <w:del w:id="93" w:author="WN" w:date="2020-09-13T09:52:00Z">
        <w:r w:rsidR="00966057" w:rsidRPr="00452837" w:rsidDel="00953C42">
          <w:rPr>
            <w:rFonts w:ascii="Times New Roman" w:eastAsia="Times New Roman" w:hAnsi="Times New Roman" w:cs="Times New Roman"/>
            <w:color w:val="000000"/>
            <w:kern w:val="36"/>
            <w:sz w:val="24"/>
            <w:szCs w:val="24"/>
          </w:rPr>
          <w:delText>s</w:delText>
        </w:r>
      </w:del>
      <w:r w:rsidR="00966057" w:rsidRPr="00452837">
        <w:rPr>
          <w:rFonts w:ascii="Times New Roman" w:eastAsia="Times New Roman" w:hAnsi="Times New Roman" w:cs="Times New Roman"/>
          <w:color w:val="000000"/>
          <w:kern w:val="36"/>
          <w:sz w:val="24"/>
          <w:szCs w:val="24"/>
        </w:rPr>
        <w:t xml:space="preserve"> the soil surface</w:t>
      </w:r>
      <w:ins w:id="94" w:author="WN" w:date="2020-09-13T09:52:00Z">
        <w:r w:rsidR="00953C42" w:rsidRPr="00452837">
          <w:rPr>
            <w:rFonts w:ascii="Times New Roman" w:eastAsia="Times New Roman" w:hAnsi="Times New Roman" w:cs="Times New Roman"/>
            <w:color w:val="000000"/>
            <w:kern w:val="36"/>
            <w:sz w:val="24"/>
            <w:szCs w:val="24"/>
          </w:rPr>
          <w:t xml:space="preserve"> and</w:t>
        </w:r>
      </w:ins>
      <w:del w:id="95" w:author="WN" w:date="2020-09-13T09:52:00Z">
        <w:r w:rsidR="00966057" w:rsidRPr="00452837" w:rsidDel="00953C42">
          <w:rPr>
            <w:rFonts w:ascii="Times New Roman" w:eastAsia="Times New Roman" w:hAnsi="Times New Roman" w:cs="Times New Roman"/>
            <w:color w:val="000000"/>
            <w:kern w:val="36"/>
            <w:sz w:val="24"/>
            <w:szCs w:val="24"/>
          </w:rPr>
          <w:delText>,</w:delText>
        </w:r>
      </w:del>
      <w:r w:rsidR="00966057" w:rsidRPr="00452837">
        <w:rPr>
          <w:rFonts w:ascii="Times New Roman" w:eastAsia="Times New Roman" w:hAnsi="Times New Roman" w:cs="Times New Roman"/>
          <w:color w:val="000000"/>
          <w:kern w:val="36"/>
          <w:sz w:val="24"/>
          <w:szCs w:val="24"/>
        </w:rPr>
        <w:t xml:space="preserve"> </w:t>
      </w:r>
      <w:r w:rsidR="0071197B" w:rsidRPr="00452837">
        <w:rPr>
          <w:rFonts w:ascii="Times New Roman" w:eastAsia="Times New Roman" w:hAnsi="Times New Roman" w:cs="Times New Roman"/>
          <w:color w:val="000000"/>
          <w:kern w:val="36"/>
          <w:sz w:val="24"/>
          <w:szCs w:val="24"/>
        </w:rPr>
        <w:t>their</w:t>
      </w:r>
      <w:r w:rsidR="00966057" w:rsidRPr="00452837">
        <w:rPr>
          <w:rFonts w:ascii="Times New Roman" w:eastAsia="Times New Roman" w:hAnsi="Times New Roman" w:cs="Times New Roman"/>
          <w:color w:val="000000"/>
          <w:kern w:val="36"/>
          <w:sz w:val="24"/>
          <w:szCs w:val="24"/>
        </w:rPr>
        <w:t xml:space="preserve"> exudate stimulate</w:t>
      </w:r>
      <w:ins w:id="96" w:author="WN" w:date="2020-09-13T09:52:00Z">
        <w:r w:rsidR="00953C42" w:rsidRPr="00452837">
          <w:rPr>
            <w:rFonts w:ascii="Times New Roman" w:eastAsia="Times New Roman" w:hAnsi="Times New Roman" w:cs="Times New Roman"/>
            <w:color w:val="000000"/>
            <w:kern w:val="36"/>
            <w:sz w:val="24"/>
            <w:szCs w:val="24"/>
          </w:rPr>
          <w:t>s</w:t>
        </w:r>
      </w:ins>
      <w:r w:rsidR="00966057" w:rsidRPr="00452837">
        <w:rPr>
          <w:rFonts w:ascii="Times New Roman" w:eastAsia="Times New Roman" w:hAnsi="Times New Roman" w:cs="Times New Roman"/>
          <w:color w:val="000000"/>
          <w:kern w:val="36"/>
          <w:sz w:val="24"/>
          <w:szCs w:val="24"/>
        </w:rPr>
        <w:t xml:space="preserve"> </w:t>
      </w:r>
      <w:del w:id="97" w:author="WN" w:date="2020-09-13T09:52:00Z">
        <w:r w:rsidR="00966057" w:rsidRPr="00452837" w:rsidDel="00953C42">
          <w:rPr>
            <w:rFonts w:ascii="Times New Roman" w:eastAsia="Times New Roman" w:hAnsi="Times New Roman" w:cs="Times New Roman"/>
            <w:color w:val="000000"/>
            <w:kern w:val="36"/>
            <w:sz w:val="24"/>
            <w:szCs w:val="24"/>
          </w:rPr>
          <w:delText xml:space="preserve">the </w:delText>
        </w:r>
      </w:del>
      <w:r w:rsidR="00966057" w:rsidRPr="00452837">
        <w:rPr>
          <w:rFonts w:ascii="Times New Roman" w:eastAsia="Times New Roman" w:hAnsi="Times New Roman" w:cs="Times New Roman"/>
          <w:color w:val="000000"/>
          <w:kern w:val="36"/>
          <w:sz w:val="24"/>
          <w:szCs w:val="24"/>
        </w:rPr>
        <w:t>spore germination</w:t>
      </w:r>
      <w:r w:rsidR="005C6FA1" w:rsidRPr="00452837">
        <w:rPr>
          <w:rFonts w:ascii="Times New Roman" w:eastAsia="Times New Roman" w:hAnsi="Times New Roman" w:cs="Times New Roman"/>
          <w:color w:val="000000"/>
          <w:kern w:val="36"/>
          <w:sz w:val="24"/>
          <w:szCs w:val="24"/>
        </w:rPr>
        <w:t xml:space="preserve"> </w:t>
      </w:r>
      <w:r w:rsidR="005C6FA1" w:rsidRPr="00452837">
        <w:rPr>
          <w:rFonts w:ascii="Times New Roman" w:eastAsia="Times New Roman" w:hAnsi="Times New Roman" w:cs="Times New Roman"/>
          <w:color w:val="000000"/>
          <w:kern w:val="36"/>
          <w:sz w:val="24"/>
          <w:szCs w:val="24"/>
        </w:rPr>
        <w:fldChar w:fldCharType="begin" w:fldLock="1"/>
      </w:r>
      <w:r w:rsidR="00214556" w:rsidRPr="00452837">
        <w:rPr>
          <w:rFonts w:ascii="Times New Roman" w:eastAsia="Times New Roman" w:hAnsi="Times New Roman" w:cs="Times New Roman"/>
          <w:color w:val="000000"/>
          <w:kern w:val="36"/>
          <w:sz w:val="24"/>
          <w:szCs w:val="24"/>
        </w:rPr>
        <w:instrText>ADDIN CSL_CITATION {"citationItems":[{"id":"ITEM-1","itemData":{"DOI":"10.31047/1668.298x.v25.n1.2735","ISSN":"03276244","abstract":"Smut was first detected in peanut plants cultivated during the agricultural cycle 1994/95, and since then it has been observed only in some commercial peanut fields, with low incidence. Due to the importance of peanut crop for Cordoba (Argentina), and to the fact that 80% of the production is assigned to exportation, biological and epidemiological aspects of the disease were studied. Flower and soil inoculations were made under controlled conditions in order to accomplish Koch's postulates, and to detect the sites and forms of infection by the fungus. Partially infected seeds as well as externally contaminated seeds were employed. To detect and quantify the disease through prevalence and incidence, field monitoring was carried out over seven crop years, and a methodology that allowed pathogen detection from soil samples was performed. The conclusion arrived at is that Thecaphora frezii is the causal agent of smut of cultivated peanut, and that the infection is localized, occurring in the peg when it penetrates the soil. The only colonised organs are the fruits and the seeds which can be transformed into carbonose mass. The dispersion of the fungus would be through infected or externally contaminated seeds. The pathogen survives in the soil and its detection is possible by taking soil samples and by observing the teliospores under a microscope. Prevalence oscillated between 9 and 24% of the monitored fields, while incidence varied between 0.13% and 2.7%; only one field with 6.4% was detected.","author":[{"dropping-particle":"","family":"Marinelli","given":"A.","non-dropping-particle":"","parse-names":false,"suffix":""},{"dropping-particle":"","family":"March","given":"G. J.","non-dropping-particle":"","parse-names":false,"suffix":""},{"dropping-particle":"","family":"Oddino","given":"C.","non-dropping-particle":"","parse-names":false,"suffix":""}],"container-title":"AgriScientia","id":"ITEM-1","issue":"1","issued":{"date-parts":[["2008"]]},"page":"1-5","title":"Aspectos biológicos y epidemiológicos del carbón del maní (Arachis hypogaea L.) causado por Thecaphora frezii Carranza &amp; Lindquist","type":"article-journal","volume":"25"},"uris":["http://www.mendeley.com/documents/?uuid=1869f921-edee-4e92-8b28-b2afa3bc7818"]}],"mendeley":{"formattedCitation":"(Marinelli et al., 2008)","plainTextFormattedCitation":"(Marinelli et al., 2008)","previouslyFormattedCitation":"(Marinelli et al., 2008)"},"properties":{"noteIndex":0},"schema":"https://github.com/citation-style-language/schema/raw/master/csl-citation.json"}</w:instrText>
      </w:r>
      <w:r w:rsidR="005C6FA1" w:rsidRPr="00452837">
        <w:rPr>
          <w:rFonts w:ascii="Times New Roman" w:eastAsia="Times New Roman" w:hAnsi="Times New Roman" w:cs="Times New Roman"/>
          <w:color w:val="000000"/>
          <w:kern w:val="36"/>
          <w:sz w:val="24"/>
          <w:szCs w:val="24"/>
        </w:rPr>
        <w:fldChar w:fldCharType="separate"/>
      </w:r>
      <w:r w:rsidR="005C6FA1" w:rsidRPr="00452837">
        <w:rPr>
          <w:rFonts w:ascii="Times New Roman" w:eastAsia="Times New Roman" w:hAnsi="Times New Roman" w:cs="Times New Roman"/>
          <w:color w:val="000000"/>
          <w:kern w:val="36"/>
          <w:sz w:val="24"/>
          <w:szCs w:val="24"/>
          <w:rPrChange w:id="98" w:author="WN" w:date="2020-09-13T17:33:00Z">
            <w:rPr>
              <w:rFonts w:ascii="Times New Roman" w:eastAsia="Times New Roman" w:hAnsi="Times New Roman" w:cs="Times New Roman"/>
              <w:noProof/>
              <w:color w:val="000000"/>
              <w:kern w:val="36"/>
              <w:sz w:val="24"/>
              <w:szCs w:val="24"/>
            </w:rPr>
          </w:rPrChange>
        </w:rPr>
        <w:t>(Marinelli et al., 2008)</w:t>
      </w:r>
      <w:r w:rsidR="005C6FA1" w:rsidRPr="00452837">
        <w:rPr>
          <w:rFonts w:ascii="Times New Roman" w:eastAsia="Times New Roman" w:hAnsi="Times New Roman" w:cs="Times New Roman"/>
          <w:color w:val="000000"/>
          <w:kern w:val="36"/>
          <w:sz w:val="24"/>
          <w:szCs w:val="24"/>
        </w:rPr>
        <w:fldChar w:fldCharType="end"/>
      </w:r>
      <w:r w:rsidRPr="00452837">
        <w:rPr>
          <w:rFonts w:ascii="Times New Roman" w:eastAsia="Times New Roman" w:hAnsi="Times New Roman" w:cs="Times New Roman"/>
          <w:color w:val="000000"/>
          <w:kern w:val="36"/>
          <w:sz w:val="24"/>
          <w:szCs w:val="24"/>
        </w:rPr>
        <w:t>.</w:t>
      </w:r>
      <w:bookmarkStart w:id="99" w:name="_Hlk37828594"/>
    </w:p>
    <w:p w14:paraId="6FC27D8C" w14:textId="4B0BC0CD" w:rsidR="00FE06E3" w:rsidRPr="00452837" w:rsidRDefault="000732BE" w:rsidP="007E2063">
      <w:pPr>
        <w:spacing w:line="480" w:lineRule="auto"/>
        <w:ind w:firstLine="706"/>
        <w:jc w:val="both"/>
        <w:outlineLvl w:val="0"/>
        <w:rPr>
          <w:rFonts w:ascii="Times New Roman" w:eastAsia="Times New Roman" w:hAnsi="Times New Roman" w:cs="Times New Roman"/>
          <w:b/>
          <w:bCs/>
          <w:kern w:val="36"/>
          <w:sz w:val="48"/>
          <w:szCs w:val="48"/>
        </w:rPr>
      </w:pPr>
      <w:bookmarkStart w:id="100" w:name="_Hlk40777260"/>
      <w:r w:rsidRPr="00452837">
        <w:rPr>
          <w:rFonts w:ascii="Times New Roman" w:eastAsia="Times New Roman" w:hAnsi="Times New Roman" w:cs="Times New Roman"/>
          <w:color w:val="000000"/>
          <w:kern w:val="36"/>
          <w:sz w:val="24"/>
          <w:szCs w:val="24"/>
        </w:rPr>
        <w:t xml:space="preserve">Currently, no management strategies for reducing </w:t>
      </w:r>
      <w:r w:rsidRPr="00452837">
        <w:rPr>
          <w:rFonts w:ascii="Times New Roman" w:eastAsia="Times New Roman" w:hAnsi="Times New Roman" w:cs="Times New Roman"/>
          <w:i/>
          <w:iCs/>
          <w:color w:val="000000"/>
          <w:kern w:val="36"/>
          <w:sz w:val="24"/>
          <w:szCs w:val="24"/>
        </w:rPr>
        <w:t>T. frezii</w:t>
      </w:r>
      <w:r w:rsidRPr="00452837">
        <w:rPr>
          <w:rFonts w:ascii="Times New Roman" w:eastAsia="Times New Roman" w:hAnsi="Times New Roman" w:cs="Times New Roman"/>
          <w:color w:val="000000"/>
          <w:kern w:val="36"/>
          <w:sz w:val="24"/>
          <w:szCs w:val="24"/>
        </w:rPr>
        <w:t xml:space="preserve"> infections are adopted by </w:t>
      </w:r>
      <w:ins w:id="101" w:author="WN" w:date="2020-09-13T09:52:00Z">
        <w:r w:rsidR="00953C42" w:rsidRPr="00452837">
          <w:rPr>
            <w:rFonts w:ascii="Times New Roman" w:eastAsia="Times New Roman" w:hAnsi="Times New Roman" w:cs="Times New Roman"/>
            <w:color w:val="000000"/>
            <w:kern w:val="36"/>
            <w:sz w:val="24"/>
            <w:szCs w:val="24"/>
          </w:rPr>
          <w:t>A</w:t>
        </w:r>
      </w:ins>
      <w:del w:id="102" w:author="WN" w:date="2020-09-13T09:52:00Z">
        <w:r w:rsidRPr="00452837" w:rsidDel="00953C42">
          <w:rPr>
            <w:rFonts w:ascii="Times New Roman" w:eastAsia="Times New Roman" w:hAnsi="Times New Roman" w:cs="Times New Roman"/>
            <w:color w:val="000000"/>
            <w:kern w:val="36"/>
            <w:sz w:val="24"/>
            <w:szCs w:val="24"/>
          </w:rPr>
          <w:delText>a</w:delText>
        </w:r>
      </w:del>
      <w:r w:rsidRPr="00452837">
        <w:rPr>
          <w:rFonts w:ascii="Times New Roman" w:eastAsia="Times New Roman" w:hAnsi="Times New Roman" w:cs="Times New Roman"/>
          <w:color w:val="000000"/>
          <w:kern w:val="36"/>
          <w:sz w:val="24"/>
          <w:szCs w:val="24"/>
        </w:rPr>
        <w:t>rgentine growers</w:t>
      </w:r>
      <w:bookmarkEnd w:id="99"/>
      <w:r w:rsidRPr="00452837">
        <w:rPr>
          <w:rFonts w:ascii="Times New Roman" w:eastAsia="Times New Roman" w:hAnsi="Times New Roman" w:cs="Times New Roman"/>
          <w:color w:val="000000"/>
          <w:kern w:val="36"/>
          <w:sz w:val="24"/>
          <w:szCs w:val="24"/>
        </w:rPr>
        <w:t>, which is leading to inter-annual inoculum accumulation</w:t>
      </w:r>
      <w:r w:rsidR="005C6FA1" w:rsidRPr="00452837">
        <w:rPr>
          <w:rFonts w:ascii="Times New Roman" w:eastAsia="Times New Roman" w:hAnsi="Times New Roman" w:cs="Times New Roman"/>
          <w:color w:val="000000"/>
          <w:kern w:val="36"/>
          <w:sz w:val="24"/>
          <w:szCs w:val="24"/>
        </w:rPr>
        <w:t xml:space="preserve"> </w:t>
      </w:r>
      <w:r w:rsidR="00214556" w:rsidRPr="00452837">
        <w:rPr>
          <w:rFonts w:ascii="Times New Roman" w:eastAsia="Times New Roman" w:hAnsi="Times New Roman" w:cs="Times New Roman"/>
          <w:color w:val="000000"/>
          <w:kern w:val="36"/>
          <w:sz w:val="24"/>
          <w:szCs w:val="24"/>
        </w:rPr>
        <w:fldChar w:fldCharType="begin" w:fldLock="1"/>
      </w:r>
      <w:r w:rsidR="00214556" w:rsidRPr="00452837">
        <w:rPr>
          <w:rFonts w:ascii="Times New Roman" w:eastAsia="Times New Roman" w:hAnsi="Times New Roman" w:cs="Times New Roman"/>
          <w:color w:val="000000"/>
          <w:kern w:val="36"/>
          <w:sz w:val="24"/>
          <w:szCs w:val="24"/>
        </w:rPr>
        <w:instrText>ADDIN CSL_CITATION {"citationItems":[{"id":"ITEM-1","itemData":{"author":[{"dropping-particle":"","family":"Paredes","given":"Juan Andrés","non-dropping-particle":"","parse-names":false,"suffix":""},{"dropping-particle":"","family":"Cazón","given":"Luis Ignacio","non-dropping-particle":"","parse-names":false,"suffix":""},{"dropping-particle":"","family":"Rago","given":"Alejandro Mario","non-dropping-particle":"","parse-names":false,"suffix":""}],"container-title":"XIXº Congreso Latinoamericano de Fitopatología","id":"ITEM-1","issued":{"date-parts":[["2017"]]},"page":"143","title":"Incremento de inóculo potencial según intensidad del carbón del maní","type":"chapter"},"uris":["http://www.mendeley.com/documents/?uuid=f0ad7750-bc01-4c17-813d-4c793a6df079"]}],"mendeley":{"formattedCitation":"(Paredes et al., 2017)","plainTextFormattedCitation":"(Paredes et al., 2017)","previouslyFormattedCitation":"(Paredes et al., 2017)"},"properties":{"noteIndex":0},"schema":"https://github.com/citation-style-language/schema/raw/master/csl-citation.json"}</w:instrText>
      </w:r>
      <w:r w:rsidR="00214556" w:rsidRPr="00452837">
        <w:rPr>
          <w:rFonts w:ascii="Times New Roman" w:eastAsia="Times New Roman" w:hAnsi="Times New Roman" w:cs="Times New Roman"/>
          <w:color w:val="000000"/>
          <w:kern w:val="36"/>
          <w:sz w:val="24"/>
          <w:szCs w:val="24"/>
        </w:rPr>
        <w:fldChar w:fldCharType="separate"/>
      </w:r>
      <w:r w:rsidR="00214556" w:rsidRPr="00452837">
        <w:rPr>
          <w:rFonts w:ascii="Times New Roman" w:eastAsia="Times New Roman" w:hAnsi="Times New Roman" w:cs="Times New Roman"/>
          <w:color w:val="000000"/>
          <w:kern w:val="36"/>
          <w:sz w:val="24"/>
          <w:szCs w:val="24"/>
          <w:rPrChange w:id="103" w:author="WN" w:date="2020-09-13T17:33:00Z">
            <w:rPr>
              <w:rFonts w:ascii="Times New Roman" w:eastAsia="Times New Roman" w:hAnsi="Times New Roman" w:cs="Times New Roman"/>
              <w:noProof/>
              <w:color w:val="000000"/>
              <w:kern w:val="36"/>
              <w:sz w:val="24"/>
              <w:szCs w:val="24"/>
            </w:rPr>
          </w:rPrChange>
        </w:rPr>
        <w:t>(Paredes et al., 2017)</w:t>
      </w:r>
      <w:r w:rsidR="00214556" w:rsidRPr="00452837">
        <w:rPr>
          <w:rFonts w:ascii="Times New Roman" w:eastAsia="Times New Roman" w:hAnsi="Times New Roman" w:cs="Times New Roman"/>
          <w:color w:val="000000"/>
          <w:kern w:val="36"/>
          <w:sz w:val="24"/>
          <w:szCs w:val="24"/>
        </w:rPr>
        <w:fldChar w:fldCharType="end"/>
      </w:r>
      <w:bookmarkEnd w:id="100"/>
      <w:r w:rsidRPr="00452837">
        <w:rPr>
          <w:rFonts w:ascii="Times New Roman" w:eastAsia="Times New Roman" w:hAnsi="Times New Roman" w:cs="Times New Roman"/>
          <w:color w:val="000000"/>
          <w:kern w:val="36"/>
          <w:sz w:val="24"/>
          <w:szCs w:val="24"/>
        </w:rPr>
        <w:t xml:space="preserve">. </w:t>
      </w:r>
      <w:r w:rsidR="00276824" w:rsidRPr="00452837">
        <w:rPr>
          <w:rFonts w:ascii="Times New Roman" w:eastAsia="Times New Roman" w:hAnsi="Times New Roman" w:cs="Times New Roman"/>
          <w:color w:val="000000"/>
          <w:kern w:val="36"/>
          <w:sz w:val="24"/>
          <w:szCs w:val="24"/>
        </w:rPr>
        <w:t>Granoleico p</w:t>
      </w:r>
      <w:r w:rsidRPr="00452837">
        <w:rPr>
          <w:rFonts w:ascii="Times New Roman" w:eastAsia="Times New Roman" w:hAnsi="Times New Roman" w:cs="Times New Roman"/>
          <w:color w:val="000000"/>
          <w:kern w:val="36"/>
          <w:sz w:val="24"/>
          <w:szCs w:val="24"/>
        </w:rPr>
        <w:t xml:space="preserve">eanut cultivar </w:t>
      </w:r>
      <w:r w:rsidR="00276824" w:rsidRPr="00452837">
        <w:rPr>
          <w:rFonts w:ascii="Times New Roman" w:eastAsia="Times New Roman" w:hAnsi="Times New Roman" w:cs="Times New Roman"/>
          <w:color w:val="000000"/>
          <w:kern w:val="36"/>
          <w:sz w:val="24"/>
          <w:szCs w:val="24"/>
        </w:rPr>
        <w:t>(</w:t>
      </w:r>
      <w:r w:rsidR="0071197B" w:rsidRPr="00452837">
        <w:rPr>
          <w:rFonts w:ascii="Times New Roman" w:eastAsia="Times New Roman" w:hAnsi="Times New Roman" w:cs="Times New Roman"/>
          <w:color w:val="000000"/>
          <w:kern w:val="36"/>
          <w:sz w:val="24"/>
          <w:szCs w:val="24"/>
        </w:rPr>
        <w:t>highly</w:t>
      </w:r>
      <w:r w:rsidR="0071197B" w:rsidRPr="00452837" w:rsidDel="0071197B">
        <w:rPr>
          <w:rFonts w:ascii="Times New Roman" w:eastAsia="Times New Roman" w:hAnsi="Times New Roman" w:cs="Times New Roman"/>
          <w:color w:val="000000"/>
          <w:kern w:val="36"/>
          <w:sz w:val="24"/>
          <w:szCs w:val="24"/>
        </w:rPr>
        <w:t xml:space="preserve"> </w:t>
      </w:r>
      <w:r w:rsidRPr="00452837">
        <w:rPr>
          <w:rFonts w:ascii="Times New Roman" w:eastAsia="Times New Roman" w:hAnsi="Times New Roman" w:cs="Times New Roman"/>
          <w:color w:val="000000"/>
          <w:kern w:val="36"/>
          <w:sz w:val="24"/>
          <w:szCs w:val="24"/>
        </w:rPr>
        <w:t>susceptibility to the smut</w:t>
      </w:r>
      <w:r w:rsidR="00276824" w:rsidRPr="00452837">
        <w:rPr>
          <w:rFonts w:ascii="Times New Roman" w:eastAsia="Times New Roman" w:hAnsi="Times New Roman" w:cs="Times New Roman"/>
          <w:color w:val="000000"/>
          <w:kern w:val="36"/>
          <w:sz w:val="24"/>
          <w:szCs w:val="24"/>
        </w:rPr>
        <w:t>)</w:t>
      </w:r>
      <w:r w:rsidRPr="00452837">
        <w:rPr>
          <w:rFonts w:ascii="Times New Roman" w:eastAsia="Times New Roman" w:hAnsi="Times New Roman" w:cs="Times New Roman"/>
          <w:color w:val="000000"/>
          <w:kern w:val="36"/>
          <w:sz w:val="24"/>
          <w:szCs w:val="24"/>
        </w:rPr>
        <w:t xml:space="preserve"> is planted in more than 80% of the growing region</w:t>
      </w:r>
      <w:r w:rsidR="00214556" w:rsidRPr="00452837">
        <w:rPr>
          <w:rFonts w:ascii="Times New Roman" w:eastAsia="Times New Roman" w:hAnsi="Times New Roman" w:cs="Times New Roman"/>
          <w:color w:val="000000"/>
          <w:kern w:val="36"/>
          <w:sz w:val="24"/>
          <w:szCs w:val="24"/>
        </w:rPr>
        <w:t xml:space="preserve"> </w:t>
      </w:r>
      <w:r w:rsidR="00A334ED" w:rsidRPr="00452837">
        <w:rPr>
          <w:rFonts w:ascii="Times New Roman" w:eastAsia="Times New Roman" w:hAnsi="Times New Roman" w:cs="Times New Roman"/>
          <w:color w:val="000000"/>
          <w:kern w:val="36"/>
          <w:sz w:val="24"/>
          <w:szCs w:val="24"/>
        </w:rPr>
        <w:fldChar w:fldCharType="begin" w:fldLock="1"/>
      </w:r>
      <w:r w:rsidR="00A334ED" w:rsidRPr="00452837">
        <w:rPr>
          <w:rFonts w:ascii="Times New Roman" w:eastAsia="Times New Roman" w:hAnsi="Times New Roman" w:cs="Times New Roman"/>
          <w:color w:val="000000"/>
          <w:kern w:val="36"/>
          <w:sz w:val="24"/>
          <w:szCs w:val="24"/>
        </w:rPr>
        <w:instrText>ADDIN CSL_CITATION {"citationItems":[{"id":"ITEM-1","itemData":{"DOI":"10.1094/PDIS-09-16-1248-FE","ISSN":"0191-2917","abstract":"The center of origin of peanut is located in South America, specifically in southeastern Bolivia and northwestern Argentina, where its parental species are found in wild habits. Even though Argentina is only the seventh largest producer of peanut in the world (2% of global production), it is the leading exporter of edible grain and crushed (e.g., flour, butter, and oil) peanut products worldwide. Peanut production was moved to more southern areas of Cordoba in the early 1990s to avoid the consequences of production issues in the northern region. During this migration process, a new disease emerged in commercial plots: peanut smut caused by Thecaphora frezii. Peanut smut was first detected in the northern peanut producing areas in Córdoba Province, and then established on the central region where the main grain processing industries are located. Currently, the prevalence is 100% in Argentinian peanut area. This finding showed evidence that pathogens could also migrate along with peanut production activities and contaminate soil of new production areas.","author":[{"dropping-particle":"","family":"Rago","given":"Alejandro Mario","non-dropping-particle":"","parse-names":false,"suffix":""},{"dropping-particle":"","family":"Cazón","given":"Luis Ignacio","non-dropping-particle":"","parse-names":false,"suffix":""},{"dropping-particle":"","family":"Paredes","given":"Juan Andrés","non-dropping-particle":"","parse-names":false,"suffix":""},{"dropping-particle":"","family":"Molina","given":"Juan Pablo Edwards","non-dropping-particle":"","parse-names":false,"suffix":""},{"dropping-particle":"","family":"Conforto","given":"Erica Cinthia","non-dropping-particle":"","parse-names":false,"suffix":""},{"dropping-particle":"","family":"Bisonard","given":"Eduardo Matías","non-dropping-particle":"","parse-names":false,"suffix":""},{"dropping-particle":"","family":"Oddino","given":"Claudio","non-dropping-particle":"","parse-names":false,"suffix":""}],"container-title":"Plant Disease","id":"ITEM-1","issue":"3","issued":{"date-parts":[["2017","3"]]},"page":"400-408","title":"Peanut Smut: From an Emerging Disease to an Actual Threat to Argentine Peanut Production","type":"article-journal","volume":"101"},"uris":["http://www.mendeley.com/documents/?uuid=3691062a-21d4-4fbc-8e7c-e1726a291423"]},{"id":"ITEM-2","itemData":{"DOI":"10.5772/intechopen.75837","author":[{"dropping-particle":"","family":"Cazón","given":"Luis Ignacio","non-dropping-particle":"","parse-names":false,"suffix":""},{"dropping-particle":"","family":"Paredes","given":"Juan Andrés","non-dropping-particle":"","parse-names":false,"suffix":""},{"dropping-particle":"","family":"Rago","given":"Alejandro Mario","non-dropping-particle":"","parse-names":false,"suffix":""}],"container-title":"Advances in Plant Pathology","id":"ITEM-2","issued":{"date-parts":[["2018","8","29"]]},"page":"13","publisher":"InTech","title":"The Biology of Thecaphora frezii Smut and Its Effects on Argentine Peanut Production","type":"chapter"},"uris":["http://www.mendeley.com/documents/?uuid=4936f767-04b3-4a38-9f21-5f5eb126a901"]},{"id":"ITEM-3","itemData":{"author":[{"dropping-particle":"","family":"Cignetti","given":"M. I.","non-dropping-particle":"","parse-names":false,"suffix":""},{"dropping-particle":"","family":"Baldessari","given":"J.","non-dropping-particle":"","parse-names":false,"suffix":""},{"dropping-particle":"","family":"Marraro Acuña","given":"F.","non-dropping-particle":"","parse-names":false,"suffix":""},{"dropping-particle":"","family":"Mazzini","given":"P. H.","non-dropping-particle":"","parse-names":false,"suffix":""}],"container-title":"XXV Jornada Nacional del Maní","id":"ITEM-3","issued":{"date-parts":[["2010"]]},"page":"20-22","title":"Evaluación multianual de cultivares de maní frente al carbón","type":"chapter"},"uris":["http://www.mendeley.com/documents/?uuid=cd5e9dd7-55e0-4fab-841b-9de01f9f6cd6"]}],"mendeley":{"formattedCitation":"(Cazón et al., 2018; Cignetti et al., 2010; Rago et al., 2017)","plainTextFormattedCitation":"(Cazón et al., 2018; Cignetti et al., 2010; Rago et al., 2017)","previouslyFormattedCitation":"(Cazón et al., 2018; Cignetti et al., 2010; Rago et al., 2017)"},"properties":{"noteIndex":0},"schema":"https://github.com/citation-style-language/schema/raw/master/csl-citation.json"}</w:instrText>
      </w:r>
      <w:r w:rsidR="00A334ED" w:rsidRPr="00452837">
        <w:rPr>
          <w:rFonts w:ascii="Times New Roman" w:eastAsia="Times New Roman" w:hAnsi="Times New Roman" w:cs="Times New Roman"/>
          <w:color w:val="000000"/>
          <w:kern w:val="36"/>
          <w:sz w:val="24"/>
          <w:szCs w:val="24"/>
        </w:rPr>
        <w:fldChar w:fldCharType="separate"/>
      </w:r>
      <w:r w:rsidR="00A334ED" w:rsidRPr="00452837">
        <w:rPr>
          <w:rFonts w:ascii="Times New Roman" w:eastAsia="Times New Roman" w:hAnsi="Times New Roman" w:cs="Times New Roman"/>
          <w:color w:val="000000"/>
          <w:kern w:val="36"/>
          <w:sz w:val="24"/>
          <w:szCs w:val="24"/>
          <w:rPrChange w:id="104" w:author="WN" w:date="2020-09-13T17:33:00Z">
            <w:rPr>
              <w:rFonts w:ascii="Times New Roman" w:eastAsia="Times New Roman" w:hAnsi="Times New Roman" w:cs="Times New Roman"/>
              <w:noProof/>
              <w:color w:val="000000"/>
              <w:kern w:val="36"/>
              <w:sz w:val="24"/>
              <w:szCs w:val="24"/>
            </w:rPr>
          </w:rPrChange>
        </w:rPr>
        <w:t>(Cazón et al., 2018; Cignetti et al., 2010; Rago et al., 2017)</w:t>
      </w:r>
      <w:r w:rsidR="00A334ED" w:rsidRPr="00452837">
        <w:rPr>
          <w:rFonts w:ascii="Times New Roman" w:eastAsia="Times New Roman" w:hAnsi="Times New Roman" w:cs="Times New Roman"/>
          <w:color w:val="000000"/>
          <w:kern w:val="36"/>
          <w:sz w:val="24"/>
          <w:szCs w:val="24"/>
        </w:rPr>
        <w:fldChar w:fldCharType="end"/>
      </w:r>
      <w:r w:rsidRPr="00452837">
        <w:rPr>
          <w:rFonts w:ascii="Times New Roman" w:eastAsia="Times New Roman" w:hAnsi="Times New Roman" w:cs="Times New Roman"/>
          <w:color w:val="000000"/>
          <w:kern w:val="36"/>
          <w:sz w:val="24"/>
          <w:szCs w:val="24"/>
        </w:rPr>
        <w:t xml:space="preserve">. Breeding programs with the aim of incorporating wild resistance genes have </w:t>
      </w:r>
      <w:ins w:id="105" w:author="WN" w:date="2020-09-13T09:53:00Z">
        <w:r w:rsidR="00953C42" w:rsidRPr="00452837">
          <w:rPr>
            <w:rFonts w:ascii="Times New Roman" w:eastAsia="Times New Roman" w:hAnsi="Times New Roman" w:cs="Times New Roman"/>
            <w:color w:val="000000"/>
            <w:kern w:val="36"/>
            <w:sz w:val="24"/>
            <w:szCs w:val="24"/>
          </w:rPr>
          <w:t xml:space="preserve">recently been </w:t>
        </w:r>
      </w:ins>
      <w:r w:rsidRPr="00452837">
        <w:rPr>
          <w:rFonts w:ascii="Times New Roman" w:eastAsia="Times New Roman" w:hAnsi="Times New Roman" w:cs="Times New Roman"/>
          <w:color w:val="000000"/>
          <w:kern w:val="36"/>
          <w:sz w:val="24"/>
          <w:szCs w:val="24"/>
        </w:rPr>
        <w:t xml:space="preserve">initiated </w:t>
      </w:r>
      <w:del w:id="106" w:author="WN" w:date="2020-09-13T09:53:00Z">
        <w:r w:rsidRPr="00452837" w:rsidDel="00953C42">
          <w:rPr>
            <w:rFonts w:ascii="Times New Roman" w:eastAsia="Times New Roman" w:hAnsi="Times New Roman" w:cs="Times New Roman"/>
            <w:color w:val="000000"/>
            <w:kern w:val="36"/>
            <w:sz w:val="24"/>
            <w:szCs w:val="24"/>
          </w:rPr>
          <w:delText>recently</w:delText>
        </w:r>
        <w:r w:rsidR="007B5163" w:rsidRPr="00452837" w:rsidDel="00953C42">
          <w:rPr>
            <w:rFonts w:ascii="Times New Roman" w:eastAsia="Times New Roman" w:hAnsi="Times New Roman" w:cs="Times New Roman"/>
            <w:color w:val="000000"/>
            <w:kern w:val="36"/>
            <w:sz w:val="24"/>
            <w:szCs w:val="24"/>
          </w:rPr>
          <w:delText xml:space="preserve"> </w:delText>
        </w:r>
      </w:del>
      <w:r w:rsidR="007B5163" w:rsidRPr="00452837">
        <w:rPr>
          <w:rFonts w:ascii="Times New Roman" w:eastAsia="Times New Roman" w:hAnsi="Times New Roman" w:cs="Times New Roman"/>
          <w:color w:val="000000"/>
          <w:kern w:val="36"/>
          <w:sz w:val="24"/>
          <w:szCs w:val="24"/>
        </w:rPr>
        <w:fldChar w:fldCharType="begin" w:fldLock="1"/>
      </w:r>
      <w:r w:rsidR="007B5163" w:rsidRPr="00452837">
        <w:rPr>
          <w:rFonts w:ascii="Times New Roman" w:eastAsia="Times New Roman" w:hAnsi="Times New Roman" w:cs="Times New Roman"/>
          <w:color w:val="000000"/>
          <w:kern w:val="36"/>
          <w:sz w:val="24"/>
          <w:szCs w:val="24"/>
        </w:rPr>
        <w:instrText>ADDIN CSL_CITATION {"citationItems":[{"id":"ITEM-1","itemData":{"DOI":"10.1371/journal.pone.0211920","ISBN":"1111111111","ISSN":"19326203","PMID":"30735547","abstract":"Smut disease caused by the fungal pathogen Thecaphora frezii Carranza &amp; Lindquist is threatening the peanut production in Argentina. Fungicides commonly used in the peanut crop have shown little or no effect controlling the disease, making it a priority to obtain peanut varieties resistant to smut. In this study, recombinant inbred lines (RILs) were developed from three crosses between three susceptible peanut elite cultivars (Arachis hypogaea L. subsp. hypogaea) and two resistant landraces (Arachis hypogaea L. subsp. fastigiata Waldron). Parents and RILs were evaluated under high inoculum pressure (12000 teliospores g -1 of soil) over three years. Disease resistance parameters showed a broad range of variation with incidence mean values ranging from 1.0 to 35.0% and disease severity index ranging from 0.01 to 0.30. Average heritability (h 2 ) estimates of 0.61 to 0.73 indicated that resistance in the RILs was heritable, with several lines (4 to 7 from each cross) showing a high degree of resistance and stability over three years. Evidence of genetic transfer between genetically distinguishable germplasm (introgression in a broad sense) was further supported by simple-sequence repeats (SSRs) and Insertion/Deletion (InDel) marker genotyping. This is the first report of smut genetic resistance identified in peanut landraces and its introgression into elite peanut cultivars. This is an open access article, free of all copyright, and may be freely reproduced, distributed, transmitted, modified, built upon, or otherwise used by anyone for any lawful purpose. The work is made available under the Creative Commons CC0 public domain dedication.","author":[{"dropping-particle":"","family":"Bressano","given":"Marina","non-dropping-particle":"","parse-names":false,"suffix":""},{"dropping-particle":"","family":"Massa","given":"Alicia N.","non-dropping-particle":"","parse-names":false,"suffix":""},{"dropping-particle":"","family":"Arias","given":"Renee S.","non-dropping-particle":"","parse-names":false,"suffix":""},{"dropping-particle":"","family":"Blas","given":"Francisco","non-dropping-particle":"De","parse-names":false,"suffix":""},{"dropping-particle":"","family":"Oddino","given":"Claudio","non-dropping-particle":"","parse-names":false,"suffix":""},{"dropping-particle":"","family":"Faustinelli","given":"Paola C.","non-dropping-particle":"","parse-names":false,"suffix":""},{"dropping-particle":"","family":"Soave","given":"Sara","non-dropping-particle":"","parse-names":false,"suffix":""},{"dropping-particle":"","family":"Soave","given":"Juan H.","non-dropping-particle":"","parse-names":false,"suffix":""},{"dropping-particle":"","family":"Pérez","given":"Maria A.","non-dropping-particle":"","parse-names":false,"suffix":""},{"dropping-particle":"","family":"Sobolev","given":"Victor S.","non-dropping-particle":"","parse-names":false,"suffix":""},{"dropping-particle":"","family":"Lamb","given":"Marshall C.","non-dropping-particle":"","parse-names":false,"suffix":""},{"dropping-particle":"","family":"Balzarini","given":"Monica","non-dropping-particle":"","parse-names":false,"suffix":""},{"dropping-particle":"","family":"Buteler","given":"Mario I.","non-dropping-particle":"","parse-names":false,"suffix":""},{"dropping-particle":"","family":"Seijo","given":"J. Guillermo","non-dropping-particle":"","parse-names":false,"suffix":""}],"container-title":"PLoS ONE","id":"ITEM-1","issue":"2","issued":{"date-parts":[["2019"]]},"title":"Introgression of peanut smut resistance from landraces to elite peanut cultivars (Arachis hypogaea L)","type":"article-journal","volume":"14"},"uris":["http://www.mendeley.com/documents/?uuid=3189bb8c-aed4-4f52-968b-91c55cfc5d02"]}],"mendeley":{"formattedCitation":"(Bressano et al., 2019)","plainTextFormattedCitation":"(Bressano et al., 2019)","previouslyFormattedCitation":"(Bressano et al., 2019)"},"properties":{"noteIndex":0},"schema":"https://github.com/citation-style-language/schema/raw/master/csl-citation.json"}</w:instrText>
      </w:r>
      <w:r w:rsidR="007B5163" w:rsidRPr="00452837">
        <w:rPr>
          <w:rFonts w:ascii="Times New Roman" w:eastAsia="Times New Roman" w:hAnsi="Times New Roman" w:cs="Times New Roman"/>
          <w:color w:val="000000"/>
          <w:kern w:val="36"/>
          <w:sz w:val="24"/>
          <w:szCs w:val="24"/>
        </w:rPr>
        <w:fldChar w:fldCharType="separate"/>
      </w:r>
      <w:r w:rsidR="007B5163" w:rsidRPr="00452837">
        <w:rPr>
          <w:rFonts w:ascii="Times New Roman" w:eastAsia="Times New Roman" w:hAnsi="Times New Roman" w:cs="Times New Roman"/>
          <w:color w:val="000000"/>
          <w:kern w:val="36"/>
          <w:sz w:val="24"/>
          <w:szCs w:val="24"/>
          <w:rPrChange w:id="107" w:author="WN" w:date="2020-09-13T17:33:00Z">
            <w:rPr>
              <w:rFonts w:ascii="Times New Roman" w:eastAsia="Times New Roman" w:hAnsi="Times New Roman" w:cs="Times New Roman"/>
              <w:noProof/>
              <w:color w:val="000000"/>
              <w:kern w:val="36"/>
              <w:sz w:val="24"/>
              <w:szCs w:val="24"/>
            </w:rPr>
          </w:rPrChange>
        </w:rPr>
        <w:t>(Bressano et al., 2019)</w:t>
      </w:r>
      <w:r w:rsidR="007B5163" w:rsidRPr="00452837">
        <w:rPr>
          <w:rFonts w:ascii="Times New Roman" w:eastAsia="Times New Roman" w:hAnsi="Times New Roman" w:cs="Times New Roman"/>
          <w:color w:val="000000"/>
          <w:kern w:val="36"/>
          <w:sz w:val="24"/>
          <w:szCs w:val="24"/>
        </w:rPr>
        <w:fldChar w:fldCharType="end"/>
      </w:r>
      <w:r w:rsidR="007B5163" w:rsidRPr="00452837">
        <w:rPr>
          <w:rFonts w:ascii="Times New Roman" w:eastAsia="Times New Roman" w:hAnsi="Times New Roman" w:cs="Times New Roman"/>
          <w:color w:val="000000"/>
          <w:kern w:val="36"/>
          <w:sz w:val="24"/>
          <w:szCs w:val="24"/>
        </w:rPr>
        <w:t>.</w:t>
      </w:r>
      <w:r w:rsidRPr="00452837">
        <w:rPr>
          <w:rFonts w:ascii="Times New Roman" w:eastAsia="Times New Roman" w:hAnsi="Times New Roman" w:cs="Times New Roman"/>
          <w:color w:val="000000"/>
          <w:kern w:val="36"/>
          <w:sz w:val="24"/>
          <w:szCs w:val="24"/>
        </w:rPr>
        <w:t xml:space="preserve"> </w:t>
      </w:r>
      <w:r w:rsidR="007B5163" w:rsidRPr="00452837">
        <w:rPr>
          <w:rFonts w:ascii="Times New Roman" w:eastAsia="Times New Roman" w:hAnsi="Times New Roman" w:cs="Times New Roman"/>
          <w:color w:val="000000"/>
          <w:kern w:val="36"/>
          <w:sz w:val="24"/>
          <w:szCs w:val="24"/>
        </w:rPr>
        <w:t>However, for the industry characteristics (maintain the same cultivar in process) and growers</w:t>
      </w:r>
      <w:ins w:id="108" w:author="WN" w:date="2020-09-13T09:53:00Z">
        <w:r w:rsidR="00953C42" w:rsidRPr="00452837">
          <w:rPr>
            <w:rFonts w:ascii="Times New Roman" w:eastAsia="Times New Roman" w:hAnsi="Times New Roman" w:cs="Times New Roman"/>
            <w:color w:val="000000"/>
            <w:kern w:val="36"/>
            <w:sz w:val="24"/>
            <w:szCs w:val="24"/>
          </w:rPr>
          <w:t>’</w:t>
        </w:r>
      </w:ins>
      <w:r w:rsidR="007B5163" w:rsidRPr="00452837">
        <w:rPr>
          <w:rFonts w:ascii="Times New Roman" w:eastAsia="Times New Roman" w:hAnsi="Times New Roman" w:cs="Times New Roman"/>
          <w:color w:val="000000"/>
          <w:kern w:val="36"/>
          <w:sz w:val="24"/>
          <w:szCs w:val="24"/>
        </w:rPr>
        <w:t xml:space="preserve"> production,</w:t>
      </w:r>
      <w:r w:rsidRPr="00452837">
        <w:rPr>
          <w:rFonts w:ascii="Times New Roman" w:eastAsia="Times New Roman" w:hAnsi="Times New Roman" w:cs="Times New Roman"/>
          <w:color w:val="000000"/>
          <w:kern w:val="36"/>
          <w:sz w:val="24"/>
          <w:szCs w:val="24"/>
        </w:rPr>
        <w:t xml:space="preserve"> new genotypes are not expected to be adopted in the short term.</w:t>
      </w:r>
    </w:p>
    <w:p w14:paraId="6DF0FEB3" w14:textId="4F5BBE3B" w:rsidR="00FE06E3" w:rsidRPr="00452837" w:rsidRDefault="00CF6CE6" w:rsidP="00F17079">
      <w:pPr>
        <w:spacing w:line="480" w:lineRule="auto"/>
        <w:ind w:firstLine="700"/>
        <w:jc w:val="both"/>
        <w:outlineLvl w:val="0"/>
        <w:rPr>
          <w:rFonts w:ascii="Times New Roman" w:eastAsia="Times New Roman" w:hAnsi="Times New Roman" w:cs="Times New Roman"/>
          <w:color w:val="000000"/>
          <w:kern w:val="36"/>
          <w:sz w:val="24"/>
          <w:szCs w:val="24"/>
          <w:rPrChange w:id="109" w:author="WN" w:date="2020-09-13T17:33:00Z">
            <w:rPr>
              <w:rFonts w:ascii="Times New Roman" w:eastAsia="Times New Roman" w:hAnsi="Times New Roman" w:cs="Times New Roman"/>
              <w:noProof/>
              <w:color w:val="000000"/>
              <w:kern w:val="36"/>
              <w:sz w:val="24"/>
              <w:szCs w:val="24"/>
            </w:rPr>
          </w:rPrChange>
        </w:rPr>
      </w:pPr>
      <w:bookmarkStart w:id="110" w:name="_Hlk46897717"/>
      <w:bookmarkStart w:id="111" w:name="_Hlk40777311"/>
      <w:r w:rsidRPr="00452837">
        <w:rPr>
          <w:rFonts w:ascii="Times New Roman" w:eastAsia="Times New Roman" w:hAnsi="Times New Roman" w:cs="Times New Roman"/>
          <w:color w:val="000000"/>
          <w:kern w:val="36"/>
          <w:sz w:val="24"/>
          <w:szCs w:val="24"/>
        </w:rPr>
        <w:t xml:space="preserve">Smut spores </w:t>
      </w:r>
      <w:ins w:id="112" w:author="WN" w:date="2020-09-13T09:53:00Z">
        <w:r w:rsidR="00953C42" w:rsidRPr="00452837">
          <w:rPr>
            <w:rFonts w:ascii="Times New Roman" w:eastAsia="Times New Roman" w:hAnsi="Times New Roman" w:cs="Times New Roman"/>
            <w:color w:val="000000"/>
            <w:kern w:val="36"/>
            <w:sz w:val="24"/>
            <w:szCs w:val="24"/>
          </w:rPr>
          <w:t>have a</w:t>
        </w:r>
      </w:ins>
      <w:del w:id="113" w:author="WN" w:date="2020-09-13T09:53:00Z">
        <w:r w:rsidRPr="00452837" w:rsidDel="00953C42">
          <w:rPr>
            <w:rFonts w:ascii="Times New Roman" w:eastAsia="Times New Roman" w:hAnsi="Times New Roman" w:cs="Times New Roman"/>
            <w:color w:val="000000"/>
            <w:kern w:val="36"/>
            <w:sz w:val="24"/>
            <w:szCs w:val="24"/>
          </w:rPr>
          <w:delText>are</w:delText>
        </w:r>
      </w:del>
      <w:r w:rsidRPr="00452837">
        <w:rPr>
          <w:rFonts w:ascii="Times New Roman" w:eastAsia="Times New Roman" w:hAnsi="Times New Roman" w:cs="Times New Roman"/>
          <w:color w:val="000000"/>
          <w:kern w:val="36"/>
          <w:sz w:val="24"/>
          <w:szCs w:val="24"/>
        </w:rPr>
        <w:t xml:space="preserve"> s</w:t>
      </w:r>
      <w:r w:rsidR="000732BE" w:rsidRPr="00452837">
        <w:rPr>
          <w:rFonts w:ascii="Times New Roman" w:eastAsia="Times New Roman" w:hAnsi="Times New Roman" w:cs="Times New Roman"/>
          <w:color w:val="000000"/>
          <w:kern w:val="36"/>
          <w:sz w:val="24"/>
          <w:szCs w:val="24"/>
        </w:rPr>
        <w:t xml:space="preserve">urvival structure </w:t>
      </w:r>
      <w:bookmarkEnd w:id="110"/>
      <w:r w:rsidRPr="00452837">
        <w:rPr>
          <w:rFonts w:ascii="Times New Roman" w:eastAsia="Times New Roman" w:hAnsi="Times New Roman" w:cs="Times New Roman"/>
          <w:color w:val="000000"/>
          <w:kern w:val="36"/>
          <w:sz w:val="24"/>
          <w:szCs w:val="24"/>
        </w:rPr>
        <w:t xml:space="preserve">which </w:t>
      </w:r>
      <w:r w:rsidR="000732BE" w:rsidRPr="00452837">
        <w:rPr>
          <w:rFonts w:ascii="Times New Roman" w:eastAsia="Times New Roman" w:hAnsi="Times New Roman" w:cs="Times New Roman"/>
          <w:color w:val="000000"/>
          <w:kern w:val="36"/>
          <w:sz w:val="24"/>
          <w:szCs w:val="24"/>
        </w:rPr>
        <w:t xml:space="preserve">can remain viable for new infections up to four years </w:t>
      </w:r>
      <w:commentRangeStart w:id="114"/>
      <w:r w:rsidR="00A334ED" w:rsidRPr="00452837">
        <w:rPr>
          <w:rFonts w:ascii="Times New Roman" w:eastAsia="Times New Roman" w:hAnsi="Times New Roman" w:cs="Times New Roman"/>
          <w:color w:val="000000"/>
          <w:kern w:val="36"/>
          <w:sz w:val="24"/>
          <w:szCs w:val="24"/>
        </w:rPr>
        <w:fldChar w:fldCharType="begin" w:fldLock="1"/>
      </w:r>
      <w:r w:rsidR="00221D7A" w:rsidRPr="00452837">
        <w:rPr>
          <w:rFonts w:ascii="Times New Roman" w:eastAsia="Times New Roman" w:hAnsi="Times New Roman" w:cs="Times New Roman"/>
          <w:color w:val="000000"/>
          <w:kern w:val="36"/>
          <w:sz w:val="24"/>
          <w:szCs w:val="24"/>
        </w:rPr>
        <w:instrText>ADDIN CSL_CITATION {"citationItems":[{"id":"ITEM-1","itemData":{"author":[{"dropping-particle":"","family":"Cazón","given":"Luis Ignacio","non-dropping-particle":"","parse-names":false,"suffix":""},{"dropping-particle":"","family":"Paredes","given":"Juan Andrés","non-dropping-particle":"","parse-names":false,"suffix":""},{"dropping-particle":"","family":"Bisonard","given":"Matias","non-dropping-particle":"","parse-names":false,"suffix":""},{"dropping-particle":"","family":"Rago","given":"Alejandro Mario","non-dropping-particle":"","parse-names":false,"suffix":""}],"container-title":"XXXI Jornada Nacional del Maní","id":"ITEM-1","issued":{"date-parts":[["2016"]]},"page":"52","title":"Capacidad de infección de Thecaphora frezii en el tiempo","type":"chapter"},"uris":["http://www.mendeley.com/documents/?uuid=8ac8f43e-96dc-4085-91ff-0e636484eaf3"]}],"mendeley":{"formattedCitation":"(Cazón et al., 2016b)","plainTextFormattedCitation":"(Cazón et al., 2016b)","previouslyFormattedCitation":"(Cazón et al., 2016b)"},"properties":{"noteIndex":0},"schema":"https://github.com/citation-style-language/schema/raw/master/csl-citation.json"}</w:instrText>
      </w:r>
      <w:r w:rsidR="00A334ED" w:rsidRPr="00452837">
        <w:rPr>
          <w:rFonts w:ascii="Times New Roman" w:eastAsia="Times New Roman" w:hAnsi="Times New Roman" w:cs="Times New Roman"/>
          <w:color w:val="000000"/>
          <w:kern w:val="36"/>
          <w:sz w:val="24"/>
          <w:szCs w:val="24"/>
        </w:rPr>
        <w:fldChar w:fldCharType="separate"/>
      </w:r>
      <w:r w:rsidR="00221D7A" w:rsidRPr="00452837">
        <w:rPr>
          <w:rFonts w:ascii="Times New Roman" w:eastAsia="Times New Roman" w:hAnsi="Times New Roman" w:cs="Times New Roman"/>
          <w:color w:val="000000"/>
          <w:kern w:val="36"/>
          <w:sz w:val="24"/>
          <w:szCs w:val="24"/>
          <w:rPrChange w:id="115" w:author="WN" w:date="2020-09-13T17:33:00Z">
            <w:rPr>
              <w:rFonts w:ascii="Times New Roman" w:eastAsia="Times New Roman" w:hAnsi="Times New Roman" w:cs="Times New Roman"/>
              <w:noProof/>
              <w:color w:val="000000"/>
              <w:kern w:val="36"/>
              <w:sz w:val="24"/>
              <w:szCs w:val="24"/>
            </w:rPr>
          </w:rPrChange>
        </w:rPr>
        <w:t>(Cazón et al., 2016b)</w:t>
      </w:r>
      <w:r w:rsidR="00A334ED" w:rsidRPr="00452837">
        <w:rPr>
          <w:rFonts w:ascii="Times New Roman" w:eastAsia="Times New Roman" w:hAnsi="Times New Roman" w:cs="Times New Roman"/>
          <w:color w:val="000000"/>
          <w:kern w:val="36"/>
          <w:sz w:val="24"/>
          <w:szCs w:val="24"/>
        </w:rPr>
        <w:fldChar w:fldCharType="end"/>
      </w:r>
      <w:commentRangeEnd w:id="114"/>
      <w:r w:rsidR="00452837">
        <w:rPr>
          <w:rStyle w:val="CommentReference"/>
        </w:rPr>
        <w:commentReference w:id="114"/>
      </w:r>
      <w:r w:rsidR="000732BE" w:rsidRPr="00452837">
        <w:rPr>
          <w:rFonts w:ascii="Times New Roman" w:eastAsia="Times New Roman" w:hAnsi="Times New Roman" w:cs="Times New Roman"/>
          <w:color w:val="000000"/>
          <w:kern w:val="36"/>
          <w:sz w:val="24"/>
          <w:szCs w:val="24"/>
        </w:rPr>
        <w:t xml:space="preserve"> which implies that a short peanut crop rotation </w:t>
      </w:r>
      <w:r w:rsidR="00276824" w:rsidRPr="00452837">
        <w:rPr>
          <w:rFonts w:ascii="Times New Roman" w:eastAsia="Times New Roman" w:hAnsi="Times New Roman" w:cs="Times New Roman"/>
          <w:color w:val="000000"/>
          <w:kern w:val="36"/>
          <w:sz w:val="24"/>
          <w:szCs w:val="24"/>
        </w:rPr>
        <w:t xml:space="preserve">is </w:t>
      </w:r>
      <w:r w:rsidR="000732BE" w:rsidRPr="00452837">
        <w:rPr>
          <w:rFonts w:ascii="Times New Roman" w:eastAsia="Times New Roman" w:hAnsi="Times New Roman" w:cs="Times New Roman"/>
          <w:color w:val="000000"/>
          <w:kern w:val="36"/>
          <w:sz w:val="24"/>
          <w:szCs w:val="24"/>
        </w:rPr>
        <w:t xml:space="preserve">an inefficient </w:t>
      </w:r>
      <w:r w:rsidRPr="00452837">
        <w:rPr>
          <w:rFonts w:ascii="Times New Roman" w:eastAsia="Times New Roman" w:hAnsi="Times New Roman" w:cs="Times New Roman"/>
          <w:color w:val="000000"/>
          <w:kern w:val="36"/>
          <w:sz w:val="24"/>
          <w:szCs w:val="24"/>
        </w:rPr>
        <w:t>practice</w:t>
      </w:r>
      <w:r w:rsidR="000732BE" w:rsidRPr="00452837">
        <w:rPr>
          <w:rFonts w:ascii="Times New Roman" w:eastAsia="Times New Roman" w:hAnsi="Times New Roman" w:cs="Times New Roman"/>
          <w:color w:val="000000"/>
          <w:kern w:val="36"/>
          <w:sz w:val="24"/>
          <w:szCs w:val="24"/>
        </w:rPr>
        <w:t xml:space="preserve"> </w:t>
      </w:r>
      <w:ins w:id="116" w:author="WN" w:date="2020-09-13T17:10:00Z">
        <w:r w:rsidR="006E3B88" w:rsidRPr="00452837">
          <w:rPr>
            <w:rFonts w:ascii="Times New Roman" w:eastAsia="Times New Roman" w:hAnsi="Times New Roman" w:cs="Times New Roman"/>
            <w:color w:val="000000"/>
            <w:kern w:val="36"/>
            <w:sz w:val="24"/>
            <w:szCs w:val="24"/>
          </w:rPr>
          <w:t xml:space="preserve">to reduce disease pressure </w:t>
        </w:r>
      </w:ins>
      <w:r w:rsidR="000732BE" w:rsidRPr="00452837">
        <w:rPr>
          <w:rFonts w:ascii="Times New Roman" w:eastAsia="Times New Roman" w:hAnsi="Times New Roman" w:cs="Times New Roman"/>
          <w:color w:val="000000"/>
          <w:kern w:val="36"/>
          <w:sz w:val="24"/>
          <w:szCs w:val="24"/>
        </w:rPr>
        <w:t xml:space="preserve">in the current </w:t>
      </w:r>
      <w:ins w:id="117" w:author="WN" w:date="2020-09-13T09:53:00Z">
        <w:r w:rsidR="00953C42" w:rsidRPr="00452837">
          <w:rPr>
            <w:rFonts w:ascii="Times New Roman" w:eastAsia="Times New Roman" w:hAnsi="Times New Roman" w:cs="Times New Roman"/>
            <w:color w:val="000000"/>
            <w:kern w:val="36"/>
            <w:sz w:val="24"/>
            <w:szCs w:val="24"/>
          </w:rPr>
          <w:t>A</w:t>
        </w:r>
      </w:ins>
      <w:del w:id="118" w:author="WN" w:date="2020-09-13T09:53:00Z">
        <w:r w:rsidR="000732BE" w:rsidRPr="00452837" w:rsidDel="00953C42">
          <w:rPr>
            <w:rFonts w:ascii="Times New Roman" w:eastAsia="Times New Roman" w:hAnsi="Times New Roman" w:cs="Times New Roman"/>
            <w:color w:val="000000"/>
            <w:kern w:val="36"/>
            <w:sz w:val="24"/>
            <w:szCs w:val="24"/>
          </w:rPr>
          <w:delText>a</w:delText>
        </w:r>
      </w:del>
      <w:r w:rsidR="000732BE" w:rsidRPr="00452837">
        <w:rPr>
          <w:rFonts w:ascii="Times New Roman" w:eastAsia="Times New Roman" w:hAnsi="Times New Roman" w:cs="Times New Roman"/>
          <w:color w:val="000000"/>
          <w:kern w:val="36"/>
          <w:sz w:val="24"/>
          <w:szCs w:val="24"/>
        </w:rPr>
        <w:t>rgentine production system</w:t>
      </w:r>
      <w:del w:id="119" w:author="WN" w:date="2020-09-13T17:10:00Z">
        <w:r w:rsidRPr="00452837" w:rsidDel="006E3B88">
          <w:rPr>
            <w:rFonts w:ascii="Times New Roman" w:eastAsia="Times New Roman" w:hAnsi="Times New Roman" w:cs="Times New Roman"/>
            <w:color w:val="000000"/>
            <w:kern w:val="36"/>
            <w:sz w:val="24"/>
            <w:szCs w:val="24"/>
          </w:rPr>
          <w:delText xml:space="preserve"> to reduce disease pressure</w:delText>
        </w:r>
      </w:del>
      <w:r w:rsidR="000732BE" w:rsidRPr="00452837">
        <w:rPr>
          <w:rFonts w:ascii="Times New Roman" w:eastAsia="Times New Roman" w:hAnsi="Times New Roman" w:cs="Times New Roman"/>
          <w:color w:val="000000"/>
          <w:kern w:val="36"/>
          <w:sz w:val="24"/>
          <w:szCs w:val="24"/>
        </w:rPr>
        <w:t xml:space="preserve">. </w:t>
      </w:r>
      <w:bookmarkStart w:id="120" w:name="_Hlk48892320"/>
      <w:bookmarkStart w:id="121" w:name="_Hlk48847359"/>
      <w:bookmarkEnd w:id="111"/>
      <w:r w:rsidR="00737D19" w:rsidRPr="00452837">
        <w:rPr>
          <w:rFonts w:ascii="Times New Roman" w:eastAsia="Times New Roman" w:hAnsi="Times New Roman" w:cs="Times New Roman"/>
          <w:color w:val="000000"/>
          <w:kern w:val="36"/>
          <w:sz w:val="24"/>
          <w:szCs w:val="24"/>
        </w:rPr>
        <w:t>Preliminary research suggested a wide range of control efficacies</w:t>
      </w:r>
      <w:bookmarkEnd w:id="120"/>
      <w:r w:rsidR="00737D19" w:rsidRPr="00452837">
        <w:rPr>
          <w:rFonts w:ascii="Times New Roman" w:eastAsia="Times New Roman" w:hAnsi="Times New Roman" w:cs="Times New Roman"/>
          <w:color w:val="000000"/>
          <w:kern w:val="36"/>
          <w:sz w:val="24"/>
          <w:szCs w:val="24"/>
        </w:rPr>
        <w:t xml:space="preserve"> with fungicide applications while higher doses of DMI + QoI </w:t>
      </w:r>
      <w:del w:id="122" w:author="WN" w:date="2020-09-13T17:11:00Z">
        <w:r w:rsidR="00737D19" w:rsidRPr="00452837" w:rsidDel="006E3B88">
          <w:rPr>
            <w:rFonts w:ascii="Times New Roman" w:eastAsia="Times New Roman" w:hAnsi="Times New Roman" w:cs="Times New Roman"/>
            <w:color w:val="000000"/>
            <w:kern w:val="36"/>
            <w:sz w:val="24"/>
            <w:szCs w:val="24"/>
          </w:rPr>
          <w:delText xml:space="preserve">mixture </w:delText>
        </w:r>
      </w:del>
      <w:r w:rsidR="00737D19" w:rsidRPr="00452837">
        <w:rPr>
          <w:rFonts w:ascii="Times New Roman" w:eastAsia="Times New Roman" w:hAnsi="Times New Roman" w:cs="Times New Roman"/>
          <w:color w:val="000000"/>
          <w:kern w:val="36"/>
          <w:sz w:val="24"/>
          <w:szCs w:val="24"/>
        </w:rPr>
        <w:t>fungicide</w:t>
      </w:r>
      <w:ins w:id="123" w:author="WN" w:date="2020-09-13T17:11:00Z">
        <w:r w:rsidR="006E3B88" w:rsidRPr="00452837">
          <w:rPr>
            <w:rFonts w:ascii="Times New Roman" w:eastAsia="Times New Roman" w:hAnsi="Times New Roman" w:cs="Times New Roman"/>
            <w:color w:val="000000"/>
            <w:kern w:val="36"/>
            <w:sz w:val="24"/>
            <w:szCs w:val="24"/>
          </w:rPr>
          <w:t xml:space="preserve"> mixtures</w:t>
        </w:r>
      </w:ins>
      <w:del w:id="124" w:author="WN" w:date="2020-09-13T17:11:00Z">
        <w:r w:rsidR="00737D19" w:rsidRPr="00452837" w:rsidDel="006E3B88">
          <w:rPr>
            <w:rFonts w:ascii="Times New Roman" w:eastAsia="Times New Roman" w:hAnsi="Times New Roman" w:cs="Times New Roman"/>
            <w:color w:val="000000"/>
            <w:kern w:val="36"/>
            <w:sz w:val="24"/>
            <w:szCs w:val="24"/>
          </w:rPr>
          <w:delText>s</w:delText>
        </w:r>
      </w:del>
      <w:ins w:id="125" w:author="WN" w:date="2020-09-13T09:54:00Z">
        <w:r w:rsidR="00953C42" w:rsidRPr="00452837">
          <w:rPr>
            <w:rFonts w:ascii="Times New Roman" w:eastAsia="Times New Roman" w:hAnsi="Times New Roman" w:cs="Times New Roman"/>
            <w:color w:val="000000"/>
            <w:kern w:val="36"/>
            <w:sz w:val="24"/>
            <w:szCs w:val="24"/>
          </w:rPr>
          <w:t xml:space="preserve"> were</w:t>
        </w:r>
      </w:ins>
      <w:r w:rsidR="00737D19" w:rsidRPr="00452837">
        <w:rPr>
          <w:rFonts w:ascii="Times New Roman" w:eastAsia="Times New Roman" w:hAnsi="Times New Roman" w:cs="Times New Roman"/>
          <w:color w:val="000000"/>
          <w:kern w:val="36"/>
          <w:sz w:val="24"/>
          <w:szCs w:val="24"/>
        </w:rPr>
        <w:t xml:space="preserve"> reported </w:t>
      </w:r>
      <w:ins w:id="126" w:author="WN" w:date="2020-09-13T09:54:00Z">
        <w:r w:rsidR="00953C42" w:rsidRPr="00452837">
          <w:rPr>
            <w:rFonts w:ascii="Times New Roman" w:eastAsia="Times New Roman" w:hAnsi="Times New Roman" w:cs="Times New Roman"/>
            <w:color w:val="000000"/>
            <w:kern w:val="36"/>
            <w:sz w:val="24"/>
            <w:szCs w:val="24"/>
          </w:rPr>
          <w:t>as</w:t>
        </w:r>
      </w:ins>
      <w:del w:id="127" w:author="WN" w:date="2020-09-13T09:54:00Z">
        <w:r w:rsidR="00737D19" w:rsidRPr="00452837" w:rsidDel="00953C42">
          <w:rPr>
            <w:rFonts w:ascii="Times New Roman" w:eastAsia="Times New Roman" w:hAnsi="Times New Roman" w:cs="Times New Roman"/>
            <w:color w:val="000000"/>
            <w:kern w:val="36"/>
            <w:sz w:val="24"/>
            <w:szCs w:val="24"/>
          </w:rPr>
          <w:delText>to</w:delText>
        </w:r>
      </w:del>
      <w:r w:rsidR="00737D19" w:rsidRPr="00452837">
        <w:rPr>
          <w:rFonts w:ascii="Times New Roman" w:eastAsia="Times New Roman" w:hAnsi="Times New Roman" w:cs="Times New Roman"/>
          <w:color w:val="000000"/>
          <w:kern w:val="36"/>
          <w:sz w:val="24"/>
          <w:szCs w:val="24"/>
        </w:rPr>
        <w:t xml:space="preserve"> provid</w:t>
      </w:r>
      <w:ins w:id="128" w:author="WN" w:date="2020-09-13T09:54:00Z">
        <w:r w:rsidR="00953C42" w:rsidRPr="00452837">
          <w:rPr>
            <w:rFonts w:ascii="Times New Roman" w:eastAsia="Times New Roman" w:hAnsi="Times New Roman" w:cs="Times New Roman"/>
            <w:color w:val="000000"/>
            <w:kern w:val="36"/>
            <w:sz w:val="24"/>
            <w:szCs w:val="24"/>
          </w:rPr>
          <w:t>ing the</w:t>
        </w:r>
      </w:ins>
      <w:del w:id="129" w:author="WN" w:date="2020-09-13T09:54:00Z">
        <w:r w:rsidR="00737D19" w:rsidRPr="00452837" w:rsidDel="00953C42">
          <w:rPr>
            <w:rFonts w:ascii="Times New Roman" w:eastAsia="Times New Roman" w:hAnsi="Times New Roman" w:cs="Times New Roman"/>
            <w:color w:val="000000"/>
            <w:kern w:val="36"/>
            <w:sz w:val="24"/>
            <w:szCs w:val="24"/>
          </w:rPr>
          <w:delText>e</w:delText>
        </w:r>
      </w:del>
      <w:r w:rsidR="00737D19" w:rsidRPr="00452837">
        <w:rPr>
          <w:rFonts w:ascii="Times New Roman" w:eastAsia="Times New Roman" w:hAnsi="Times New Roman" w:cs="Times New Roman"/>
          <w:color w:val="000000"/>
          <w:kern w:val="36"/>
          <w:sz w:val="24"/>
          <w:szCs w:val="24"/>
        </w:rPr>
        <w:t xml:space="preserve"> best control</w:t>
      </w:r>
      <w:bookmarkEnd w:id="121"/>
      <w:r w:rsidR="00B26E01" w:rsidRPr="00452837">
        <w:rPr>
          <w:rFonts w:ascii="Times New Roman" w:eastAsia="Times New Roman" w:hAnsi="Times New Roman" w:cs="Times New Roman"/>
          <w:color w:val="000000"/>
          <w:kern w:val="36"/>
          <w:sz w:val="24"/>
          <w:szCs w:val="24"/>
        </w:rPr>
        <w:t>.</w:t>
      </w:r>
      <w:r w:rsidR="00300504" w:rsidRPr="00452837">
        <w:rPr>
          <w:rFonts w:ascii="Times New Roman" w:eastAsia="Times New Roman" w:hAnsi="Times New Roman" w:cs="Times New Roman"/>
          <w:color w:val="000000"/>
          <w:kern w:val="36"/>
          <w:sz w:val="24"/>
          <w:szCs w:val="24"/>
        </w:rPr>
        <w:t xml:space="preserve"> </w:t>
      </w:r>
      <w:ins w:id="130" w:author="WN" w:date="2020-09-13T09:54:00Z">
        <w:r w:rsidR="00953C42" w:rsidRPr="00452837">
          <w:rPr>
            <w:rFonts w:ascii="Times New Roman" w:eastAsia="Times New Roman" w:hAnsi="Times New Roman" w:cs="Times New Roman"/>
            <w:color w:val="000000"/>
            <w:kern w:val="36"/>
            <w:sz w:val="24"/>
            <w:szCs w:val="24"/>
          </w:rPr>
          <w:t>Fifty eight percent</w:t>
        </w:r>
      </w:ins>
      <w:del w:id="131" w:author="WN" w:date="2020-09-13T09:54:00Z">
        <w:r w:rsidR="00300504" w:rsidRPr="00452837" w:rsidDel="00953C42">
          <w:rPr>
            <w:rFonts w:ascii="Times New Roman" w:eastAsia="Times New Roman" w:hAnsi="Times New Roman" w:cs="Times New Roman"/>
            <w:color w:val="000000"/>
            <w:kern w:val="36"/>
            <w:sz w:val="24"/>
            <w:szCs w:val="24"/>
          </w:rPr>
          <w:delText>58%</w:delText>
        </w:r>
      </w:del>
      <w:r w:rsidR="00300504" w:rsidRPr="00452837">
        <w:rPr>
          <w:rFonts w:ascii="Times New Roman" w:eastAsia="Times New Roman" w:hAnsi="Times New Roman" w:cs="Times New Roman"/>
          <w:color w:val="000000"/>
          <w:kern w:val="36"/>
          <w:sz w:val="24"/>
          <w:szCs w:val="24"/>
        </w:rPr>
        <w:t xml:space="preserve"> smut control</w:t>
      </w:r>
      <w:r w:rsidR="00B26E01" w:rsidRPr="00452837">
        <w:rPr>
          <w:rFonts w:ascii="Times New Roman" w:eastAsia="Times New Roman" w:hAnsi="Times New Roman" w:cs="Times New Roman"/>
          <w:color w:val="000000"/>
          <w:kern w:val="36"/>
          <w:sz w:val="24"/>
          <w:szCs w:val="24"/>
        </w:rPr>
        <w:t xml:space="preserve"> w</w:t>
      </w:r>
      <w:ins w:id="132" w:author="WN" w:date="2020-09-13T09:54:00Z">
        <w:r w:rsidR="00953C42" w:rsidRPr="00452837">
          <w:rPr>
            <w:rFonts w:ascii="Times New Roman" w:eastAsia="Times New Roman" w:hAnsi="Times New Roman" w:cs="Times New Roman"/>
            <w:color w:val="000000"/>
            <w:kern w:val="36"/>
            <w:sz w:val="24"/>
            <w:szCs w:val="24"/>
          </w:rPr>
          <w:t>as</w:t>
        </w:r>
      </w:ins>
      <w:del w:id="133" w:author="WN" w:date="2020-09-13T09:54:00Z">
        <w:r w:rsidR="00B26E01" w:rsidRPr="00452837" w:rsidDel="00953C42">
          <w:rPr>
            <w:rFonts w:ascii="Times New Roman" w:eastAsia="Times New Roman" w:hAnsi="Times New Roman" w:cs="Times New Roman"/>
            <w:color w:val="000000"/>
            <w:kern w:val="36"/>
            <w:sz w:val="24"/>
            <w:szCs w:val="24"/>
          </w:rPr>
          <w:delText>ere</w:delText>
        </w:r>
      </w:del>
      <w:r w:rsidR="00B26E01" w:rsidRPr="00452837">
        <w:rPr>
          <w:rFonts w:ascii="Times New Roman" w:eastAsia="Times New Roman" w:hAnsi="Times New Roman" w:cs="Times New Roman"/>
          <w:color w:val="000000"/>
          <w:kern w:val="36"/>
          <w:sz w:val="24"/>
          <w:szCs w:val="24"/>
        </w:rPr>
        <w:t xml:space="preserve"> observed</w:t>
      </w:r>
      <w:r w:rsidR="00300504" w:rsidRPr="00452837">
        <w:rPr>
          <w:rFonts w:ascii="Times New Roman" w:eastAsia="Times New Roman" w:hAnsi="Times New Roman" w:cs="Times New Roman"/>
          <w:color w:val="000000"/>
          <w:kern w:val="36"/>
          <w:sz w:val="24"/>
          <w:szCs w:val="24"/>
        </w:rPr>
        <w:t xml:space="preserve"> by spraying a mixture of </w:t>
      </w:r>
      <w:del w:id="134" w:author="WN" w:date="2020-09-13T10:49:00Z">
        <w:r w:rsidR="00300504" w:rsidRPr="00452837" w:rsidDel="00DB5E51">
          <w:rPr>
            <w:rFonts w:ascii="Times New Roman" w:eastAsia="Times New Roman" w:hAnsi="Times New Roman" w:cs="Times New Roman"/>
            <w:color w:val="000000"/>
            <w:kern w:val="36"/>
            <w:sz w:val="24"/>
            <w:szCs w:val="24"/>
          </w:rPr>
          <w:delText xml:space="preserve"> </w:delText>
        </w:r>
      </w:del>
      <w:r w:rsidR="00300504" w:rsidRPr="00452837">
        <w:rPr>
          <w:rFonts w:ascii="Times New Roman" w:eastAsia="Times New Roman" w:hAnsi="Times New Roman" w:cs="Times New Roman"/>
          <w:color w:val="000000"/>
          <w:kern w:val="36"/>
          <w:sz w:val="24"/>
          <w:szCs w:val="24"/>
        </w:rPr>
        <w:t xml:space="preserve">azoxystrobin and cyproconazole at a rate of 1000 cm³/ha, </w:t>
      </w:r>
      <w:r w:rsidR="000732BE" w:rsidRPr="00452837">
        <w:rPr>
          <w:rFonts w:ascii="Times New Roman" w:eastAsia="Times New Roman" w:hAnsi="Times New Roman" w:cs="Times New Roman"/>
          <w:color w:val="000000"/>
          <w:kern w:val="36"/>
          <w:sz w:val="24"/>
          <w:szCs w:val="24"/>
        </w:rPr>
        <w:t xml:space="preserve">which is twice and half the recommended dose for </w:t>
      </w:r>
      <w:ins w:id="135" w:author="WN" w:date="2020-09-13T17:11:00Z">
        <w:r w:rsidR="006E3B88" w:rsidRPr="00452837">
          <w:rPr>
            <w:rFonts w:ascii="Times New Roman" w:eastAsia="Times New Roman" w:hAnsi="Times New Roman" w:cs="Times New Roman"/>
            <w:color w:val="000000"/>
            <w:kern w:val="36"/>
            <w:sz w:val="24"/>
            <w:szCs w:val="24"/>
          </w:rPr>
          <w:t xml:space="preserve">late </w:t>
        </w:r>
      </w:ins>
      <w:r w:rsidR="000732BE" w:rsidRPr="00452837">
        <w:rPr>
          <w:rFonts w:ascii="Times New Roman" w:eastAsia="Times New Roman" w:hAnsi="Times New Roman" w:cs="Times New Roman"/>
          <w:color w:val="000000"/>
          <w:kern w:val="36"/>
          <w:sz w:val="24"/>
          <w:szCs w:val="24"/>
        </w:rPr>
        <w:t xml:space="preserve">peanut </w:t>
      </w:r>
      <w:del w:id="136" w:author="WN" w:date="2020-09-13T17:11:00Z">
        <w:r w:rsidR="000732BE" w:rsidRPr="00452837" w:rsidDel="006E3B88">
          <w:rPr>
            <w:rFonts w:ascii="Times New Roman" w:eastAsia="Times New Roman" w:hAnsi="Times New Roman" w:cs="Times New Roman"/>
            <w:color w:val="000000"/>
            <w:kern w:val="36"/>
            <w:sz w:val="24"/>
            <w:szCs w:val="24"/>
          </w:rPr>
          <w:delText xml:space="preserve">late </w:delText>
        </w:r>
      </w:del>
      <w:r w:rsidR="000732BE" w:rsidRPr="00452837">
        <w:rPr>
          <w:rFonts w:ascii="Times New Roman" w:eastAsia="Times New Roman" w:hAnsi="Times New Roman" w:cs="Times New Roman"/>
          <w:color w:val="000000"/>
          <w:kern w:val="36"/>
          <w:sz w:val="24"/>
          <w:szCs w:val="24"/>
        </w:rPr>
        <w:t xml:space="preserve">leaf spot management caused by </w:t>
      </w:r>
      <w:bookmarkStart w:id="137" w:name="_Hlk48541558"/>
      <w:r w:rsidR="00825DD9" w:rsidRPr="00452837">
        <w:rPr>
          <w:rFonts w:ascii="Times New Roman" w:eastAsia="Times New Roman" w:hAnsi="Times New Roman" w:cs="Times New Roman"/>
          <w:i/>
          <w:iCs/>
          <w:color w:val="000000"/>
          <w:kern w:val="36"/>
          <w:sz w:val="24"/>
          <w:szCs w:val="24"/>
        </w:rPr>
        <w:t xml:space="preserve">Nothopassalora </w:t>
      </w:r>
      <w:r w:rsidR="000732BE" w:rsidRPr="00452837">
        <w:rPr>
          <w:rFonts w:ascii="Times New Roman" w:eastAsia="Times New Roman" w:hAnsi="Times New Roman" w:cs="Times New Roman"/>
          <w:i/>
          <w:iCs/>
          <w:color w:val="000000"/>
          <w:kern w:val="36"/>
          <w:sz w:val="24"/>
          <w:szCs w:val="24"/>
        </w:rPr>
        <w:t>personata</w:t>
      </w:r>
      <w:bookmarkEnd w:id="137"/>
      <w:r w:rsidR="000732BE" w:rsidRPr="00452837">
        <w:rPr>
          <w:rFonts w:ascii="Times New Roman" w:eastAsia="Times New Roman" w:hAnsi="Times New Roman" w:cs="Times New Roman"/>
          <w:color w:val="000000"/>
          <w:kern w:val="36"/>
          <w:sz w:val="24"/>
          <w:szCs w:val="24"/>
        </w:rPr>
        <w:t xml:space="preserve"> (syn. </w:t>
      </w:r>
      <w:r w:rsidR="000732BE" w:rsidRPr="00452837">
        <w:rPr>
          <w:rFonts w:ascii="Times New Roman" w:eastAsia="Times New Roman" w:hAnsi="Times New Roman" w:cs="Times New Roman"/>
          <w:i/>
          <w:iCs/>
          <w:color w:val="000000"/>
          <w:kern w:val="36"/>
          <w:sz w:val="24"/>
          <w:szCs w:val="24"/>
        </w:rPr>
        <w:t>Cercosporidium personatum</w:t>
      </w:r>
      <w:r w:rsidR="000732BE" w:rsidRPr="00452837">
        <w:rPr>
          <w:rFonts w:ascii="Times New Roman" w:eastAsia="Times New Roman" w:hAnsi="Times New Roman" w:cs="Times New Roman"/>
          <w:color w:val="000000"/>
          <w:kern w:val="36"/>
          <w:sz w:val="24"/>
          <w:szCs w:val="24"/>
        </w:rPr>
        <w:t xml:space="preserve">) </w:t>
      </w:r>
      <w:r w:rsidR="00F17079" w:rsidRPr="00452837">
        <w:rPr>
          <w:rFonts w:ascii="Times New Roman" w:eastAsia="Times New Roman" w:hAnsi="Times New Roman" w:cs="Times New Roman"/>
          <w:color w:val="000000"/>
          <w:kern w:val="36"/>
          <w:sz w:val="24"/>
          <w:szCs w:val="24"/>
        </w:rPr>
        <w:fldChar w:fldCharType="begin" w:fldLock="1"/>
      </w:r>
      <w:r w:rsidR="00652FF8" w:rsidRPr="00452837">
        <w:rPr>
          <w:rFonts w:ascii="Times New Roman" w:eastAsia="Times New Roman" w:hAnsi="Times New Roman" w:cs="Times New Roman"/>
          <w:color w:val="000000"/>
          <w:kern w:val="36"/>
          <w:sz w:val="24"/>
          <w:szCs w:val="24"/>
        </w:rPr>
        <w:instrText>ADDIN CSL_CITATION {"citationItems":[{"id":"ITEM-1","itemData":{"author":[{"dropping-particle":"","family":"Paredes","given":"Juan Andrés","non-dropping-particle":"","parse-names":false,"suffix":""},{"dropping-particle":"","family":"Cazón","given":"L.I.","non-dropping-particle":"","parse-names":false,"suffix":""},{"dropping-particle":"","family":"Bisonard","given":"E.M.","non-dropping-particle":"","parse-names":false,"suffix":""},{"dropping-particle":"","family":"Rago","given":"A.M.","non-dropping-particle":"","parse-names":false,"suffix":""}],"container-title":"XXX Jornada Nacional de Maní","id":"ITEM-1","issued":{"date-parts":[["2015"]]},"page":"70-72","title":"Triazoles y estrobilurinas para el control de Thecaphora frezii","type":"chapter"},"uris":["http://www.mendeley.com/documents/?uuid=534b0b41-1635-4af8-a2c9-b09e85c29d5e"]}],"mendeley":{"formattedCitation":"(Paredes et al., 2015a)","manualFormatting":"(Cazón et al., 2013; Paredes et al., 2015b; Paredes et al., 2015a)","plainTextFormattedCitation":"(Paredes et al., 2015a)","previouslyFormattedCitation":"(Paredes et al., 2015a)"},"properties":{"noteIndex":0},"schema":"https://github.com/citation-style-language/schema/raw/master/csl-citation.json"}</w:instrText>
      </w:r>
      <w:r w:rsidR="00F17079" w:rsidRPr="00452837">
        <w:rPr>
          <w:rFonts w:ascii="Times New Roman" w:eastAsia="Times New Roman" w:hAnsi="Times New Roman" w:cs="Times New Roman"/>
          <w:color w:val="000000"/>
          <w:kern w:val="36"/>
          <w:sz w:val="24"/>
          <w:szCs w:val="24"/>
        </w:rPr>
        <w:fldChar w:fldCharType="separate"/>
      </w:r>
      <w:r w:rsidR="00F17079" w:rsidRPr="00452837">
        <w:rPr>
          <w:rFonts w:ascii="Times New Roman" w:eastAsia="Times New Roman" w:hAnsi="Times New Roman" w:cs="Times New Roman"/>
          <w:color w:val="000000"/>
          <w:kern w:val="36"/>
          <w:sz w:val="24"/>
          <w:szCs w:val="24"/>
          <w:rPrChange w:id="138" w:author="WN" w:date="2020-09-13T17:33:00Z">
            <w:rPr>
              <w:rFonts w:ascii="Times New Roman" w:eastAsia="Times New Roman" w:hAnsi="Times New Roman" w:cs="Times New Roman"/>
              <w:noProof/>
              <w:color w:val="000000"/>
              <w:kern w:val="36"/>
              <w:sz w:val="24"/>
              <w:szCs w:val="24"/>
            </w:rPr>
          </w:rPrChange>
        </w:rPr>
        <w:t>(</w:t>
      </w:r>
      <w:r w:rsidR="00B26E01" w:rsidRPr="00452837">
        <w:rPr>
          <w:rFonts w:ascii="Times New Roman" w:eastAsia="Times New Roman" w:hAnsi="Times New Roman" w:cs="Times New Roman"/>
          <w:color w:val="000000"/>
          <w:kern w:val="36"/>
          <w:sz w:val="24"/>
          <w:szCs w:val="24"/>
          <w:rPrChange w:id="139" w:author="WN" w:date="2020-09-13T17:33:00Z">
            <w:rPr>
              <w:rFonts w:ascii="Times New Roman" w:eastAsia="Times New Roman" w:hAnsi="Times New Roman" w:cs="Times New Roman"/>
              <w:noProof/>
              <w:color w:val="000000"/>
              <w:kern w:val="36"/>
              <w:sz w:val="24"/>
              <w:szCs w:val="24"/>
            </w:rPr>
          </w:rPrChange>
        </w:rPr>
        <w:fldChar w:fldCharType="begin" w:fldLock="1"/>
      </w:r>
      <w:r w:rsidR="00652FF8" w:rsidRPr="00452837">
        <w:rPr>
          <w:rFonts w:ascii="Times New Roman" w:eastAsia="Times New Roman" w:hAnsi="Times New Roman" w:cs="Times New Roman"/>
          <w:color w:val="000000"/>
          <w:kern w:val="36"/>
          <w:sz w:val="24"/>
          <w:szCs w:val="24"/>
          <w:rPrChange w:id="140" w:author="WN" w:date="2020-09-13T17:33:00Z">
            <w:rPr>
              <w:rFonts w:ascii="Times New Roman" w:eastAsia="Times New Roman" w:hAnsi="Times New Roman" w:cs="Times New Roman"/>
              <w:noProof/>
              <w:color w:val="000000"/>
              <w:kern w:val="36"/>
              <w:sz w:val="24"/>
              <w:szCs w:val="24"/>
            </w:rPr>
          </w:rPrChange>
        </w:rPr>
        <w:instrText>ADDIN CSL_CITATION {"citationItems":[{"id":"ITEM-1","itemData":{"author":[{"dropping-particle":"","family":"Cazón","given":"Luis Ignacio","non-dropping-particle":"","parse-names":false,"suffix":""},{"dropping-particle":"","family":"Bisonard","given":"Matias","non-dropping-particle":"","parse-names":false,"suffix":""},{"dropping-particle":"","family":"Conforto","given":"Cinthia","non-dropping-particle":"","parse-names":false,"suffix":""},{"dropping-particle":"","family":"March","given":"Guillermo","non-dropping-particle":"","parse-names":false,"suffix":""},{"dropping-particle":"","family":"Rago","given":"Alejandro Mario","non-dropping-particle":"","parse-names":false,"suffix":""}],"container-title":"XXVIII Jornada Nacional del Maní","id":"ITEM-1","issued":{"date-parts":[["2013"]]},"page":"28-30","title":"Estrategias para el manejo del paciente difícil","type":"article-journal"},"uris":["http://www.mendeley.com/documents/?uuid=19975f31-92a0-4ced-b8f6-167059a3d658"]},{"id":"ITEM-2","itemData":{"author":[{"dropping-particle":"","family":"Paredes","given":"Juan Andrés","non-dropping-particle":"","parse-names":false,"suffix":""},{"dropping-particle":"","family":"Cazón","given":"Luis Ignacio","non-dropping-particle":"","parse-names":false,"suffix":""},{"dropping-particle":"","family":"Bisonard","given":"Matias","non-dropping-particle":"","parse-names":false,"suffix":""},{"dropping-particle":"","family":"Edwards Molina","given":"Juan Pablo","non-dropping-particle":"","parse-names":false,"suffix":""},{"dropping-particle":"","family":"Rago","given":"Alejandro Mario","non-dropping-particle":"","parse-names":false,"suffix":""}],"container-title":"XV Jornadas Fitosanitarias Argentinas","id":"ITEM-2","issued":{"date-parts":[["2015"]]},"page":"235","title":"Uso de fungicidas para el control de Thecaphora frezii en ensayos a campo","type":"chapter"},"uris":["http://www.mendeley.com/documents/?uuid=5288c317-3bf5-40c5-81ed-be3c377f66fd"]}],"mendeley":{"formattedCitation":"(Cazón et al., 2013; Paredes et al., 2015b)","manualFormatting":"Cazón et al., 2013; Paredes et al., 2015b; ","plainTextFormattedCitation":"(Cazón et al., 2013; Paredes et al., 2015b)","previouslyFormattedCitation":"(Cazón et al., 2013; Paredes et al., 2015b)"},"properties":{"noteIndex":0},"schema":"https://github.com/citation-style-language/schema/raw/master/csl-citation.json"}</w:instrText>
      </w:r>
      <w:r w:rsidR="00B26E01" w:rsidRPr="00452837">
        <w:rPr>
          <w:rFonts w:ascii="Times New Roman" w:eastAsia="Times New Roman" w:hAnsi="Times New Roman" w:cs="Times New Roman"/>
          <w:color w:val="000000"/>
          <w:kern w:val="36"/>
          <w:sz w:val="24"/>
          <w:szCs w:val="24"/>
          <w:rPrChange w:id="141" w:author="WN" w:date="2020-09-13T17:33:00Z">
            <w:rPr>
              <w:rFonts w:ascii="Times New Roman" w:eastAsia="Times New Roman" w:hAnsi="Times New Roman" w:cs="Times New Roman"/>
              <w:noProof/>
              <w:color w:val="000000"/>
              <w:kern w:val="36"/>
              <w:sz w:val="24"/>
              <w:szCs w:val="24"/>
            </w:rPr>
          </w:rPrChange>
        </w:rPr>
        <w:fldChar w:fldCharType="separate"/>
      </w:r>
      <w:r w:rsidR="00B26E01" w:rsidRPr="00452837">
        <w:rPr>
          <w:rFonts w:ascii="Times New Roman" w:eastAsia="Times New Roman" w:hAnsi="Times New Roman" w:cs="Times New Roman"/>
          <w:color w:val="000000"/>
          <w:kern w:val="36"/>
          <w:sz w:val="24"/>
          <w:szCs w:val="24"/>
          <w:rPrChange w:id="142" w:author="WN" w:date="2020-09-13T17:33:00Z">
            <w:rPr>
              <w:rFonts w:ascii="Times New Roman" w:eastAsia="Times New Roman" w:hAnsi="Times New Roman" w:cs="Times New Roman"/>
              <w:noProof/>
              <w:color w:val="000000"/>
              <w:kern w:val="36"/>
              <w:sz w:val="24"/>
              <w:szCs w:val="24"/>
            </w:rPr>
          </w:rPrChange>
        </w:rPr>
        <w:t>Cazón et al., 2013; Paredes et al., 2015</w:t>
      </w:r>
      <w:ins w:id="143" w:author="WN" w:date="2020-09-13T09:54:00Z">
        <w:r w:rsidR="00953C42" w:rsidRPr="00452837">
          <w:rPr>
            <w:rFonts w:ascii="Times New Roman" w:eastAsia="Times New Roman" w:hAnsi="Times New Roman" w:cs="Times New Roman"/>
            <w:color w:val="000000"/>
            <w:kern w:val="36"/>
            <w:sz w:val="24"/>
            <w:szCs w:val="24"/>
            <w:rPrChange w:id="144" w:author="WN" w:date="2020-09-13T17:33:00Z">
              <w:rPr>
                <w:rFonts w:ascii="Times New Roman" w:eastAsia="Times New Roman" w:hAnsi="Times New Roman" w:cs="Times New Roman"/>
                <w:noProof/>
                <w:color w:val="000000"/>
                <w:kern w:val="36"/>
                <w:sz w:val="24"/>
                <w:szCs w:val="24"/>
              </w:rPr>
            </w:rPrChange>
          </w:rPr>
          <w:t>a</w:t>
        </w:r>
      </w:ins>
      <w:del w:id="145" w:author="WN" w:date="2020-09-13T09:54:00Z">
        <w:r w:rsidR="00B26E01" w:rsidRPr="00452837" w:rsidDel="00953C42">
          <w:rPr>
            <w:rFonts w:ascii="Times New Roman" w:eastAsia="Times New Roman" w:hAnsi="Times New Roman" w:cs="Times New Roman"/>
            <w:color w:val="000000"/>
            <w:kern w:val="36"/>
            <w:sz w:val="24"/>
            <w:szCs w:val="24"/>
            <w:rPrChange w:id="146" w:author="WN" w:date="2020-09-13T17:33:00Z">
              <w:rPr>
                <w:rFonts w:ascii="Times New Roman" w:eastAsia="Times New Roman" w:hAnsi="Times New Roman" w:cs="Times New Roman"/>
                <w:noProof/>
                <w:color w:val="000000"/>
                <w:kern w:val="36"/>
                <w:sz w:val="24"/>
                <w:szCs w:val="24"/>
              </w:rPr>
            </w:rPrChange>
          </w:rPr>
          <w:delText>b</w:delText>
        </w:r>
      </w:del>
      <w:r w:rsidR="00B26E01" w:rsidRPr="00452837">
        <w:rPr>
          <w:rFonts w:ascii="Times New Roman" w:eastAsia="Times New Roman" w:hAnsi="Times New Roman" w:cs="Times New Roman"/>
          <w:color w:val="000000"/>
          <w:kern w:val="36"/>
          <w:sz w:val="24"/>
          <w:szCs w:val="24"/>
          <w:rPrChange w:id="147" w:author="WN" w:date="2020-09-13T17:33:00Z">
            <w:rPr>
              <w:rFonts w:ascii="Times New Roman" w:eastAsia="Times New Roman" w:hAnsi="Times New Roman" w:cs="Times New Roman"/>
              <w:noProof/>
              <w:color w:val="000000"/>
              <w:kern w:val="36"/>
              <w:sz w:val="24"/>
              <w:szCs w:val="24"/>
            </w:rPr>
          </w:rPrChange>
        </w:rPr>
        <w:t xml:space="preserve">; </w:t>
      </w:r>
      <w:r w:rsidR="00B26E01" w:rsidRPr="00452837">
        <w:rPr>
          <w:rFonts w:ascii="Times New Roman" w:eastAsia="Times New Roman" w:hAnsi="Times New Roman" w:cs="Times New Roman"/>
          <w:color w:val="000000"/>
          <w:kern w:val="36"/>
          <w:sz w:val="24"/>
          <w:szCs w:val="24"/>
          <w:rPrChange w:id="148" w:author="WN" w:date="2020-09-13T17:33:00Z">
            <w:rPr>
              <w:rFonts w:ascii="Times New Roman" w:eastAsia="Times New Roman" w:hAnsi="Times New Roman" w:cs="Times New Roman"/>
              <w:noProof/>
              <w:color w:val="000000"/>
              <w:kern w:val="36"/>
              <w:sz w:val="24"/>
              <w:szCs w:val="24"/>
            </w:rPr>
          </w:rPrChange>
        </w:rPr>
        <w:fldChar w:fldCharType="end"/>
      </w:r>
      <w:r w:rsidR="00F17079" w:rsidRPr="00452837">
        <w:rPr>
          <w:rFonts w:ascii="Times New Roman" w:eastAsia="Times New Roman" w:hAnsi="Times New Roman" w:cs="Times New Roman"/>
          <w:color w:val="000000"/>
          <w:kern w:val="36"/>
          <w:sz w:val="24"/>
          <w:szCs w:val="24"/>
          <w:rPrChange w:id="149" w:author="WN" w:date="2020-09-13T17:33:00Z">
            <w:rPr>
              <w:rFonts w:ascii="Times New Roman" w:eastAsia="Times New Roman" w:hAnsi="Times New Roman" w:cs="Times New Roman"/>
              <w:noProof/>
              <w:color w:val="000000"/>
              <w:kern w:val="36"/>
              <w:sz w:val="24"/>
              <w:szCs w:val="24"/>
            </w:rPr>
          </w:rPrChange>
        </w:rPr>
        <w:t>Paredes et al., 2015</w:t>
      </w:r>
      <w:ins w:id="150" w:author="WN" w:date="2020-09-13T09:54:00Z">
        <w:r w:rsidR="00953C42" w:rsidRPr="00452837">
          <w:rPr>
            <w:rFonts w:ascii="Times New Roman" w:eastAsia="Times New Roman" w:hAnsi="Times New Roman" w:cs="Times New Roman"/>
            <w:color w:val="000000"/>
            <w:kern w:val="36"/>
            <w:sz w:val="24"/>
            <w:szCs w:val="24"/>
            <w:rPrChange w:id="151" w:author="WN" w:date="2020-09-13T17:33:00Z">
              <w:rPr>
                <w:rFonts w:ascii="Times New Roman" w:eastAsia="Times New Roman" w:hAnsi="Times New Roman" w:cs="Times New Roman"/>
                <w:noProof/>
                <w:color w:val="000000"/>
                <w:kern w:val="36"/>
                <w:sz w:val="24"/>
                <w:szCs w:val="24"/>
              </w:rPr>
            </w:rPrChange>
          </w:rPr>
          <w:t>b</w:t>
        </w:r>
      </w:ins>
      <w:del w:id="152" w:author="WN" w:date="2020-09-13T09:54:00Z">
        <w:r w:rsidR="00F17079" w:rsidRPr="00452837" w:rsidDel="00953C42">
          <w:rPr>
            <w:rFonts w:ascii="Times New Roman" w:eastAsia="Times New Roman" w:hAnsi="Times New Roman" w:cs="Times New Roman"/>
            <w:color w:val="000000"/>
            <w:kern w:val="36"/>
            <w:sz w:val="24"/>
            <w:szCs w:val="24"/>
            <w:rPrChange w:id="153" w:author="WN" w:date="2020-09-13T17:33:00Z">
              <w:rPr>
                <w:rFonts w:ascii="Times New Roman" w:eastAsia="Times New Roman" w:hAnsi="Times New Roman" w:cs="Times New Roman"/>
                <w:noProof/>
                <w:color w:val="000000"/>
                <w:kern w:val="36"/>
                <w:sz w:val="24"/>
                <w:szCs w:val="24"/>
              </w:rPr>
            </w:rPrChange>
          </w:rPr>
          <w:delText>a</w:delText>
        </w:r>
      </w:del>
      <w:r w:rsidR="00F17079" w:rsidRPr="00452837">
        <w:rPr>
          <w:rFonts w:ascii="Times New Roman" w:eastAsia="Times New Roman" w:hAnsi="Times New Roman" w:cs="Times New Roman"/>
          <w:color w:val="000000"/>
          <w:kern w:val="36"/>
          <w:sz w:val="24"/>
          <w:szCs w:val="24"/>
          <w:rPrChange w:id="154" w:author="WN" w:date="2020-09-13T17:33:00Z">
            <w:rPr>
              <w:rFonts w:ascii="Times New Roman" w:eastAsia="Times New Roman" w:hAnsi="Times New Roman" w:cs="Times New Roman"/>
              <w:noProof/>
              <w:color w:val="000000"/>
              <w:kern w:val="36"/>
              <w:sz w:val="24"/>
              <w:szCs w:val="24"/>
            </w:rPr>
          </w:rPrChange>
        </w:rPr>
        <w:t>)</w:t>
      </w:r>
      <w:r w:rsidR="00F17079" w:rsidRPr="00452837">
        <w:rPr>
          <w:rFonts w:ascii="Times New Roman" w:eastAsia="Times New Roman" w:hAnsi="Times New Roman" w:cs="Times New Roman"/>
          <w:color w:val="000000"/>
          <w:kern w:val="36"/>
          <w:sz w:val="24"/>
          <w:szCs w:val="24"/>
        </w:rPr>
        <w:fldChar w:fldCharType="end"/>
      </w:r>
      <w:r w:rsidR="000732BE" w:rsidRPr="00452837">
        <w:rPr>
          <w:rFonts w:ascii="Times New Roman" w:eastAsia="Times New Roman" w:hAnsi="Times New Roman" w:cs="Times New Roman"/>
          <w:color w:val="000000"/>
          <w:kern w:val="36"/>
          <w:sz w:val="24"/>
          <w:szCs w:val="24"/>
        </w:rPr>
        <w:t xml:space="preserve">. In addition, the effect of </w:t>
      </w:r>
      <w:r w:rsidR="00C720CF" w:rsidRPr="00452837">
        <w:rPr>
          <w:rFonts w:ascii="Times New Roman" w:eastAsia="Times New Roman" w:hAnsi="Times New Roman" w:cs="Times New Roman"/>
          <w:color w:val="000000"/>
          <w:kern w:val="36"/>
          <w:sz w:val="24"/>
          <w:szCs w:val="24"/>
        </w:rPr>
        <w:t>tim</w:t>
      </w:r>
      <w:ins w:id="155" w:author="WN" w:date="2020-09-13T09:54:00Z">
        <w:r w:rsidR="00953C42" w:rsidRPr="00452837">
          <w:rPr>
            <w:rFonts w:ascii="Times New Roman" w:eastAsia="Times New Roman" w:hAnsi="Times New Roman" w:cs="Times New Roman"/>
            <w:color w:val="000000"/>
            <w:kern w:val="36"/>
            <w:sz w:val="24"/>
            <w:szCs w:val="24"/>
          </w:rPr>
          <w:t>e</w:t>
        </w:r>
      </w:ins>
      <w:del w:id="156" w:author="WN" w:date="2020-09-13T09:54:00Z">
        <w:r w:rsidR="00152AC7" w:rsidRPr="00452837" w:rsidDel="00953C42">
          <w:rPr>
            <w:rFonts w:ascii="Times New Roman" w:eastAsia="Times New Roman" w:hAnsi="Times New Roman" w:cs="Times New Roman"/>
            <w:color w:val="000000"/>
            <w:kern w:val="36"/>
            <w:sz w:val="24"/>
            <w:szCs w:val="24"/>
          </w:rPr>
          <w:delText>ing</w:delText>
        </w:r>
      </w:del>
      <w:r w:rsidR="000732BE" w:rsidRPr="00452837">
        <w:rPr>
          <w:rFonts w:ascii="Times New Roman" w:eastAsia="Times New Roman" w:hAnsi="Times New Roman" w:cs="Times New Roman"/>
          <w:color w:val="000000"/>
          <w:kern w:val="36"/>
          <w:sz w:val="24"/>
          <w:szCs w:val="24"/>
        </w:rPr>
        <w:t xml:space="preserve"> of the day on </w:t>
      </w:r>
      <w:del w:id="157" w:author="WN" w:date="2020-09-13T17:11:00Z">
        <w:r w:rsidR="000732BE" w:rsidRPr="00452837" w:rsidDel="006E3B88">
          <w:rPr>
            <w:rFonts w:ascii="Times New Roman" w:eastAsia="Times New Roman" w:hAnsi="Times New Roman" w:cs="Times New Roman"/>
            <w:color w:val="000000"/>
            <w:kern w:val="36"/>
            <w:sz w:val="24"/>
            <w:szCs w:val="24"/>
          </w:rPr>
          <w:delText xml:space="preserve">the </w:delText>
        </w:r>
      </w:del>
      <w:r w:rsidR="000732BE" w:rsidRPr="00452837">
        <w:rPr>
          <w:rFonts w:ascii="Times New Roman" w:eastAsia="Times New Roman" w:hAnsi="Times New Roman" w:cs="Times New Roman"/>
          <w:color w:val="000000"/>
          <w:kern w:val="36"/>
          <w:sz w:val="24"/>
          <w:szCs w:val="24"/>
        </w:rPr>
        <w:t>fungicide smut control efficacy</w:t>
      </w:r>
      <w:r w:rsidR="001D40F3" w:rsidRPr="00452837">
        <w:rPr>
          <w:rFonts w:ascii="Times New Roman" w:eastAsia="Times New Roman" w:hAnsi="Times New Roman" w:cs="Times New Roman"/>
          <w:color w:val="000000"/>
          <w:kern w:val="36"/>
          <w:sz w:val="24"/>
          <w:szCs w:val="24"/>
        </w:rPr>
        <w:t xml:space="preserve"> was compared</w:t>
      </w:r>
      <w:r w:rsidR="000732BE" w:rsidRPr="00452837">
        <w:rPr>
          <w:rFonts w:ascii="Times New Roman" w:eastAsia="Times New Roman" w:hAnsi="Times New Roman" w:cs="Times New Roman"/>
          <w:color w:val="000000"/>
          <w:kern w:val="36"/>
          <w:sz w:val="24"/>
          <w:szCs w:val="24"/>
        </w:rPr>
        <w:t xml:space="preserve">: fungicide applications during the night </w:t>
      </w:r>
      <w:r w:rsidR="000732BE" w:rsidRPr="00452837">
        <w:rPr>
          <w:rFonts w:ascii="Times New Roman" w:eastAsia="Times New Roman" w:hAnsi="Times New Roman" w:cs="Times New Roman"/>
          <w:color w:val="000000"/>
          <w:kern w:val="36"/>
          <w:sz w:val="24"/>
          <w:szCs w:val="24"/>
        </w:rPr>
        <w:lastRenderedPageBreak/>
        <w:t xml:space="preserve">had higher control efficacy than sprayings during the day </w:t>
      </w:r>
      <w:r w:rsidR="00F17079" w:rsidRPr="00452837">
        <w:rPr>
          <w:rFonts w:ascii="Times New Roman" w:eastAsia="Times New Roman" w:hAnsi="Times New Roman" w:cs="Times New Roman"/>
          <w:color w:val="000000"/>
          <w:kern w:val="36"/>
          <w:sz w:val="24"/>
          <w:szCs w:val="24"/>
        </w:rPr>
        <w:fldChar w:fldCharType="begin" w:fldLock="1"/>
      </w:r>
      <w:r w:rsidR="00F17079" w:rsidRPr="00452837">
        <w:rPr>
          <w:rFonts w:ascii="Times New Roman" w:eastAsia="Times New Roman" w:hAnsi="Times New Roman" w:cs="Times New Roman"/>
          <w:color w:val="000000"/>
          <w:kern w:val="36"/>
          <w:sz w:val="24"/>
          <w:szCs w:val="24"/>
        </w:rPr>
        <w:instrText>ADDIN CSL_CITATION {"citationItems":[{"id":"ITEM-1","itemData":{"author":[{"dropping-particle":"","family":"Paredes","given":"Juan Andrés","non-dropping-particle":"","parse-names":false,"suffix":""},{"dropping-particle":"","family":"Cazón","given":"Luis Ignacio","non-dropping-particle":"","parse-names":false,"suffix":""},{"dropping-particle":"","family":"Bisonard","given":"Matias","non-dropping-particle":"","parse-names":false,"suffix":""},{"dropping-particle":"","family":"Rago","given":"Alejandro Mario","non-dropping-particle":"","parse-names":false,"suffix":""}],"container-title":"XV Jornadas Fitosanitarias Argentinas","id":"ITEM-1","issued":{"date-parts":[["2015"]]},"page":"119","title":"Blanco de aplicación de diferentes fungicidas para el manejo del carbón del maní (Thecaphora frezii)","type":"chapter"},"uris":["http://www.mendeley.com/documents/?uuid=3f5d63e5-dbd4-48e1-bdab-e396eb12e7f7"]}],"mendeley":{"formattedCitation":"(Paredes et al., 2015c)","plainTextFormattedCitation":"(Paredes et al., 2015c)","previouslyFormattedCitation":"(Paredes et al., 2015c)"},"properties":{"noteIndex":0},"schema":"https://github.com/citation-style-language/schema/raw/master/csl-citation.json"}</w:instrText>
      </w:r>
      <w:r w:rsidR="00F17079" w:rsidRPr="00452837">
        <w:rPr>
          <w:rFonts w:ascii="Times New Roman" w:eastAsia="Times New Roman" w:hAnsi="Times New Roman" w:cs="Times New Roman"/>
          <w:color w:val="000000"/>
          <w:kern w:val="36"/>
          <w:sz w:val="24"/>
          <w:szCs w:val="24"/>
        </w:rPr>
        <w:fldChar w:fldCharType="separate"/>
      </w:r>
      <w:r w:rsidR="00F17079" w:rsidRPr="00452837">
        <w:rPr>
          <w:rFonts w:ascii="Times New Roman" w:eastAsia="Times New Roman" w:hAnsi="Times New Roman" w:cs="Times New Roman"/>
          <w:color w:val="000000"/>
          <w:kern w:val="36"/>
          <w:sz w:val="24"/>
          <w:szCs w:val="24"/>
          <w:rPrChange w:id="158" w:author="WN" w:date="2020-09-13T17:33:00Z">
            <w:rPr>
              <w:rFonts w:ascii="Times New Roman" w:eastAsia="Times New Roman" w:hAnsi="Times New Roman" w:cs="Times New Roman"/>
              <w:noProof/>
              <w:color w:val="000000"/>
              <w:kern w:val="36"/>
              <w:sz w:val="24"/>
              <w:szCs w:val="24"/>
            </w:rPr>
          </w:rPrChange>
        </w:rPr>
        <w:t>(Paredes et al., 2015c)</w:t>
      </w:r>
      <w:r w:rsidR="00F17079" w:rsidRPr="00452837">
        <w:rPr>
          <w:rFonts w:ascii="Times New Roman" w:eastAsia="Times New Roman" w:hAnsi="Times New Roman" w:cs="Times New Roman"/>
          <w:color w:val="000000"/>
          <w:kern w:val="36"/>
          <w:sz w:val="24"/>
          <w:szCs w:val="24"/>
        </w:rPr>
        <w:fldChar w:fldCharType="end"/>
      </w:r>
      <w:r w:rsidR="000732BE" w:rsidRPr="00452837">
        <w:rPr>
          <w:rFonts w:ascii="Times New Roman" w:eastAsia="Times New Roman" w:hAnsi="Times New Roman" w:cs="Times New Roman"/>
          <w:color w:val="000000"/>
          <w:kern w:val="36"/>
          <w:sz w:val="24"/>
          <w:szCs w:val="24"/>
        </w:rPr>
        <w:t xml:space="preserve">. </w:t>
      </w:r>
      <w:r w:rsidR="00C720CF" w:rsidRPr="00452837">
        <w:rPr>
          <w:rFonts w:ascii="Times New Roman" w:eastAsia="Times New Roman" w:hAnsi="Times New Roman" w:cs="Times New Roman"/>
          <w:color w:val="000000"/>
          <w:kern w:val="36"/>
          <w:sz w:val="24"/>
          <w:szCs w:val="24"/>
        </w:rPr>
        <w:t xml:space="preserve">The application timing effect </w:t>
      </w:r>
      <w:ins w:id="159" w:author="WN" w:date="2020-09-13T09:55:00Z">
        <w:r w:rsidR="00953C42" w:rsidRPr="00452837">
          <w:rPr>
            <w:rFonts w:ascii="Times New Roman" w:eastAsia="Times New Roman" w:hAnsi="Times New Roman" w:cs="Times New Roman"/>
            <w:color w:val="000000"/>
            <w:kern w:val="36"/>
            <w:sz w:val="24"/>
            <w:szCs w:val="24"/>
          </w:rPr>
          <w:t>may</w:t>
        </w:r>
      </w:ins>
      <w:del w:id="160" w:author="WN" w:date="2020-09-13T09:55:00Z">
        <w:r w:rsidR="000732BE" w:rsidRPr="00452837" w:rsidDel="00953C42">
          <w:rPr>
            <w:rFonts w:ascii="Times New Roman" w:eastAsia="Times New Roman" w:hAnsi="Times New Roman" w:cs="Times New Roman"/>
            <w:color w:val="000000"/>
            <w:kern w:val="36"/>
            <w:sz w:val="24"/>
            <w:szCs w:val="24"/>
          </w:rPr>
          <w:delText>can</w:delText>
        </w:r>
      </w:del>
      <w:r w:rsidR="000732BE" w:rsidRPr="00452837">
        <w:rPr>
          <w:rFonts w:ascii="Times New Roman" w:eastAsia="Times New Roman" w:hAnsi="Times New Roman" w:cs="Times New Roman"/>
          <w:color w:val="000000"/>
          <w:kern w:val="36"/>
          <w:sz w:val="24"/>
          <w:szCs w:val="24"/>
        </w:rPr>
        <w:t xml:space="preserve"> be due to the fact that peanut plants fold their leaves at night and open them in the daytime (a process known as nyctinasty), allowing for more spraying drops to reach the soil surface.</w:t>
      </w:r>
    </w:p>
    <w:p w14:paraId="4E1B3C4D" w14:textId="521683C1" w:rsidR="000732BE" w:rsidRPr="00452837" w:rsidRDefault="000732BE" w:rsidP="007E2063">
      <w:pPr>
        <w:spacing w:line="480" w:lineRule="auto"/>
        <w:ind w:firstLine="700"/>
        <w:jc w:val="both"/>
        <w:outlineLvl w:val="0"/>
        <w:rPr>
          <w:rFonts w:ascii="Times New Roman" w:eastAsia="Times New Roman" w:hAnsi="Times New Roman" w:cs="Times New Roman"/>
          <w:color w:val="000000"/>
          <w:kern w:val="36"/>
          <w:sz w:val="24"/>
          <w:szCs w:val="24"/>
        </w:rPr>
      </w:pPr>
      <w:bookmarkStart w:id="161" w:name="_Hlk40777341"/>
      <w:r w:rsidRPr="00452837">
        <w:rPr>
          <w:rFonts w:ascii="Times New Roman" w:eastAsia="Times New Roman" w:hAnsi="Times New Roman" w:cs="Times New Roman"/>
          <w:color w:val="000000"/>
          <w:kern w:val="36"/>
          <w:sz w:val="24"/>
          <w:szCs w:val="24"/>
        </w:rPr>
        <w:t xml:space="preserve">No </w:t>
      </w:r>
      <w:r w:rsidR="000836C3" w:rsidRPr="00452837">
        <w:rPr>
          <w:rFonts w:ascii="Times New Roman" w:eastAsia="Times New Roman" w:hAnsi="Times New Roman" w:cs="Times New Roman"/>
          <w:color w:val="000000"/>
          <w:kern w:val="36"/>
          <w:sz w:val="24"/>
          <w:szCs w:val="24"/>
        </w:rPr>
        <w:t>fungicide</w:t>
      </w:r>
      <w:del w:id="162" w:author="WN" w:date="2020-09-13T09:55:00Z">
        <w:r w:rsidR="000836C3" w:rsidRPr="00452837" w:rsidDel="00953C42">
          <w:rPr>
            <w:rFonts w:ascii="Times New Roman" w:eastAsia="Times New Roman" w:hAnsi="Times New Roman" w:cs="Times New Roman"/>
            <w:color w:val="000000"/>
            <w:kern w:val="36"/>
            <w:sz w:val="24"/>
            <w:szCs w:val="24"/>
          </w:rPr>
          <w:delText>s</w:delText>
        </w:r>
      </w:del>
      <w:r w:rsidR="000836C3" w:rsidRPr="00452837">
        <w:rPr>
          <w:rFonts w:ascii="Times New Roman" w:eastAsia="Times New Roman" w:hAnsi="Times New Roman" w:cs="Times New Roman"/>
          <w:color w:val="000000"/>
          <w:kern w:val="36"/>
          <w:sz w:val="24"/>
          <w:szCs w:val="24"/>
        </w:rPr>
        <w:t xml:space="preserve"> sensitivity </w:t>
      </w:r>
      <w:r w:rsidRPr="00452837">
        <w:rPr>
          <w:rFonts w:ascii="Times New Roman" w:eastAsia="Times New Roman" w:hAnsi="Times New Roman" w:cs="Times New Roman"/>
          <w:color w:val="000000"/>
          <w:kern w:val="36"/>
          <w:sz w:val="24"/>
          <w:szCs w:val="24"/>
        </w:rPr>
        <w:t xml:space="preserve">studies of local </w:t>
      </w:r>
      <w:r w:rsidRPr="00452837">
        <w:rPr>
          <w:rFonts w:ascii="Times New Roman" w:eastAsia="Times New Roman" w:hAnsi="Times New Roman" w:cs="Times New Roman"/>
          <w:i/>
          <w:iCs/>
          <w:color w:val="000000"/>
          <w:kern w:val="36"/>
          <w:sz w:val="24"/>
          <w:szCs w:val="24"/>
        </w:rPr>
        <w:t>T. frezii</w:t>
      </w:r>
      <w:r w:rsidRPr="00452837">
        <w:rPr>
          <w:rFonts w:ascii="Times New Roman" w:eastAsia="Times New Roman" w:hAnsi="Times New Roman" w:cs="Times New Roman"/>
          <w:color w:val="000000"/>
          <w:kern w:val="36"/>
          <w:sz w:val="24"/>
          <w:szCs w:val="24"/>
        </w:rPr>
        <w:t xml:space="preserve"> populations are registered in Argentina, </w:t>
      </w:r>
      <w:r w:rsidR="00C720CF" w:rsidRPr="00452837">
        <w:rPr>
          <w:rFonts w:ascii="Times New Roman" w:eastAsia="Times New Roman" w:hAnsi="Times New Roman" w:cs="Times New Roman"/>
          <w:color w:val="000000"/>
          <w:kern w:val="36"/>
          <w:sz w:val="24"/>
          <w:szCs w:val="24"/>
        </w:rPr>
        <w:t xml:space="preserve">and this information is essential for setting up </w:t>
      </w:r>
      <w:del w:id="163" w:author="WN" w:date="2020-09-13T09:55:00Z">
        <w:r w:rsidR="00C720CF" w:rsidRPr="00452837" w:rsidDel="00953C42">
          <w:rPr>
            <w:rFonts w:ascii="Times New Roman" w:eastAsia="Times New Roman" w:hAnsi="Times New Roman" w:cs="Times New Roman"/>
            <w:color w:val="000000"/>
            <w:kern w:val="36"/>
            <w:sz w:val="24"/>
            <w:szCs w:val="24"/>
          </w:rPr>
          <w:delText xml:space="preserve">of a </w:delText>
        </w:r>
      </w:del>
      <w:r w:rsidR="00C720CF" w:rsidRPr="00452837">
        <w:rPr>
          <w:rFonts w:ascii="Times New Roman" w:eastAsia="Times New Roman" w:hAnsi="Times New Roman" w:cs="Times New Roman"/>
          <w:color w:val="000000"/>
          <w:kern w:val="36"/>
          <w:sz w:val="24"/>
          <w:szCs w:val="24"/>
        </w:rPr>
        <w:t>chemical</w:t>
      </w:r>
      <w:r w:rsidR="00375B18" w:rsidRPr="00452837">
        <w:rPr>
          <w:rFonts w:ascii="Times New Roman" w:eastAsia="Times New Roman" w:hAnsi="Times New Roman" w:cs="Times New Roman"/>
          <w:color w:val="000000"/>
          <w:kern w:val="36"/>
          <w:sz w:val="24"/>
          <w:szCs w:val="24"/>
        </w:rPr>
        <w:t xml:space="preserve"> control</w:t>
      </w:r>
      <w:r w:rsidRPr="00452837">
        <w:rPr>
          <w:rFonts w:ascii="Times New Roman" w:eastAsia="Times New Roman" w:hAnsi="Times New Roman" w:cs="Times New Roman"/>
          <w:color w:val="000000"/>
          <w:kern w:val="36"/>
          <w:sz w:val="24"/>
          <w:szCs w:val="24"/>
        </w:rPr>
        <w:t xml:space="preserve">. The lack of studies examining a wide set of fungicides to control peanut smut led us to perform this </w:t>
      </w:r>
      <w:r w:rsidR="00521CCC" w:rsidRPr="00452837">
        <w:rPr>
          <w:rFonts w:ascii="Times New Roman" w:eastAsia="Times New Roman" w:hAnsi="Times New Roman" w:cs="Times New Roman"/>
          <w:color w:val="000000"/>
          <w:kern w:val="36"/>
          <w:sz w:val="24"/>
          <w:szCs w:val="24"/>
        </w:rPr>
        <w:t>study</w:t>
      </w:r>
      <w:r w:rsidRPr="00452837">
        <w:rPr>
          <w:rFonts w:ascii="Times New Roman" w:eastAsia="Times New Roman" w:hAnsi="Times New Roman" w:cs="Times New Roman"/>
          <w:color w:val="000000"/>
          <w:kern w:val="36"/>
          <w:sz w:val="24"/>
          <w:szCs w:val="24"/>
        </w:rPr>
        <w:t xml:space="preserve">. </w:t>
      </w:r>
      <w:r w:rsidR="00CF2664" w:rsidRPr="00452837">
        <w:rPr>
          <w:rFonts w:ascii="Times New Roman" w:eastAsia="Times New Roman" w:hAnsi="Times New Roman" w:cs="Times New Roman"/>
          <w:color w:val="000000"/>
          <w:kern w:val="36"/>
          <w:sz w:val="24"/>
          <w:szCs w:val="24"/>
        </w:rPr>
        <w:t>The objectives of this work were</w:t>
      </w:r>
      <w:ins w:id="164" w:author="WN" w:date="2020-09-13T09:55:00Z">
        <w:r w:rsidR="00953C42" w:rsidRPr="00452837">
          <w:rPr>
            <w:rFonts w:ascii="Times New Roman" w:eastAsia="Times New Roman" w:hAnsi="Times New Roman" w:cs="Times New Roman"/>
            <w:color w:val="000000"/>
            <w:kern w:val="36"/>
            <w:sz w:val="24"/>
            <w:szCs w:val="24"/>
          </w:rPr>
          <w:t>:</w:t>
        </w:r>
      </w:ins>
      <w:r w:rsidR="00CF2664" w:rsidRPr="00452837">
        <w:rPr>
          <w:rFonts w:ascii="Times New Roman" w:eastAsia="Times New Roman" w:hAnsi="Times New Roman" w:cs="Times New Roman"/>
          <w:color w:val="000000"/>
          <w:kern w:val="36"/>
          <w:sz w:val="24"/>
          <w:szCs w:val="24"/>
        </w:rPr>
        <w:t xml:space="preserve"> i) to assess the fungicides</w:t>
      </w:r>
      <w:ins w:id="165" w:author="WN" w:date="2020-09-13T09:55:00Z">
        <w:r w:rsidR="00953C42" w:rsidRPr="00452837">
          <w:rPr>
            <w:rFonts w:ascii="Times New Roman" w:eastAsia="Times New Roman" w:hAnsi="Times New Roman" w:cs="Times New Roman"/>
            <w:color w:val="000000"/>
            <w:kern w:val="36"/>
            <w:sz w:val="24"/>
            <w:szCs w:val="24"/>
          </w:rPr>
          <w:t>’</w:t>
        </w:r>
      </w:ins>
      <w:r w:rsidR="00CF2664" w:rsidRPr="00452837">
        <w:rPr>
          <w:rFonts w:ascii="Times New Roman" w:eastAsia="Times New Roman" w:hAnsi="Times New Roman" w:cs="Times New Roman"/>
          <w:color w:val="000000"/>
          <w:kern w:val="36"/>
          <w:sz w:val="24"/>
          <w:szCs w:val="24"/>
        </w:rPr>
        <w:t xml:space="preserve"> efficacy against </w:t>
      </w:r>
      <w:r w:rsidR="00CF2664" w:rsidRPr="00452837">
        <w:rPr>
          <w:rFonts w:ascii="Times New Roman" w:eastAsia="Times New Roman" w:hAnsi="Times New Roman" w:cs="Times New Roman"/>
          <w:i/>
          <w:iCs/>
          <w:color w:val="000000"/>
          <w:kern w:val="36"/>
          <w:sz w:val="24"/>
          <w:szCs w:val="24"/>
        </w:rPr>
        <w:t>T. frezii</w:t>
      </w:r>
      <w:r w:rsidR="00CF2664" w:rsidRPr="00452837">
        <w:rPr>
          <w:rFonts w:ascii="Times New Roman" w:eastAsia="Times New Roman" w:hAnsi="Times New Roman" w:cs="Times New Roman"/>
          <w:color w:val="000000"/>
          <w:kern w:val="36"/>
          <w:sz w:val="24"/>
          <w:szCs w:val="24"/>
        </w:rPr>
        <w:t xml:space="preserve"> in </w:t>
      </w:r>
      <w:r w:rsidR="00CF2664" w:rsidRPr="00452837">
        <w:rPr>
          <w:rFonts w:ascii="Times New Roman" w:eastAsia="Times New Roman" w:hAnsi="Times New Roman" w:cs="Times New Roman"/>
          <w:i/>
          <w:iCs/>
          <w:color w:val="000000"/>
          <w:kern w:val="36"/>
          <w:sz w:val="24"/>
          <w:szCs w:val="24"/>
        </w:rPr>
        <w:t>in vitro</w:t>
      </w:r>
      <w:r w:rsidR="00CF2664" w:rsidRPr="00452837">
        <w:rPr>
          <w:rFonts w:ascii="Times New Roman" w:eastAsia="Times New Roman" w:hAnsi="Times New Roman" w:cs="Times New Roman"/>
          <w:color w:val="000000"/>
          <w:kern w:val="36"/>
          <w:sz w:val="24"/>
          <w:szCs w:val="24"/>
        </w:rPr>
        <w:t xml:space="preserve"> conditions</w:t>
      </w:r>
      <w:ins w:id="166" w:author="WN" w:date="2020-09-13T09:55:00Z">
        <w:r w:rsidR="00953C42" w:rsidRPr="00452837">
          <w:rPr>
            <w:rFonts w:ascii="Times New Roman" w:eastAsia="Times New Roman" w:hAnsi="Times New Roman" w:cs="Times New Roman"/>
            <w:color w:val="000000"/>
            <w:kern w:val="36"/>
            <w:sz w:val="24"/>
            <w:szCs w:val="24"/>
          </w:rPr>
          <w:t>;</w:t>
        </w:r>
      </w:ins>
      <w:r w:rsidR="00CF2664" w:rsidRPr="00452837">
        <w:rPr>
          <w:rFonts w:ascii="Times New Roman" w:eastAsia="Times New Roman" w:hAnsi="Times New Roman" w:cs="Times New Roman"/>
          <w:color w:val="000000"/>
          <w:kern w:val="36"/>
          <w:sz w:val="24"/>
          <w:szCs w:val="24"/>
        </w:rPr>
        <w:t xml:space="preserve"> and ii) to test the field performance of fungicides against peanut smut.</w:t>
      </w:r>
    </w:p>
    <w:bookmarkEnd w:id="161"/>
    <w:p w14:paraId="2CFFC1BE" w14:textId="77777777" w:rsidR="007E2063" w:rsidRPr="00452837" w:rsidRDefault="007E2063" w:rsidP="007E2063">
      <w:pPr>
        <w:spacing w:line="480" w:lineRule="auto"/>
        <w:outlineLvl w:val="0"/>
        <w:rPr>
          <w:rFonts w:ascii="Times New Roman" w:eastAsia="Times New Roman" w:hAnsi="Times New Roman" w:cs="Times New Roman"/>
          <w:b/>
          <w:bCs/>
          <w:color w:val="000000"/>
          <w:kern w:val="36"/>
          <w:sz w:val="24"/>
          <w:szCs w:val="24"/>
        </w:rPr>
      </w:pPr>
    </w:p>
    <w:p w14:paraId="05E540C0" w14:textId="48242081" w:rsidR="000732BE" w:rsidRPr="00452837" w:rsidRDefault="000732BE" w:rsidP="007E2063">
      <w:pPr>
        <w:spacing w:line="480" w:lineRule="auto"/>
        <w:outlineLvl w:val="0"/>
        <w:rPr>
          <w:rFonts w:ascii="Times New Roman" w:eastAsia="Times New Roman" w:hAnsi="Times New Roman" w:cs="Times New Roman"/>
          <w:b/>
          <w:bCs/>
          <w:kern w:val="36"/>
          <w:sz w:val="48"/>
          <w:szCs w:val="48"/>
        </w:rPr>
      </w:pPr>
      <w:r w:rsidRPr="00452837">
        <w:rPr>
          <w:rFonts w:ascii="Times New Roman" w:eastAsia="Times New Roman" w:hAnsi="Times New Roman" w:cs="Times New Roman"/>
          <w:b/>
          <w:bCs/>
          <w:color w:val="000000"/>
          <w:kern w:val="36"/>
          <w:sz w:val="24"/>
          <w:szCs w:val="24"/>
        </w:rPr>
        <w:t>2. Materials and Methods</w:t>
      </w:r>
    </w:p>
    <w:p w14:paraId="46F1B302" w14:textId="3840DB1D" w:rsidR="000732BE" w:rsidRPr="00452837" w:rsidRDefault="000732BE" w:rsidP="007E2063">
      <w:pPr>
        <w:spacing w:line="480" w:lineRule="auto"/>
        <w:jc w:val="both"/>
        <w:outlineLvl w:val="1"/>
        <w:rPr>
          <w:rFonts w:ascii="Times New Roman" w:eastAsia="Times New Roman" w:hAnsi="Times New Roman" w:cs="Times New Roman"/>
          <w:b/>
          <w:bCs/>
          <w:sz w:val="36"/>
          <w:szCs w:val="36"/>
        </w:rPr>
      </w:pPr>
      <w:bookmarkStart w:id="167" w:name="_Hlk48473893"/>
      <w:r w:rsidRPr="00452837">
        <w:rPr>
          <w:rFonts w:ascii="Times New Roman" w:eastAsia="Times New Roman" w:hAnsi="Times New Roman" w:cs="Times New Roman"/>
          <w:b/>
          <w:bCs/>
          <w:color w:val="000000"/>
          <w:sz w:val="24"/>
          <w:szCs w:val="24"/>
        </w:rPr>
        <w:t xml:space="preserve">2.1. </w:t>
      </w:r>
      <w:r w:rsidRPr="00452837">
        <w:rPr>
          <w:rFonts w:ascii="Times New Roman" w:eastAsia="Times New Roman" w:hAnsi="Times New Roman" w:cs="Times New Roman"/>
          <w:b/>
          <w:bCs/>
          <w:i/>
          <w:iCs/>
          <w:color w:val="000000"/>
          <w:sz w:val="24"/>
          <w:szCs w:val="24"/>
        </w:rPr>
        <w:t>In vitro</w:t>
      </w:r>
      <w:r w:rsidRPr="00452837">
        <w:rPr>
          <w:rFonts w:ascii="Times New Roman" w:eastAsia="Times New Roman" w:hAnsi="Times New Roman" w:cs="Times New Roman"/>
          <w:b/>
          <w:bCs/>
          <w:color w:val="000000"/>
          <w:sz w:val="24"/>
          <w:szCs w:val="24"/>
        </w:rPr>
        <w:t xml:space="preserve"> sensitivity of fungicides based </w:t>
      </w:r>
      <w:bookmarkStart w:id="168" w:name="_Hlk48846401"/>
      <w:r w:rsidRPr="00452837">
        <w:rPr>
          <w:rFonts w:ascii="Times New Roman" w:eastAsia="Times New Roman" w:hAnsi="Times New Roman" w:cs="Times New Roman"/>
          <w:b/>
          <w:bCs/>
          <w:color w:val="000000"/>
          <w:sz w:val="24"/>
          <w:szCs w:val="24"/>
        </w:rPr>
        <w:t xml:space="preserve">on </w:t>
      </w:r>
      <w:ins w:id="169" w:author="WN" w:date="2020-09-13T17:12:00Z">
        <w:r w:rsidR="006E3B88" w:rsidRPr="00452837">
          <w:rPr>
            <w:rFonts w:ascii="Times New Roman" w:eastAsia="Times New Roman" w:hAnsi="Times New Roman" w:cs="Times New Roman"/>
            <w:b/>
            <w:bCs/>
            <w:color w:val="000000"/>
            <w:sz w:val="24"/>
            <w:szCs w:val="24"/>
          </w:rPr>
          <w:t xml:space="preserve">a </w:t>
        </w:r>
      </w:ins>
      <w:r w:rsidRPr="00452837">
        <w:rPr>
          <w:rFonts w:ascii="Times New Roman" w:eastAsia="Times New Roman" w:hAnsi="Times New Roman" w:cs="Times New Roman"/>
          <w:b/>
          <w:bCs/>
          <w:color w:val="000000"/>
          <w:sz w:val="24"/>
          <w:szCs w:val="24"/>
        </w:rPr>
        <w:t>mycelial growth</w:t>
      </w:r>
      <w:r w:rsidR="00CF2664" w:rsidRPr="00452837">
        <w:rPr>
          <w:rFonts w:ascii="Times New Roman" w:eastAsia="Times New Roman" w:hAnsi="Times New Roman" w:cs="Times New Roman"/>
          <w:b/>
          <w:bCs/>
          <w:color w:val="000000"/>
          <w:sz w:val="24"/>
          <w:szCs w:val="24"/>
        </w:rPr>
        <w:t xml:space="preserve"> inhibition</w:t>
      </w:r>
      <w:r w:rsidRPr="00452837">
        <w:rPr>
          <w:rFonts w:ascii="Times New Roman" w:eastAsia="Times New Roman" w:hAnsi="Times New Roman" w:cs="Times New Roman"/>
          <w:b/>
          <w:bCs/>
          <w:color w:val="000000"/>
          <w:sz w:val="24"/>
          <w:szCs w:val="24"/>
        </w:rPr>
        <w:t xml:space="preserve"> test</w:t>
      </w:r>
      <w:bookmarkEnd w:id="168"/>
    </w:p>
    <w:bookmarkEnd w:id="167"/>
    <w:p w14:paraId="416D227A" w14:textId="62A8AA09" w:rsidR="000732BE" w:rsidRPr="00452837" w:rsidRDefault="00A326EC" w:rsidP="007E2063">
      <w:pPr>
        <w:spacing w:line="480" w:lineRule="auto"/>
        <w:ind w:firstLine="700"/>
        <w:jc w:val="both"/>
        <w:rPr>
          <w:rFonts w:ascii="Times New Roman" w:eastAsia="Times New Roman" w:hAnsi="Times New Roman" w:cs="Times New Roman"/>
          <w:sz w:val="24"/>
          <w:szCs w:val="24"/>
        </w:rPr>
      </w:pPr>
      <w:r w:rsidRPr="00452837">
        <w:rPr>
          <w:rFonts w:ascii="Times New Roman" w:eastAsia="Times New Roman" w:hAnsi="Times New Roman" w:cs="Times New Roman"/>
          <w:color w:val="000000"/>
          <w:sz w:val="24"/>
          <w:szCs w:val="24"/>
        </w:rPr>
        <w:t xml:space="preserve">To measure the </w:t>
      </w:r>
      <w:r w:rsidRPr="00452837">
        <w:rPr>
          <w:rFonts w:ascii="Times New Roman" w:eastAsia="Times New Roman" w:hAnsi="Times New Roman" w:cs="Times New Roman"/>
          <w:i/>
          <w:iCs/>
          <w:color w:val="000000"/>
          <w:sz w:val="24"/>
          <w:szCs w:val="24"/>
        </w:rPr>
        <w:t>in vitro</w:t>
      </w:r>
      <w:r w:rsidRPr="00452837">
        <w:rPr>
          <w:rFonts w:ascii="Times New Roman" w:eastAsia="Times New Roman" w:hAnsi="Times New Roman" w:cs="Times New Roman"/>
          <w:color w:val="000000"/>
          <w:sz w:val="24"/>
          <w:szCs w:val="24"/>
        </w:rPr>
        <w:t xml:space="preserve"> sensitivity of fungicides, a mycelial growth test was carried out. </w:t>
      </w:r>
      <w:r w:rsidR="000732BE" w:rsidRPr="00452837">
        <w:rPr>
          <w:rFonts w:ascii="Times New Roman" w:eastAsia="Times New Roman" w:hAnsi="Times New Roman" w:cs="Times New Roman"/>
          <w:color w:val="000000"/>
          <w:sz w:val="24"/>
          <w:szCs w:val="24"/>
        </w:rPr>
        <w:t xml:space="preserve">A mixture of 10 </w:t>
      </w:r>
      <w:bookmarkStart w:id="170" w:name="_Hlk48474082"/>
      <w:r w:rsidR="000732BE" w:rsidRPr="00452837">
        <w:rPr>
          <w:rFonts w:ascii="Times New Roman" w:eastAsia="Times New Roman" w:hAnsi="Times New Roman" w:cs="Times New Roman"/>
          <w:i/>
          <w:iCs/>
          <w:color w:val="000000"/>
          <w:sz w:val="24"/>
          <w:szCs w:val="24"/>
        </w:rPr>
        <w:t>T</w:t>
      </w:r>
      <w:r w:rsidRPr="00452837">
        <w:rPr>
          <w:rFonts w:ascii="Times New Roman" w:eastAsia="Times New Roman" w:hAnsi="Times New Roman" w:cs="Times New Roman"/>
          <w:i/>
          <w:iCs/>
          <w:color w:val="000000"/>
          <w:sz w:val="24"/>
          <w:szCs w:val="24"/>
        </w:rPr>
        <w:t>.</w:t>
      </w:r>
      <w:r w:rsidR="000732BE" w:rsidRPr="00452837">
        <w:rPr>
          <w:rFonts w:ascii="Times New Roman" w:eastAsia="Times New Roman" w:hAnsi="Times New Roman" w:cs="Times New Roman"/>
          <w:i/>
          <w:iCs/>
          <w:color w:val="000000"/>
          <w:sz w:val="24"/>
          <w:szCs w:val="24"/>
        </w:rPr>
        <w:t xml:space="preserve"> </w:t>
      </w:r>
      <w:bookmarkEnd w:id="170"/>
      <w:r w:rsidR="000732BE" w:rsidRPr="00452837">
        <w:rPr>
          <w:rFonts w:ascii="Times New Roman" w:eastAsia="Times New Roman" w:hAnsi="Times New Roman" w:cs="Times New Roman"/>
          <w:i/>
          <w:iCs/>
          <w:color w:val="000000"/>
          <w:sz w:val="24"/>
          <w:szCs w:val="24"/>
        </w:rPr>
        <w:t>frezii</w:t>
      </w:r>
      <w:r w:rsidR="000732BE" w:rsidRPr="00452837">
        <w:rPr>
          <w:rFonts w:ascii="Times New Roman" w:eastAsia="Times New Roman" w:hAnsi="Times New Roman" w:cs="Times New Roman"/>
          <w:color w:val="000000"/>
          <w:sz w:val="24"/>
          <w:szCs w:val="24"/>
        </w:rPr>
        <w:t xml:space="preserve"> isolates obtained from smutted pods in 2015 in General Deheza (Córdoba province, Argentina) were used for the fungicide sensitivity test. Smut teliospores (100 mg) were suspended in aqueous solution of 0.63% NaOCl, agitated </w:t>
      </w:r>
      <w:ins w:id="171" w:author="WN" w:date="2020-09-13T09:56:00Z">
        <w:r w:rsidR="00953C42" w:rsidRPr="00452837">
          <w:rPr>
            <w:rFonts w:ascii="Times New Roman" w:eastAsia="Times New Roman" w:hAnsi="Times New Roman" w:cs="Times New Roman"/>
            <w:color w:val="000000"/>
            <w:sz w:val="24"/>
            <w:szCs w:val="24"/>
          </w:rPr>
          <w:t>for</w:t>
        </w:r>
      </w:ins>
      <w:del w:id="172" w:author="WN" w:date="2020-09-13T09:56:00Z">
        <w:r w:rsidR="000732BE" w:rsidRPr="00452837" w:rsidDel="00953C42">
          <w:rPr>
            <w:rFonts w:ascii="Times New Roman" w:eastAsia="Times New Roman" w:hAnsi="Times New Roman" w:cs="Times New Roman"/>
            <w:color w:val="000000"/>
            <w:sz w:val="24"/>
            <w:szCs w:val="24"/>
          </w:rPr>
          <w:delText>during</w:delText>
        </w:r>
      </w:del>
      <w:r w:rsidR="000732BE" w:rsidRPr="00452837">
        <w:rPr>
          <w:rFonts w:ascii="Times New Roman" w:eastAsia="Times New Roman" w:hAnsi="Times New Roman" w:cs="Times New Roman"/>
          <w:color w:val="000000"/>
          <w:sz w:val="24"/>
          <w:szCs w:val="24"/>
        </w:rPr>
        <w:t xml:space="preserve"> 5 minutes, rinsed twice with sterile distilled water</w:t>
      </w:r>
      <w:ins w:id="173" w:author="WN" w:date="2020-09-13T17:13:00Z">
        <w:r w:rsidR="006E3B88" w:rsidRPr="00452837">
          <w:rPr>
            <w:rFonts w:ascii="Times New Roman" w:eastAsia="Times New Roman" w:hAnsi="Times New Roman" w:cs="Times New Roman"/>
            <w:color w:val="000000"/>
            <w:sz w:val="24"/>
            <w:szCs w:val="24"/>
          </w:rPr>
          <w:t>,</w:t>
        </w:r>
      </w:ins>
      <w:r w:rsidR="000732BE" w:rsidRPr="00452837">
        <w:rPr>
          <w:rFonts w:ascii="Times New Roman" w:eastAsia="Times New Roman" w:hAnsi="Times New Roman" w:cs="Times New Roman"/>
          <w:color w:val="000000"/>
          <w:sz w:val="24"/>
          <w:szCs w:val="24"/>
        </w:rPr>
        <w:t xml:space="preserve"> and resuspended in 2 ml sterile distilled water. Disinfected teliospores were placed in potato dextrose agar made up of broth extract of healthy grains at a rate of 50 g/l (Potato Peanut Dextrose Agar, PPDA). </w:t>
      </w:r>
      <w:r w:rsidR="009028E7" w:rsidRPr="00452837">
        <w:rPr>
          <w:rFonts w:ascii="Times New Roman" w:eastAsia="Times New Roman" w:hAnsi="Times New Roman" w:cs="Times New Roman"/>
          <w:color w:val="000000"/>
          <w:sz w:val="24"/>
          <w:szCs w:val="24"/>
        </w:rPr>
        <w:t>P</w:t>
      </w:r>
      <w:r w:rsidR="000732BE" w:rsidRPr="00452837">
        <w:rPr>
          <w:rFonts w:ascii="Times New Roman" w:eastAsia="Times New Roman" w:hAnsi="Times New Roman" w:cs="Times New Roman"/>
          <w:color w:val="000000"/>
          <w:sz w:val="24"/>
          <w:szCs w:val="24"/>
        </w:rPr>
        <w:t xml:space="preserve">lates were incubated at </w:t>
      </w:r>
      <w:r w:rsidR="00F95083" w:rsidRPr="00452837">
        <w:rPr>
          <w:rFonts w:ascii="Times New Roman" w:eastAsia="Times New Roman" w:hAnsi="Times New Roman" w:cs="Times New Roman"/>
          <w:color w:val="000000"/>
          <w:sz w:val="24"/>
          <w:szCs w:val="24"/>
        </w:rPr>
        <w:t xml:space="preserve">25±1º C </w:t>
      </w:r>
      <w:r w:rsidR="000732BE" w:rsidRPr="00452837">
        <w:rPr>
          <w:rFonts w:ascii="Times New Roman" w:eastAsia="Times New Roman" w:hAnsi="Times New Roman" w:cs="Times New Roman"/>
          <w:color w:val="000000"/>
          <w:sz w:val="24"/>
          <w:szCs w:val="24"/>
        </w:rPr>
        <w:t xml:space="preserve">in darkness </w:t>
      </w:r>
      <w:r w:rsidR="00F17079" w:rsidRPr="00452837">
        <w:rPr>
          <w:rFonts w:ascii="Times New Roman" w:eastAsia="Times New Roman" w:hAnsi="Times New Roman" w:cs="Times New Roman"/>
          <w:color w:val="000000"/>
          <w:sz w:val="24"/>
          <w:szCs w:val="24"/>
        </w:rPr>
        <w:fldChar w:fldCharType="begin" w:fldLock="1"/>
      </w:r>
      <w:r w:rsidR="00F17079" w:rsidRPr="00452837">
        <w:rPr>
          <w:rFonts w:ascii="Times New Roman" w:eastAsia="Times New Roman" w:hAnsi="Times New Roman" w:cs="Times New Roman"/>
          <w:color w:val="000000"/>
          <w:sz w:val="24"/>
          <w:szCs w:val="24"/>
        </w:rPr>
        <w:instrText>ADDIN CSL_CITATION {"citationItems":[{"id":"ITEM-1","itemData":{"author":[{"dropping-particle":"","family":"Astiz Gasso","given":"Monica","non-dropping-particle":"","parse-names":false,"suffix":""},{"dropping-particle":"","family":"Wojszko","given":"A","non-dropping-particle":"","parse-names":false,"suffix":""}],"id":"ITEM-1","issued":{"date-parts":[["2011"]]},"page":"60-62","title":"Evaluación in vitro de fungicidas curasemillas para el control químico del carbón del maní [Thecaphora frezii]","type":"chapter"},"uris":["http://www.mendeley.com/documents/?uuid=aaab0916-fbdd-4902-8a29-4c0360e1cedd"]}],"mendeley":{"formattedCitation":"(Astiz Gasso and Wojszko, 2011)","plainTextFormattedCitation":"(Astiz Gasso and Wojszko, 2011)","previouslyFormattedCitation":"(Astiz Gasso and Wojszko, 2011)"},"properties":{"noteIndex":0},"schema":"https://github.com/citation-style-language/schema/raw/master/csl-citation.json"}</w:instrText>
      </w:r>
      <w:r w:rsidR="00F17079" w:rsidRPr="00452837">
        <w:rPr>
          <w:rFonts w:ascii="Times New Roman" w:eastAsia="Times New Roman" w:hAnsi="Times New Roman" w:cs="Times New Roman"/>
          <w:color w:val="000000"/>
          <w:sz w:val="24"/>
          <w:szCs w:val="24"/>
        </w:rPr>
        <w:fldChar w:fldCharType="separate"/>
      </w:r>
      <w:r w:rsidR="00F17079" w:rsidRPr="00452837">
        <w:rPr>
          <w:rFonts w:ascii="Times New Roman" w:eastAsia="Times New Roman" w:hAnsi="Times New Roman" w:cs="Times New Roman"/>
          <w:color w:val="000000"/>
          <w:sz w:val="24"/>
          <w:szCs w:val="24"/>
          <w:rPrChange w:id="174" w:author="WN" w:date="2020-09-13T17:33:00Z">
            <w:rPr>
              <w:rFonts w:ascii="Times New Roman" w:eastAsia="Times New Roman" w:hAnsi="Times New Roman" w:cs="Times New Roman"/>
              <w:noProof/>
              <w:color w:val="000000"/>
              <w:sz w:val="24"/>
              <w:szCs w:val="24"/>
            </w:rPr>
          </w:rPrChange>
        </w:rPr>
        <w:t>(Astiz Gasso and Wojszko, 2011)</w:t>
      </w:r>
      <w:r w:rsidR="00F17079" w:rsidRPr="00452837">
        <w:rPr>
          <w:rFonts w:ascii="Times New Roman" w:eastAsia="Times New Roman" w:hAnsi="Times New Roman" w:cs="Times New Roman"/>
          <w:color w:val="000000"/>
          <w:sz w:val="24"/>
          <w:szCs w:val="24"/>
        </w:rPr>
        <w:fldChar w:fldCharType="end"/>
      </w:r>
      <w:r w:rsidR="000732BE" w:rsidRPr="00452837">
        <w:rPr>
          <w:rFonts w:ascii="Times New Roman" w:eastAsia="Times New Roman" w:hAnsi="Times New Roman" w:cs="Times New Roman"/>
          <w:color w:val="000000"/>
          <w:sz w:val="24"/>
          <w:szCs w:val="24"/>
        </w:rPr>
        <w:t>. After 7</w:t>
      </w:r>
      <w:ins w:id="175" w:author="WN" w:date="2020-09-13T09:56:00Z">
        <w:r w:rsidR="00953C42" w:rsidRPr="00452837">
          <w:rPr>
            <w:rFonts w:ascii="Times New Roman" w:eastAsia="Times New Roman" w:hAnsi="Times New Roman" w:cs="Times New Roman"/>
            <w:color w:val="000000"/>
            <w:sz w:val="24"/>
            <w:szCs w:val="24"/>
          </w:rPr>
          <w:t>–</w:t>
        </w:r>
      </w:ins>
      <w:del w:id="176" w:author="WN" w:date="2020-09-13T09:56:00Z">
        <w:r w:rsidR="000732BE" w:rsidRPr="00452837" w:rsidDel="00953C42">
          <w:rPr>
            <w:rFonts w:ascii="Times New Roman" w:eastAsia="Times New Roman" w:hAnsi="Times New Roman" w:cs="Times New Roman"/>
            <w:color w:val="000000"/>
            <w:sz w:val="24"/>
            <w:szCs w:val="24"/>
          </w:rPr>
          <w:delText>-</w:delText>
        </w:r>
      </w:del>
      <w:r w:rsidR="000732BE" w:rsidRPr="00452837">
        <w:rPr>
          <w:rFonts w:ascii="Times New Roman" w:eastAsia="Times New Roman" w:hAnsi="Times New Roman" w:cs="Times New Roman"/>
          <w:color w:val="000000"/>
          <w:sz w:val="24"/>
          <w:szCs w:val="24"/>
        </w:rPr>
        <w:t xml:space="preserve">10 days, spores of </w:t>
      </w:r>
      <w:r w:rsidR="000732BE" w:rsidRPr="00452837">
        <w:rPr>
          <w:rFonts w:ascii="Times New Roman" w:eastAsia="Times New Roman" w:hAnsi="Times New Roman" w:cs="Times New Roman"/>
          <w:i/>
          <w:iCs/>
          <w:color w:val="000000"/>
          <w:sz w:val="24"/>
          <w:szCs w:val="24"/>
        </w:rPr>
        <w:t>T</w:t>
      </w:r>
      <w:r w:rsidR="00F95083" w:rsidRPr="00452837">
        <w:rPr>
          <w:rFonts w:ascii="Times New Roman" w:eastAsia="Times New Roman" w:hAnsi="Times New Roman" w:cs="Times New Roman"/>
          <w:i/>
          <w:iCs/>
          <w:color w:val="000000"/>
          <w:sz w:val="24"/>
          <w:szCs w:val="24"/>
        </w:rPr>
        <w:t>.</w:t>
      </w:r>
      <w:r w:rsidR="000732BE" w:rsidRPr="00452837">
        <w:rPr>
          <w:rFonts w:ascii="Times New Roman" w:eastAsia="Times New Roman" w:hAnsi="Times New Roman" w:cs="Times New Roman"/>
          <w:i/>
          <w:iCs/>
          <w:color w:val="000000"/>
          <w:sz w:val="24"/>
          <w:szCs w:val="24"/>
        </w:rPr>
        <w:t xml:space="preserve"> frezii</w:t>
      </w:r>
      <w:r w:rsidR="000732BE" w:rsidRPr="00452837">
        <w:rPr>
          <w:rFonts w:ascii="Times New Roman" w:eastAsia="Times New Roman" w:hAnsi="Times New Roman" w:cs="Times New Roman"/>
          <w:color w:val="000000"/>
          <w:sz w:val="24"/>
          <w:szCs w:val="24"/>
        </w:rPr>
        <w:t xml:space="preserve"> were germinated and colonies were transferred to a culture medium </w:t>
      </w:r>
      <w:ins w:id="177" w:author="WN" w:date="2020-09-13T09:56:00Z">
        <w:r w:rsidR="00953C42" w:rsidRPr="00452837">
          <w:rPr>
            <w:rFonts w:ascii="Times New Roman" w:eastAsia="Times New Roman" w:hAnsi="Times New Roman" w:cs="Times New Roman"/>
            <w:color w:val="000000"/>
            <w:sz w:val="24"/>
            <w:szCs w:val="24"/>
          </w:rPr>
          <w:t xml:space="preserve">of </w:t>
        </w:r>
      </w:ins>
      <w:ins w:id="178" w:author="WN" w:date="2020-09-13T17:14:00Z">
        <w:r w:rsidR="006E3B88" w:rsidRPr="00452837">
          <w:rPr>
            <w:rFonts w:ascii="Times New Roman" w:eastAsia="Times New Roman" w:hAnsi="Times New Roman" w:cs="Times New Roman"/>
            <w:color w:val="000000"/>
            <w:sz w:val="24"/>
            <w:szCs w:val="24"/>
          </w:rPr>
          <w:t xml:space="preserve">2% </w:t>
        </w:r>
      </w:ins>
      <w:r w:rsidR="000732BE" w:rsidRPr="00452837">
        <w:rPr>
          <w:rFonts w:ascii="Times New Roman" w:eastAsia="Times New Roman" w:hAnsi="Times New Roman" w:cs="Times New Roman"/>
          <w:color w:val="000000"/>
          <w:sz w:val="24"/>
          <w:szCs w:val="24"/>
        </w:rPr>
        <w:t>potato</w:t>
      </w:r>
      <w:ins w:id="179" w:author="WN" w:date="2020-09-13T11:01:00Z">
        <w:r w:rsidR="007C5374" w:rsidRPr="00452837">
          <w:rPr>
            <w:rFonts w:ascii="Times New Roman" w:eastAsia="Times New Roman" w:hAnsi="Times New Roman" w:cs="Times New Roman"/>
            <w:color w:val="000000"/>
            <w:sz w:val="24"/>
            <w:szCs w:val="24"/>
          </w:rPr>
          <w:t xml:space="preserve"> </w:t>
        </w:r>
      </w:ins>
      <w:del w:id="180" w:author="WN" w:date="2020-09-13T11:01:00Z">
        <w:r w:rsidR="000732BE" w:rsidRPr="00452837" w:rsidDel="007C5374">
          <w:rPr>
            <w:rFonts w:ascii="Times New Roman" w:eastAsia="Times New Roman" w:hAnsi="Times New Roman" w:cs="Times New Roman"/>
            <w:color w:val="000000"/>
            <w:sz w:val="24"/>
            <w:szCs w:val="24"/>
          </w:rPr>
          <w:delText>-</w:delText>
        </w:r>
      </w:del>
      <w:r w:rsidR="000732BE" w:rsidRPr="00452837">
        <w:rPr>
          <w:rFonts w:ascii="Times New Roman" w:eastAsia="Times New Roman" w:hAnsi="Times New Roman" w:cs="Times New Roman"/>
          <w:color w:val="000000"/>
          <w:sz w:val="24"/>
          <w:szCs w:val="24"/>
        </w:rPr>
        <w:t xml:space="preserve">dextrose agar </w:t>
      </w:r>
      <w:del w:id="181" w:author="WN" w:date="2020-09-13T17:14:00Z">
        <w:r w:rsidR="000732BE" w:rsidRPr="00452837" w:rsidDel="006E3B88">
          <w:rPr>
            <w:rFonts w:ascii="Times New Roman" w:eastAsia="Times New Roman" w:hAnsi="Times New Roman" w:cs="Times New Roman"/>
            <w:color w:val="000000"/>
            <w:sz w:val="24"/>
            <w:szCs w:val="24"/>
          </w:rPr>
          <w:delText>2%</w:delText>
        </w:r>
      </w:del>
      <w:del w:id="182" w:author="WN" w:date="2020-09-13T17:34:00Z">
        <w:r w:rsidR="000732BE" w:rsidRPr="00452837" w:rsidDel="00452837">
          <w:rPr>
            <w:rFonts w:ascii="Times New Roman" w:eastAsia="Times New Roman" w:hAnsi="Times New Roman" w:cs="Times New Roman"/>
            <w:color w:val="000000"/>
            <w:sz w:val="24"/>
            <w:szCs w:val="24"/>
          </w:rPr>
          <w:delText xml:space="preserve"> </w:delText>
        </w:r>
      </w:del>
      <w:r w:rsidR="000732BE" w:rsidRPr="00452837">
        <w:rPr>
          <w:rFonts w:ascii="Times New Roman" w:eastAsia="Times New Roman" w:hAnsi="Times New Roman" w:cs="Times New Roman"/>
          <w:color w:val="000000"/>
          <w:sz w:val="24"/>
          <w:szCs w:val="24"/>
        </w:rPr>
        <w:t>to obtain</w:t>
      </w:r>
      <w:ins w:id="183" w:author="WN" w:date="2020-09-13T17:13:00Z">
        <w:r w:rsidR="006E3B88" w:rsidRPr="00452837">
          <w:rPr>
            <w:rFonts w:ascii="Times New Roman" w:eastAsia="Times New Roman" w:hAnsi="Times New Roman" w:cs="Times New Roman"/>
            <w:color w:val="000000"/>
            <w:sz w:val="24"/>
            <w:szCs w:val="24"/>
          </w:rPr>
          <w:t xml:space="preserve"> pure</w:t>
        </w:r>
      </w:ins>
      <w:r w:rsidR="000732BE" w:rsidRPr="00452837">
        <w:rPr>
          <w:rFonts w:ascii="Times New Roman" w:eastAsia="Times New Roman" w:hAnsi="Times New Roman" w:cs="Times New Roman"/>
          <w:color w:val="000000"/>
          <w:sz w:val="24"/>
          <w:szCs w:val="24"/>
        </w:rPr>
        <w:t xml:space="preserve"> </w:t>
      </w:r>
      <w:r w:rsidR="000732BE" w:rsidRPr="00452837">
        <w:rPr>
          <w:rFonts w:ascii="Times New Roman" w:eastAsia="Times New Roman" w:hAnsi="Times New Roman" w:cs="Times New Roman"/>
          <w:i/>
          <w:iCs/>
          <w:color w:val="000000"/>
          <w:sz w:val="24"/>
          <w:szCs w:val="24"/>
        </w:rPr>
        <w:t>T. frezii</w:t>
      </w:r>
      <w:r w:rsidR="000732BE" w:rsidRPr="00452837">
        <w:rPr>
          <w:rFonts w:ascii="Times New Roman" w:eastAsia="Times New Roman" w:hAnsi="Times New Roman" w:cs="Times New Roman"/>
          <w:color w:val="000000"/>
          <w:sz w:val="24"/>
          <w:szCs w:val="24"/>
        </w:rPr>
        <w:t xml:space="preserve"> </w:t>
      </w:r>
      <w:del w:id="184" w:author="WN" w:date="2020-09-13T17:13:00Z">
        <w:r w:rsidR="000732BE" w:rsidRPr="00452837" w:rsidDel="006E3B88">
          <w:rPr>
            <w:rFonts w:ascii="Times New Roman" w:eastAsia="Times New Roman" w:hAnsi="Times New Roman" w:cs="Times New Roman"/>
            <w:color w:val="000000"/>
            <w:sz w:val="24"/>
            <w:szCs w:val="24"/>
          </w:rPr>
          <w:delText>pure</w:delText>
        </w:r>
        <w:r w:rsidR="000732BE" w:rsidRPr="00452837" w:rsidDel="006E3B88">
          <w:rPr>
            <w:rFonts w:ascii="Times New Roman" w:eastAsia="Times New Roman" w:hAnsi="Times New Roman" w:cs="Times New Roman"/>
            <w:i/>
            <w:iCs/>
            <w:color w:val="000000"/>
            <w:sz w:val="24"/>
            <w:szCs w:val="24"/>
          </w:rPr>
          <w:delText xml:space="preserve"> </w:delText>
        </w:r>
      </w:del>
      <w:r w:rsidR="000732BE" w:rsidRPr="00452837">
        <w:rPr>
          <w:rFonts w:ascii="Times New Roman" w:eastAsia="Times New Roman" w:hAnsi="Times New Roman" w:cs="Times New Roman"/>
          <w:color w:val="000000"/>
          <w:sz w:val="24"/>
          <w:szCs w:val="24"/>
        </w:rPr>
        <w:t xml:space="preserve">colonies. The identities of all isolates were confirmed with specific primers for </w:t>
      </w:r>
      <w:r w:rsidR="000732BE" w:rsidRPr="00452837">
        <w:rPr>
          <w:rFonts w:ascii="Times New Roman" w:eastAsia="Times New Roman" w:hAnsi="Times New Roman" w:cs="Times New Roman"/>
          <w:i/>
          <w:iCs/>
          <w:color w:val="000000"/>
          <w:sz w:val="24"/>
          <w:szCs w:val="24"/>
        </w:rPr>
        <w:t>T. frezii</w:t>
      </w:r>
      <w:r w:rsidR="000732BE" w:rsidRPr="00452837">
        <w:rPr>
          <w:rFonts w:ascii="Times New Roman" w:eastAsia="Times New Roman" w:hAnsi="Times New Roman" w:cs="Times New Roman"/>
          <w:color w:val="000000"/>
          <w:sz w:val="24"/>
          <w:szCs w:val="24"/>
        </w:rPr>
        <w:t xml:space="preserve"> </w:t>
      </w:r>
      <w:r w:rsidR="00F17079" w:rsidRPr="00452837">
        <w:rPr>
          <w:rFonts w:ascii="Times New Roman" w:eastAsia="Times New Roman" w:hAnsi="Times New Roman" w:cs="Times New Roman"/>
          <w:color w:val="000000"/>
          <w:sz w:val="24"/>
          <w:szCs w:val="24"/>
        </w:rPr>
        <w:fldChar w:fldCharType="begin" w:fldLock="1"/>
      </w:r>
      <w:r w:rsidR="00F17079" w:rsidRPr="00452837">
        <w:rPr>
          <w:rFonts w:ascii="Times New Roman" w:eastAsia="Times New Roman" w:hAnsi="Times New Roman" w:cs="Times New Roman"/>
          <w:color w:val="000000"/>
          <w:sz w:val="24"/>
          <w:szCs w:val="24"/>
        </w:rPr>
        <w:instrText>ADDIN CSL_CITATION {"citationItems":[{"id":"ITEM-1","itemData":{"DOI":"10.4454/JPP.V98I2.034","ISSN":"11254653","abstract":"The caphora frezii is the causal agent of peanut smut, important disease in the Argentine production area. The pathogen can be dispersed by kernels, through surface contamination or small lesions. The aim of this work was to design specific primers to develop a Polymerase Chain Reaction assay for the detection of Thecaphora frezii in peanuts kernels. The ITS region of four T. Frezii isolates was amplified and sequenced. A consensus sequence was obtained and a pair of primers specific for the pathogen, named TF-2F and TF-2R, was synthesized. The primers were used for specificity and sensitivity tests. The former test involved a PCR using DNA from T. Frezii and other seed-transmitted pathogens (S. Rolfsi, S. Minor, Fusarium solani and S. Sclerotiorum). A 190 bp fragment was obtained for the T. Frezii isolates, whereas no amplification was observed for the remaining pathogens. For the sensitivity test, positive results were observed at concentrations up to 3x10-4 pg of the target DNA. The specificity of this method, along with its sensitivity, makes it an important tool for epidemiological studies of peanut smut.","author":[{"dropping-particle":"","family":"Cazón","given":"Luis Ignacio","non-dropping-particle":"","parse-names":false,"suffix":""},{"dropping-particle":"","family":"Conforto","given":"C.","non-dropping-particle":"","parse-names":false,"suffix":""},{"dropping-particle":"","family":"Fernández","given":"F. D.","non-dropping-particle":"","parse-names":false,"suffix":""},{"dropping-particle":"","family":"Paredes","given":"Juan Andrés","non-dropping-particle":"","parse-names":false,"suffix":""},{"dropping-particle":"","family":"Rago","given":"A. M.","non-dropping-particle":"","parse-names":false,"suffix":""}],"container-title":"Journal of Plant Pathology","id":"ITEM-1","issue":"2","issued":{"date-parts":[["2016"]]},"page":"327-330","title":"Molecular detection of Thecaphora frezii in peanut (Arachis hypogaea L.) seeds","type":"article-journal","volume":"98"},"uris":["http://www.mendeley.com/documents/?uuid=2e3f693c-5df6-4a00-9fdd-731e7dc1c5bc"]}],"mendeley":{"formattedCitation":"(Cazón et al., 2016a)","plainTextFormattedCitation":"(Cazón et al., 2016a)","previouslyFormattedCitation":"(Cazón et al., 2016a)"},"properties":{"noteIndex":0},"schema":"https://github.com/citation-style-language/schema/raw/master/csl-citation.json"}</w:instrText>
      </w:r>
      <w:r w:rsidR="00F17079" w:rsidRPr="00452837">
        <w:rPr>
          <w:rFonts w:ascii="Times New Roman" w:eastAsia="Times New Roman" w:hAnsi="Times New Roman" w:cs="Times New Roman"/>
          <w:color w:val="000000"/>
          <w:sz w:val="24"/>
          <w:szCs w:val="24"/>
        </w:rPr>
        <w:fldChar w:fldCharType="separate"/>
      </w:r>
      <w:r w:rsidR="00F17079" w:rsidRPr="00452837">
        <w:rPr>
          <w:rFonts w:ascii="Times New Roman" w:eastAsia="Times New Roman" w:hAnsi="Times New Roman" w:cs="Times New Roman"/>
          <w:color w:val="000000"/>
          <w:sz w:val="24"/>
          <w:szCs w:val="24"/>
          <w:rPrChange w:id="185" w:author="WN" w:date="2020-09-13T17:33:00Z">
            <w:rPr>
              <w:rFonts w:ascii="Times New Roman" w:eastAsia="Times New Roman" w:hAnsi="Times New Roman" w:cs="Times New Roman"/>
              <w:noProof/>
              <w:color w:val="000000"/>
              <w:sz w:val="24"/>
              <w:szCs w:val="24"/>
            </w:rPr>
          </w:rPrChange>
        </w:rPr>
        <w:t>(Cazón et al., 2016a)</w:t>
      </w:r>
      <w:r w:rsidR="00F17079" w:rsidRPr="00452837">
        <w:rPr>
          <w:rFonts w:ascii="Times New Roman" w:eastAsia="Times New Roman" w:hAnsi="Times New Roman" w:cs="Times New Roman"/>
          <w:color w:val="000000"/>
          <w:sz w:val="24"/>
          <w:szCs w:val="24"/>
        </w:rPr>
        <w:fldChar w:fldCharType="end"/>
      </w:r>
      <w:r w:rsidR="000732BE" w:rsidRPr="00452837">
        <w:rPr>
          <w:rFonts w:ascii="Times New Roman" w:eastAsia="Times New Roman" w:hAnsi="Times New Roman" w:cs="Times New Roman"/>
          <w:color w:val="000000"/>
          <w:sz w:val="24"/>
          <w:szCs w:val="24"/>
        </w:rPr>
        <w:t>.</w:t>
      </w:r>
    </w:p>
    <w:p w14:paraId="12D0787E" w14:textId="38D25031" w:rsidR="000732BE" w:rsidRPr="00452837" w:rsidRDefault="00C96DC0" w:rsidP="007E2063">
      <w:pPr>
        <w:spacing w:line="480" w:lineRule="auto"/>
        <w:ind w:firstLine="700"/>
        <w:jc w:val="both"/>
        <w:rPr>
          <w:rFonts w:ascii="Times New Roman" w:eastAsia="Times New Roman" w:hAnsi="Times New Roman" w:cs="Times New Roman"/>
          <w:sz w:val="24"/>
          <w:szCs w:val="24"/>
        </w:rPr>
      </w:pPr>
      <w:r w:rsidRPr="00452837">
        <w:rPr>
          <w:rFonts w:ascii="Times New Roman" w:eastAsia="Times New Roman" w:hAnsi="Times New Roman" w:cs="Times New Roman"/>
          <w:color w:val="000000"/>
          <w:sz w:val="24"/>
          <w:szCs w:val="24"/>
          <w:shd w:val="clear" w:color="auto" w:fill="FFFFFF"/>
        </w:rPr>
        <w:t xml:space="preserve">A total of </w:t>
      </w:r>
      <w:ins w:id="186" w:author="WN" w:date="2020-09-11T17:32:00Z">
        <w:r w:rsidR="00667D25" w:rsidRPr="00452837">
          <w:rPr>
            <w:rFonts w:ascii="Times New Roman" w:eastAsia="Times New Roman" w:hAnsi="Times New Roman" w:cs="Times New Roman"/>
            <w:color w:val="000000"/>
            <w:sz w:val="24"/>
            <w:szCs w:val="24"/>
            <w:shd w:val="clear" w:color="auto" w:fill="FFFFFF"/>
          </w:rPr>
          <w:t>12</w:t>
        </w:r>
      </w:ins>
      <w:del w:id="187" w:author="WN" w:date="2020-09-11T17:32:00Z">
        <w:r w:rsidRPr="00452837" w:rsidDel="00667D25">
          <w:rPr>
            <w:rFonts w:ascii="Times New Roman" w:eastAsia="Times New Roman" w:hAnsi="Times New Roman" w:cs="Times New Roman"/>
            <w:color w:val="000000"/>
            <w:sz w:val="24"/>
            <w:szCs w:val="24"/>
            <w:shd w:val="clear" w:color="auto" w:fill="FFFFFF"/>
          </w:rPr>
          <w:delText>twelve</w:delText>
        </w:r>
      </w:del>
      <w:r w:rsidRPr="00452837">
        <w:rPr>
          <w:rFonts w:ascii="Times New Roman" w:eastAsia="Times New Roman" w:hAnsi="Times New Roman" w:cs="Times New Roman"/>
          <w:color w:val="000000"/>
          <w:sz w:val="24"/>
          <w:szCs w:val="24"/>
          <w:shd w:val="clear" w:color="auto" w:fill="FFFFFF"/>
        </w:rPr>
        <w:t xml:space="preserve"> fungicide</w:t>
      </w:r>
      <w:del w:id="188" w:author="WN" w:date="2020-09-13T09:57:00Z">
        <w:r w:rsidRPr="00452837" w:rsidDel="00953C42">
          <w:rPr>
            <w:rFonts w:ascii="Times New Roman" w:eastAsia="Times New Roman" w:hAnsi="Times New Roman" w:cs="Times New Roman"/>
            <w:color w:val="000000"/>
            <w:sz w:val="24"/>
            <w:szCs w:val="24"/>
            <w:shd w:val="clear" w:color="auto" w:fill="FFFFFF"/>
          </w:rPr>
          <w:delText>s</w:delText>
        </w:r>
      </w:del>
      <w:r w:rsidRPr="00452837">
        <w:rPr>
          <w:rFonts w:ascii="Times New Roman" w:eastAsia="Times New Roman" w:hAnsi="Times New Roman" w:cs="Times New Roman"/>
          <w:color w:val="000000"/>
          <w:sz w:val="24"/>
          <w:szCs w:val="24"/>
          <w:shd w:val="clear" w:color="auto" w:fill="FFFFFF"/>
        </w:rPr>
        <w:t xml:space="preserve"> products (isolated active ingredient and adjuvant) varying in their mode of action were included in the study (Table 1). Five concentrations of each active </w:t>
      </w:r>
      <w:r w:rsidRPr="00452837">
        <w:rPr>
          <w:rFonts w:ascii="Times New Roman" w:eastAsia="Times New Roman" w:hAnsi="Times New Roman" w:cs="Times New Roman"/>
          <w:color w:val="000000"/>
          <w:sz w:val="24"/>
          <w:szCs w:val="24"/>
          <w:shd w:val="clear" w:color="auto" w:fill="FFFFFF"/>
        </w:rPr>
        <w:lastRenderedPageBreak/>
        <w:t>ingredient were analyzed: 0.01, 0.10, 1.00, 10.00</w:t>
      </w:r>
      <w:ins w:id="189" w:author="WN" w:date="2020-09-13T09:57:00Z">
        <w:r w:rsidR="00953C42" w:rsidRPr="00452837">
          <w:rPr>
            <w:rFonts w:ascii="Times New Roman" w:eastAsia="Times New Roman" w:hAnsi="Times New Roman" w:cs="Times New Roman"/>
            <w:color w:val="000000"/>
            <w:sz w:val="24"/>
            <w:szCs w:val="24"/>
            <w:shd w:val="clear" w:color="auto" w:fill="FFFFFF"/>
          </w:rPr>
          <w:t>,</w:t>
        </w:r>
      </w:ins>
      <w:r w:rsidRPr="00452837">
        <w:rPr>
          <w:rFonts w:ascii="Times New Roman" w:eastAsia="Times New Roman" w:hAnsi="Times New Roman" w:cs="Times New Roman"/>
          <w:color w:val="000000"/>
          <w:sz w:val="24"/>
          <w:szCs w:val="24"/>
          <w:shd w:val="clear" w:color="auto" w:fill="FFFFFF"/>
        </w:rPr>
        <w:t xml:space="preserve"> and 100.00 </w:t>
      </w:r>
      <w:r w:rsidR="000732BE" w:rsidRPr="00452837">
        <w:rPr>
          <w:rFonts w:ascii="Times New Roman" w:eastAsia="Times New Roman" w:hAnsi="Times New Roman" w:cs="Times New Roman"/>
          <w:color w:val="000000"/>
          <w:sz w:val="24"/>
          <w:szCs w:val="24"/>
          <w:shd w:val="clear" w:color="auto" w:fill="FFFFFF"/>
        </w:rPr>
        <w:t xml:space="preserve">μg </w:t>
      </w:r>
      <w:commentRangeStart w:id="190"/>
      <w:r w:rsidR="000732BE" w:rsidRPr="00452837">
        <w:rPr>
          <w:rFonts w:ascii="Times New Roman" w:eastAsia="Times New Roman" w:hAnsi="Times New Roman" w:cs="Times New Roman"/>
          <w:color w:val="000000"/>
          <w:sz w:val="24"/>
          <w:szCs w:val="24"/>
          <w:shd w:val="clear" w:color="auto" w:fill="FFFFFF"/>
        </w:rPr>
        <w:t>a.i./</w:t>
      </w:r>
      <w:commentRangeEnd w:id="190"/>
      <w:r w:rsidR="007C5374" w:rsidRPr="00452837">
        <w:rPr>
          <w:rStyle w:val="CommentReference"/>
        </w:rPr>
        <w:commentReference w:id="190"/>
      </w:r>
      <w:r w:rsidR="000732BE" w:rsidRPr="00452837">
        <w:rPr>
          <w:rFonts w:ascii="Times New Roman" w:eastAsia="Times New Roman" w:hAnsi="Times New Roman" w:cs="Times New Roman"/>
          <w:color w:val="000000"/>
          <w:sz w:val="24"/>
          <w:szCs w:val="24"/>
          <w:shd w:val="clear" w:color="auto" w:fill="FFFFFF"/>
        </w:rPr>
        <w:t xml:space="preserve">ml medium. Petri plates without fungicides were used as </w:t>
      </w:r>
      <w:ins w:id="191" w:author="WN" w:date="2020-09-13T09:57:00Z">
        <w:r w:rsidR="00953C42" w:rsidRPr="00452837">
          <w:rPr>
            <w:rFonts w:ascii="Times New Roman" w:eastAsia="Times New Roman" w:hAnsi="Times New Roman" w:cs="Times New Roman"/>
            <w:color w:val="000000"/>
            <w:sz w:val="24"/>
            <w:szCs w:val="24"/>
            <w:shd w:val="clear" w:color="auto" w:fill="FFFFFF"/>
          </w:rPr>
          <w:t xml:space="preserve">an </w:t>
        </w:r>
      </w:ins>
      <w:r w:rsidR="000732BE" w:rsidRPr="00452837">
        <w:rPr>
          <w:rFonts w:ascii="Times New Roman" w:eastAsia="Times New Roman" w:hAnsi="Times New Roman" w:cs="Times New Roman"/>
          <w:color w:val="000000"/>
          <w:sz w:val="24"/>
          <w:szCs w:val="24"/>
          <w:shd w:val="clear" w:color="auto" w:fill="FFFFFF"/>
        </w:rPr>
        <w:t>experimental control. Each experimental unit was represented by a plate (55 mm diameter), with five repetitions per treatment. </w:t>
      </w:r>
    </w:p>
    <w:p w14:paraId="62AB28E7" w14:textId="6102B625" w:rsidR="000732BE" w:rsidRPr="00452837" w:rsidRDefault="000732BE" w:rsidP="007E2063">
      <w:pPr>
        <w:spacing w:line="480" w:lineRule="auto"/>
        <w:ind w:firstLine="700"/>
        <w:jc w:val="both"/>
        <w:rPr>
          <w:rFonts w:ascii="Times New Roman" w:eastAsia="Times New Roman" w:hAnsi="Times New Roman" w:cs="Times New Roman"/>
          <w:sz w:val="24"/>
          <w:szCs w:val="24"/>
        </w:rPr>
      </w:pPr>
      <w:r w:rsidRPr="00452837">
        <w:rPr>
          <w:rFonts w:ascii="Times New Roman" w:eastAsia="Times New Roman" w:hAnsi="Times New Roman" w:cs="Times New Roman"/>
          <w:color w:val="000000"/>
          <w:sz w:val="24"/>
          <w:szCs w:val="24"/>
        </w:rPr>
        <w:t xml:space="preserve">Mycelial </w:t>
      </w:r>
      <w:r w:rsidR="00F95083" w:rsidRPr="00452837">
        <w:rPr>
          <w:rFonts w:ascii="Times New Roman" w:eastAsia="Times New Roman" w:hAnsi="Times New Roman" w:cs="Times New Roman"/>
          <w:color w:val="000000"/>
          <w:sz w:val="24"/>
          <w:szCs w:val="24"/>
        </w:rPr>
        <w:t>disc</w:t>
      </w:r>
      <w:r w:rsidR="009028E7" w:rsidRPr="00452837">
        <w:rPr>
          <w:rFonts w:ascii="Times New Roman" w:eastAsia="Times New Roman" w:hAnsi="Times New Roman" w:cs="Times New Roman"/>
          <w:color w:val="000000"/>
          <w:sz w:val="24"/>
          <w:szCs w:val="24"/>
        </w:rPr>
        <w:t>s</w:t>
      </w:r>
      <w:r w:rsidRPr="00452837">
        <w:rPr>
          <w:rFonts w:ascii="Times New Roman" w:eastAsia="Times New Roman" w:hAnsi="Times New Roman" w:cs="Times New Roman"/>
          <w:color w:val="000000"/>
          <w:sz w:val="24"/>
          <w:szCs w:val="24"/>
        </w:rPr>
        <w:t xml:space="preserve"> (6 mm in diameter) were extracted from actively growing culture</w:t>
      </w:r>
      <w:r w:rsidR="00C96DC0" w:rsidRPr="00452837">
        <w:rPr>
          <w:rFonts w:ascii="Times New Roman" w:eastAsia="Times New Roman" w:hAnsi="Times New Roman" w:cs="Times New Roman"/>
          <w:color w:val="000000"/>
          <w:sz w:val="24"/>
          <w:szCs w:val="24"/>
        </w:rPr>
        <w:t xml:space="preserve"> isolates </w:t>
      </w:r>
      <w:ins w:id="192" w:author="WN" w:date="2020-09-13T17:14:00Z">
        <w:r w:rsidR="006E3B88" w:rsidRPr="00452837">
          <w:rPr>
            <w:rFonts w:ascii="Times New Roman" w:eastAsia="Times New Roman" w:hAnsi="Times New Roman" w:cs="Times New Roman"/>
            <w:color w:val="000000"/>
            <w:sz w:val="24"/>
            <w:szCs w:val="24"/>
          </w:rPr>
          <w:t xml:space="preserve">of </w:t>
        </w:r>
      </w:ins>
      <w:r w:rsidR="00C96DC0" w:rsidRPr="00452837">
        <w:rPr>
          <w:rFonts w:ascii="Times New Roman" w:eastAsia="Times New Roman" w:hAnsi="Times New Roman" w:cs="Times New Roman"/>
          <w:i/>
          <w:iCs/>
          <w:color w:val="000000"/>
          <w:sz w:val="24"/>
          <w:szCs w:val="24"/>
        </w:rPr>
        <w:t>T. frezii</w:t>
      </w:r>
      <w:r w:rsidR="00C96DC0" w:rsidRPr="00452837">
        <w:rPr>
          <w:rFonts w:ascii="Times New Roman" w:eastAsia="Times New Roman" w:hAnsi="Times New Roman" w:cs="Times New Roman"/>
          <w:color w:val="000000"/>
          <w:sz w:val="24"/>
          <w:szCs w:val="24"/>
        </w:rPr>
        <w:t xml:space="preserve"> (8-day-old) and </w:t>
      </w:r>
      <w:r w:rsidRPr="00452837">
        <w:rPr>
          <w:rFonts w:ascii="Times New Roman" w:eastAsia="Times New Roman" w:hAnsi="Times New Roman" w:cs="Times New Roman"/>
          <w:color w:val="000000"/>
          <w:sz w:val="24"/>
          <w:szCs w:val="24"/>
        </w:rPr>
        <w:t xml:space="preserve">transferred </w:t>
      </w:r>
      <w:r w:rsidR="00C96DC0" w:rsidRPr="00452837">
        <w:rPr>
          <w:rFonts w:ascii="Times New Roman" w:eastAsia="Times New Roman" w:hAnsi="Times New Roman" w:cs="Times New Roman"/>
          <w:color w:val="000000"/>
          <w:sz w:val="24"/>
          <w:szCs w:val="24"/>
        </w:rPr>
        <w:t>to</w:t>
      </w:r>
      <w:r w:rsidRPr="00452837">
        <w:rPr>
          <w:rFonts w:ascii="Times New Roman" w:eastAsia="Times New Roman" w:hAnsi="Times New Roman" w:cs="Times New Roman"/>
          <w:color w:val="000000"/>
          <w:sz w:val="24"/>
          <w:szCs w:val="24"/>
        </w:rPr>
        <w:t xml:space="preserve"> the center of Petri plates </w:t>
      </w:r>
      <w:r w:rsidR="00C96DC0" w:rsidRPr="00452837">
        <w:rPr>
          <w:rFonts w:ascii="Times New Roman" w:eastAsia="Times New Roman" w:hAnsi="Times New Roman" w:cs="Times New Roman"/>
          <w:color w:val="000000"/>
          <w:sz w:val="24"/>
          <w:szCs w:val="24"/>
        </w:rPr>
        <w:t xml:space="preserve">containing </w:t>
      </w:r>
      <w:commentRangeStart w:id="193"/>
      <w:r w:rsidRPr="00452837">
        <w:rPr>
          <w:rFonts w:ascii="Times New Roman" w:eastAsia="Times New Roman" w:hAnsi="Times New Roman" w:cs="Times New Roman"/>
          <w:color w:val="000000"/>
          <w:sz w:val="24"/>
          <w:szCs w:val="24"/>
        </w:rPr>
        <w:t>PDA</w:t>
      </w:r>
      <w:commentRangeEnd w:id="193"/>
      <w:r w:rsidR="00DB5E51" w:rsidRPr="00452837">
        <w:rPr>
          <w:rStyle w:val="CommentReference"/>
        </w:rPr>
        <w:commentReference w:id="193"/>
      </w:r>
      <w:r w:rsidRPr="00452837">
        <w:rPr>
          <w:rFonts w:ascii="Times New Roman" w:eastAsia="Times New Roman" w:hAnsi="Times New Roman" w:cs="Times New Roman"/>
          <w:color w:val="000000"/>
          <w:sz w:val="24"/>
          <w:szCs w:val="24"/>
        </w:rPr>
        <w:t xml:space="preserve"> amended </w:t>
      </w:r>
      <w:r w:rsidR="00C96DC0" w:rsidRPr="00452837">
        <w:rPr>
          <w:rFonts w:ascii="Times New Roman" w:eastAsia="Times New Roman" w:hAnsi="Times New Roman" w:cs="Times New Roman"/>
          <w:color w:val="000000"/>
          <w:sz w:val="24"/>
          <w:szCs w:val="24"/>
        </w:rPr>
        <w:t>medium</w:t>
      </w:r>
      <w:r w:rsidRPr="00452837">
        <w:rPr>
          <w:rFonts w:ascii="Times New Roman" w:eastAsia="Times New Roman" w:hAnsi="Times New Roman" w:cs="Times New Roman"/>
          <w:color w:val="000000"/>
          <w:sz w:val="24"/>
          <w:szCs w:val="24"/>
        </w:rPr>
        <w:t>. Five replicate</w:t>
      </w:r>
      <w:r w:rsidR="00C96DC0" w:rsidRPr="00452837">
        <w:rPr>
          <w:rFonts w:ascii="Times New Roman" w:eastAsia="Times New Roman" w:hAnsi="Times New Roman" w:cs="Times New Roman"/>
          <w:color w:val="000000"/>
          <w:sz w:val="24"/>
          <w:szCs w:val="24"/>
        </w:rPr>
        <w:t>d</w:t>
      </w:r>
      <w:r w:rsidRPr="00452837">
        <w:rPr>
          <w:rFonts w:ascii="Times New Roman" w:eastAsia="Times New Roman" w:hAnsi="Times New Roman" w:cs="Times New Roman"/>
          <w:color w:val="000000"/>
          <w:sz w:val="24"/>
          <w:szCs w:val="24"/>
        </w:rPr>
        <w:t xml:space="preserve"> plates were used for each fungicide concentration incubated at 25 ºC in darkness.</w:t>
      </w:r>
    </w:p>
    <w:p w14:paraId="67631A99" w14:textId="39DCFD49" w:rsidR="00F470F4" w:rsidRPr="00452837" w:rsidRDefault="000732BE" w:rsidP="007E2063">
      <w:pPr>
        <w:spacing w:line="480" w:lineRule="auto"/>
        <w:ind w:firstLine="700"/>
        <w:jc w:val="both"/>
        <w:rPr>
          <w:rFonts w:ascii="Times New Roman" w:eastAsia="Times New Roman" w:hAnsi="Times New Roman" w:cs="Times New Roman"/>
          <w:color w:val="000000"/>
          <w:sz w:val="24"/>
          <w:szCs w:val="24"/>
          <w:shd w:val="clear" w:color="auto" w:fill="FFFFFF"/>
        </w:rPr>
      </w:pPr>
      <w:r w:rsidRPr="00452837">
        <w:rPr>
          <w:rFonts w:ascii="Times New Roman" w:eastAsia="Times New Roman" w:hAnsi="Times New Roman" w:cs="Times New Roman"/>
          <w:color w:val="000000"/>
          <w:sz w:val="24"/>
          <w:szCs w:val="24"/>
          <w:shd w:val="clear" w:color="auto" w:fill="FFFFFF"/>
        </w:rPr>
        <w:t xml:space="preserve">The radial growth (colony diameter) of each isolate was measured with a digital caliper in two perpendicular directions, and it was </w:t>
      </w:r>
      <w:commentRangeStart w:id="194"/>
      <w:r w:rsidRPr="00452837">
        <w:rPr>
          <w:rFonts w:ascii="Times New Roman" w:eastAsia="Times New Roman" w:hAnsi="Times New Roman" w:cs="Times New Roman"/>
          <w:color w:val="000000"/>
          <w:sz w:val="24"/>
          <w:szCs w:val="24"/>
          <w:shd w:val="clear" w:color="auto" w:fill="FFFFFF"/>
        </w:rPr>
        <w:t xml:space="preserve">subtracted </w:t>
      </w:r>
      <w:bookmarkStart w:id="195" w:name="_Hlk48542025"/>
      <w:r w:rsidR="00786C2B" w:rsidRPr="00452837">
        <w:rPr>
          <w:rFonts w:ascii="Times New Roman" w:eastAsia="Times New Roman" w:hAnsi="Times New Roman" w:cs="Times New Roman"/>
          <w:color w:val="000000"/>
          <w:sz w:val="24"/>
          <w:szCs w:val="24"/>
          <w:shd w:val="clear" w:color="auto" w:fill="FFFFFF"/>
        </w:rPr>
        <w:t>to</w:t>
      </w:r>
      <w:bookmarkEnd w:id="195"/>
      <w:r w:rsidR="00BF7FC9" w:rsidRPr="00452837">
        <w:rPr>
          <w:rFonts w:ascii="Times New Roman" w:eastAsia="Times New Roman" w:hAnsi="Times New Roman" w:cs="Times New Roman"/>
          <w:color w:val="000000"/>
          <w:sz w:val="24"/>
          <w:szCs w:val="24"/>
          <w:shd w:val="clear" w:color="auto" w:fill="FFFFFF"/>
        </w:rPr>
        <w:t xml:space="preserve"> </w:t>
      </w:r>
      <w:commentRangeEnd w:id="194"/>
      <w:r w:rsidR="00953C42" w:rsidRPr="00452837">
        <w:rPr>
          <w:rStyle w:val="CommentReference"/>
        </w:rPr>
        <w:commentReference w:id="194"/>
      </w:r>
      <w:r w:rsidRPr="00452837">
        <w:rPr>
          <w:rFonts w:ascii="Times New Roman" w:eastAsia="Times New Roman" w:hAnsi="Times New Roman" w:cs="Times New Roman"/>
          <w:color w:val="000000"/>
          <w:sz w:val="24"/>
          <w:szCs w:val="24"/>
          <w:shd w:val="clear" w:color="auto" w:fill="FFFFFF"/>
        </w:rPr>
        <w:t xml:space="preserve">the original mycelial </w:t>
      </w:r>
      <w:r w:rsidR="00F95083" w:rsidRPr="00452837">
        <w:rPr>
          <w:rFonts w:ascii="Times New Roman" w:eastAsia="Times New Roman" w:hAnsi="Times New Roman" w:cs="Times New Roman"/>
          <w:color w:val="000000"/>
          <w:sz w:val="24"/>
          <w:szCs w:val="24"/>
          <w:shd w:val="clear" w:color="auto" w:fill="FFFFFF"/>
        </w:rPr>
        <w:t>disc</w:t>
      </w:r>
      <w:r w:rsidRPr="00452837">
        <w:rPr>
          <w:rFonts w:ascii="Times New Roman" w:eastAsia="Times New Roman" w:hAnsi="Times New Roman" w:cs="Times New Roman"/>
          <w:color w:val="000000"/>
          <w:sz w:val="24"/>
          <w:szCs w:val="24"/>
          <w:shd w:val="clear" w:color="auto" w:fill="FFFFFF"/>
        </w:rPr>
        <w:t xml:space="preserve"> diameter (6 mm). The measurements were taken </w:t>
      </w:r>
      <w:r w:rsidR="00B26E01" w:rsidRPr="00452837">
        <w:rPr>
          <w:rFonts w:ascii="Times New Roman" w:eastAsia="Times New Roman" w:hAnsi="Times New Roman" w:cs="Times New Roman"/>
          <w:color w:val="000000"/>
          <w:sz w:val="24"/>
          <w:szCs w:val="24"/>
          <w:shd w:val="clear" w:color="auto" w:fill="FFFFFF"/>
        </w:rPr>
        <w:t xml:space="preserve">at the moment in which </w:t>
      </w:r>
      <w:ins w:id="196" w:author="WN" w:date="2020-09-13T09:58:00Z">
        <w:r w:rsidR="00953C42" w:rsidRPr="00452837">
          <w:rPr>
            <w:rFonts w:ascii="Times New Roman" w:eastAsia="Times New Roman" w:hAnsi="Times New Roman" w:cs="Times New Roman"/>
            <w:color w:val="000000"/>
            <w:sz w:val="24"/>
            <w:szCs w:val="24"/>
            <w:shd w:val="clear" w:color="auto" w:fill="FFFFFF"/>
          </w:rPr>
          <w:t xml:space="preserve">the </w:t>
        </w:r>
      </w:ins>
      <w:r w:rsidR="00B26E01" w:rsidRPr="00452837">
        <w:rPr>
          <w:rFonts w:ascii="Times New Roman" w:eastAsia="Times New Roman" w:hAnsi="Times New Roman" w:cs="Times New Roman"/>
          <w:color w:val="000000"/>
          <w:sz w:val="24"/>
          <w:szCs w:val="24"/>
          <w:shd w:val="clear" w:color="auto" w:fill="FFFFFF"/>
        </w:rPr>
        <w:t xml:space="preserve">mycelium of </w:t>
      </w:r>
      <w:ins w:id="197" w:author="WN" w:date="2020-09-13T17:15:00Z">
        <w:r w:rsidR="006E3B88" w:rsidRPr="00452837">
          <w:rPr>
            <w:rFonts w:ascii="Times New Roman" w:eastAsia="Times New Roman" w:hAnsi="Times New Roman" w:cs="Times New Roman"/>
            <w:color w:val="000000"/>
            <w:sz w:val="24"/>
            <w:szCs w:val="24"/>
            <w:shd w:val="clear" w:color="auto" w:fill="FFFFFF"/>
          </w:rPr>
          <w:t xml:space="preserve">the </w:t>
        </w:r>
      </w:ins>
      <w:r w:rsidR="00B26E01" w:rsidRPr="00452837">
        <w:rPr>
          <w:rFonts w:ascii="Times New Roman" w:eastAsia="Times New Roman" w:hAnsi="Times New Roman" w:cs="Times New Roman"/>
          <w:color w:val="000000"/>
          <w:sz w:val="24"/>
          <w:szCs w:val="24"/>
          <w:shd w:val="clear" w:color="auto" w:fill="FFFFFF"/>
        </w:rPr>
        <w:t>control plates reached their plate</w:t>
      </w:r>
      <w:del w:id="198" w:author="WN" w:date="2020-09-13T09:58:00Z">
        <w:r w:rsidR="00B26E01" w:rsidRPr="00452837" w:rsidDel="00953C42">
          <w:rPr>
            <w:rFonts w:ascii="Times New Roman" w:eastAsia="Times New Roman" w:hAnsi="Times New Roman" w:cs="Times New Roman"/>
            <w:color w:val="000000"/>
            <w:sz w:val="24"/>
            <w:szCs w:val="24"/>
            <w:shd w:val="clear" w:color="auto" w:fill="FFFFFF"/>
          </w:rPr>
          <w:delText>s</w:delText>
        </w:r>
      </w:del>
      <w:r w:rsidR="00B26E01" w:rsidRPr="00452837">
        <w:rPr>
          <w:rFonts w:ascii="Times New Roman" w:eastAsia="Times New Roman" w:hAnsi="Times New Roman" w:cs="Times New Roman"/>
          <w:color w:val="000000"/>
          <w:sz w:val="24"/>
          <w:szCs w:val="24"/>
          <w:shd w:val="clear" w:color="auto" w:fill="FFFFFF"/>
        </w:rPr>
        <w:t xml:space="preserve"> margins</w:t>
      </w:r>
      <w:r w:rsidRPr="00452837">
        <w:rPr>
          <w:rFonts w:ascii="Times New Roman" w:eastAsia="Times New Roman" w:hAnsi="Times New Roman" w:cs="Times New Roman"/>
          <w:color w:val="000000"/>
          <w:sz w:val="24"/>
          <w:szCs w:val="24"/>
          <w:shd w:val="clear" w:color="auto" w:fill="FFFFFF"/>
        </w:rPr>
        <w:t>. The inhibition of mycelial growth relative to the treatment without fungicide was calculated</w:t>
      </w:r>
      <w:r w:rsidR="00B26E01" w:rsidRPr="00452837">
        <w:rPr>
          <w:rFonts w:ascii="Times New Roman" w:eastAsia="Times New Roman" w:hAnsi="Times New Roman" w:cs="Times New Roman"/>
          <w:color w:val="000000"/>
          <w:sz w:val="24"/>
          <w:szCs w:val="24"/>
          <w:shd w:val="clear" w:color="auto" w:fill="FFFFFF"/>
        </w:rPr>
        <w:t xml:space="preserve"> as</w:t>
      </w:r>
      <w:r w:rsidR="000A7431" w:rsidRPr="00452837">
        <w:rPr>
          <w:rFonts w:ascii="Times New Roman" w:eastAsia="Times New Roman" w:hAnsi="Times New Roman" w:cs="Times New Roman"/>
          <w:color w:val="000000"/>
          <w:sz w:val="24"/>
          <w:szCs w:val="24"/>
          <w:shd w:val="clear" w:color="auto" w:fill="FFFFFF"/>
        </w:rPr>
        <w:t>:</w:t>
      </w:r>
      <w:r w:rsidRPr="00452837">
        <w:rPr>
          <w:rFonts w:ascii="Times New Roman" w:eastAsia="Times New Roman" w:hAnsi="Times New Roman" w:cs="Times New Roman"/>
          <w:color w:val="000000"/>
          <w:sz w:val="24"/>
          <w:szCs w:val="24"/>
          <w:shd w:val="clear" w:color="auto" w:fill="FFFFFF"/>
        </w:rPr>
        <w:t xml:space="preserve"> </w:t>
      </w:r>
    </w:p>
    <w:p w14:paraId="65F989EF" w14:textId="4EC2DBD1" w:rsidR="00F470F4" w:rsidRPr="00452837" w:rsidRDefault="00F470F4" w:rsidP="000A7431">
      <w:pPr>
        <w:spacing w:line="480" w:lineRule="auto"/>
        <w:jc w:val="both"/>
        <w:rPr>
          <w:rFonts w:ascii="Times New Roman" w:eastAsia="Times New Roman" w:hAnsi="Times New Roman" w:cs="Times New Roman"/>
          <w:color w:val="000000"/>
          <w:sz w:val="24"/>
          <w:szCs w:val="24"/>
          <w:shd w:val="clear" w:color="auto" w:fill="FFFFFF"/>
        </w:rPr>
      </w:pPr>
      <w:r w:rsidRPr="00452837">
        <w:rPr>
          <w:rFonts w:ascii="Times New Roman" w:eastAsia="Times New Roman" w:hAnsi="Times New Roman" w:cs="Times New Roman"/>
          <w:color w:val="000000"/>
          <w:sz w:val="24"/>
          <w:szCs w:val="24"/>
          <w:shd w:val="clear" w:color="auto" w:fill="FFFFFF"/>
        </w:rPr>
        <w:t>GI</w:t>
      </w:r>
      <w:r w:rsidRPr="00452837">
        <w:rPr>
          <w:rFonts w:ascii="Times New Roman" w:eastAsia="Times New Roman" w:hAnsi="Times New Roman" w:cs="Times New Roman"/>
          <w:color w:val="000000"/>
          <w:sz w:val="24"/>
          <w:szCs w:val="24"/>
          <w:shd w:val="clear" w:color="auto" w:fill="FFFFFF"/>
          <w:vertAlign w:val="subscript"/>
        </w:rPr>
        <w:t>i</w:t>
      </w:r>
      <w:r w:rsidRPr="00452837">
        <w:rPr>
          <w:rFonts w:ascii="Times New Roman" w:eastAsia="Times New Roman" w:hAnsi="Times New Roman" w:cs="Times New Roman"/>
          <w:color w:val="000000"/>
          <w:sz w:val="24"/>
          <w:szCs w:val="24"/>
          <w:shd w:val="clear" w:color="auto" w:fill="FFFFFF"/>
        </w:rPr>
        <w:t xml:space="preserve"> = (CD</w:t>
      </w:r>
      <w:r w:rsidRPr="00452837">
        <w:rPr>
          <w:rFonts w:ascii="Times New Roman" w:eastAsia="Times New Roman" w:hAnsi="Times New Roman" w:cs="Times New Roman"/>
          <w:color w:val="000000"/>
          <w:sz w:val="24"/>
          <w:szCs w:val="24"/>
          <w:shd w:val="clear" w:color="auto" w:fill="FFFFFF"/>
          <w:vertAlign w:val="subscript"/>
        </w:rPr>
        <w:t>check</w:t>
      </w:r>
      <w:r w:rsidRPr="00452837">
        <w:rPr>
          <w:rFonts w:ascii="Times New Roman" w:eastAsia="Times New Roman" w:hAnsi="Times New Roman" w:cs="Times New Roman"/>
          <w:color w:val="000000"/>
          <w:sz w:val="24"/>
          <w:szCs w:val="24"/>
          <w:shd w:val="clear" w:color="auto" w:fill="FFFFFF"/>
        </w:rPr>
        <w:t xml:space="preserve"> </w:t>
      </w:r>
      <w:ins w:id="199" w:author="WN" w:date="2020-09-13T09:58:00Z">
        <w:r w:rsidR="00953C42" w:rsidRPr="00452837">
          <w:rPr>
            <w:rFonts w:ascii="Times New Roman" w:eastAsia="Times New Roman" w:hAnsi="Times New Roman" w:cs="Times New Roman"/>
            <w:color w:val="000000"/>
            <w:sz w:val="24"/>
            <w:szCs w:val="24"/>
            <w:shd w:val="clear" w:color="auto" w:fill="FFFFFF"/>
          </w:rPr>
          <w:t>−</w:t>
        </w:r>
      </w:ins>
      <w:del w:id="200" w:author="WN" w:date="2020-09-13T09:58:00Z">
        <w:r w:rsidR="000A7431" w:rsidRPr="00452837" w:rsidDel="00953C42">
          <w:rPr>
            <w:rFonts w:ascii="Times New Roman" w:eastAsia="Times New Roman" w:hAnsi="Times New Roman" w:cs="Times New Roman"/>
            <w:color w:val="000000"/>
            <w:sz w:val="24"/>
            <w:szCs w:val="24"/>
            <w:shd w:val="clear" w:color="auto" w:fill="FFFFFF"/>
          </w:rPr>
          <w:delText>-</w:delText>
        </w:r>
      </w:del>
      <w:r w:rsidRPr="00452837">
        <w:rPr>
          <w:rFonts w:ascii="Times New Roman" w:eastAsia="Times New Roman" w:hAnsi="Times New Roman" w:cs="Times New Roman"/>
          <w:color w:val="000000"/>
          <w:sz w:val="24"/>
          <w:szCs w:val="24"/>
          <w:shd w:val="clear" w:color="auto" w:fill="FFFFFF"/>
        </w:rPr>
        <w:t xml:space="preserve"> CD</w:t>
      </w:r>
      <w:r w:rsidRPr="00452837">
        <w:rPr>
          <w:rFonts w:ascii="Times New Roman" w:eastAsia="Times New Roman" w:hAnsi="Times New Roman" w:cs="Times New Roman"/>
          <w:color w:val="000000"/>
          <w:sz w:val="24"/>
          <w:szCs w:val="24"/>
          <w:shd w:val="clear" w:color="auto" w:fill="FFFFFF"/>
          <w:vertAlign w:val="subscript"/>
        </w:rPr>
        <w:t>i</w:t>
      </w:r>
      <w:r w:rsidRPr="00452837">
        <w:rPr>
          <w:rFonts w:ascii="Times New Roman" w:eastAsia="Times New Roman" w:hAnsi="Times New Roman" w:cs="Times New Roman"/>
          <w:color w:val="000000"/>
          <w:sz w:val="24"/>
          <w:szCs w:val="24"/>
          <w:shd w:val="clear" w:color="auto" w:fill="FFFFFF"/>
        </w:rPr>
        <w:t>)/CD</w:t>
      </w:r>
      <w:r w:rsidRPr="00452837">
        <w:rPr>
          <w:rFonts w:ascii="Times New Roman" w:eastAsia="Times New Roman" w:hAnsi="Times New Roman" w:cs="Times New Roman"/>
          <w:color w:val="000000"/>
          <w:sz w:val="24"/>
          <w:szCs w:val="24"/>
          <w:shd w:val="clear" w:color="auto" w:fill="FFFFFF"/>
          <w:vertAlign w:val="subscript"/>
        </w:rPr>
        <w:t>check</w:t>
      </w:r>
      <w:r w:rsidRPr="00452837">
        <w:rPr>
          <w:rFonts w:ascii="Times New Roman" w:eastAsia="Times New Roman" w:hAnsi="Times New Roman" w:cs="Times New Roman"/>
          <w:color w:val="000000"/>
          <w:sz w:val="24"/>
          <w:szCs w:val="24"/>
          <w:shd w:val="clear" w:color="auto" w:fill="FFFFFF"/>
        </w:rPr>
        <w:t xml:space="preserve"> × 100</w:t>
      </w:r>
      <w:r w:rsidRPr="00452837">
        <w:rPr>
          <w:rFonts w:ascii="Times New Roman" w:eastAsia="Times New Roman" w:hAnsi="Times New Roman" w:cs="Times New Roman"/>
          <w:color w:val="000000"/>
          <w:sz w:val="24"/>
          <w:szCs w:val="24"/>
          <w:shd w:val="clear" w:color="auto" w:fill="FFFFFF"/>
        </w:rPr>
        <w:tab/>
        <w:t>(1)</w:t>
      </w:r>
    </w:p>
    <w:p w14:paraId="32C2EFA1" w14:textId="7FE5B896" w:rsidR="00F470F4" w:rsidRPr="00452837" w:rsidRDefault="00B26E01" w:rsidP="000A7431">
      <w:pPr>
        <w:spacing w:line="480" w:lineRule="auto"/>
        <w:jc w:val="both"/>
        <w:rPr>
          <w:rFonts w:ascii="Times New Roman" w:eastAsia="Times New Roman" w:hAnsi="Times New Roman" w:cs="Times New Roman"/>
          <w:color w:val="000000"/>
          <w:sz w:val="24"/>
          <w:szCs w:val="24"/>
          <w:shd w:val="clear" w:color="auto" w:fill="FFFFFF"/>
        </w:rPr>
      </w:pPr>
      <w:bookmarkStart w:id="201" w:name="_Hlk48846483"/>
      <w:r w:rsidRPr="00452837">
        <w:rPr>
          <w:rFonts w:ascii="Times New Roman" w:eastAsia="Times New Roman" w:hAnsi="Times New Roman" w:cs="Times New Roman"/>
          <w:color w:val="000000"/>
          <w:sz w:val="24"/>
          <w:szCs w:val="24"/>
          <w:shd w:val="clear" w:color="auto" w:fill="FFFFFF"/>
        </w:rPr>
        <w:t>w</w:t>
      </w:r>
      <w:r w:rsidR="00F470F4" w:rsidRPr="00452837">
        <w:rPr>
          <w:rFonts w:ascii="Times New Roman" w:eastAsia="Times New Roman" w:hAnsi="Times New Roman" w:cs="Times New Roman"/>
          <w:color w:val="000000"/>
          <w:sz w:val="24"/>
          <w:szCs w:val="24"/>
          <w:shd w:val="clear" w:color="auto" w:fill="FFFFFF"/>
        </w:rPr>
        <w:t>here GI</w:t>
      </w:r>
      <w:r w:rsidR="00F470F4" w:rsidRPr="00452837">
        <w:rPr>
          <w:rFonts w:ascii="Times New Roman" w:eastAsia="Times New Roman" w:hAnsi="Times New Roman" w:cs="Times New Roman"/>
          <w:color w:val="000000"/>
          <w:sz w:val="24"/>
          <w:szCs w:val="24"/>
          <w:shd w:val="clear" w:color="auto" w:fill="FFFFFF"/>
          <w:vertAlign w:val="subscript"/>
        </w:rPr>
        <w:t>i</w:t>
      </w:r>
      <w:r w:rsidR="00F470F4" w:rsidRPr="00452837">
        <w:rPr>
          <w:rFonts w:ascii="Times New Roman" w:eastAsia="Times New Roman" w:hAnsi="Times New Roman" w:cs="Times New Roman"/>
          <w:color w:val="000000"/>
          <w:sz w:val="24"/>
          <w:szCs w:val="24"/>
          <w:shd w:val="clear" w:color="auto" w:fill="FFFFFF"/>
        </w:rPr>
        <w:t xml:space="preserve"> is the inhibition of i</w:t>
      </w:r>
      <w:r w:rsidRPr="00452837">
        <w:rPr>
          <w:rFonts w:ascii="Times New Roman" w:eastAsia="Times New Roman" w:hAnsi="Times New Roman" w:cs="Times New Roman"/>
          <w:color w:val="000000"/>
          <w:sz w:val="24"/>
          <w:szCs w:val="24"/>
          <w:shd w:val="clear" w:color="auto" w:fill="FFFFFF"/>
        </w:rPr>
        <w:t>-th</w:t>
      </w:r>
      <w:r w:rsidR="00F470F4" w:rsidRPr="00452837">
        <w:rPr>
          <w:rFonts w:ascii="Times New Roman" w:eastAsia="Times New Roman" w:hAnsi="Times New Roman" w:cs="Times New Roman"/>
          <w:color w:val="000000"/>
          <w:sz w:val="24"/>
          <w:szCs w:val="24"/>
          <w:shd w:val="clear" w:color="auto" w:fill="FFFFFF"/>
        </w:rPr>
        <w:t xml:space="preserve"> colony growth; CD is the mean colony diameter for the control without fungicide (check) or for the </w:t>
      </w:r>
      <w:r w:rsidR="00F470F4" w:rsidRPr="00452837">
        <w:rPr>
          <w:rFonts w:ascii="Times New Roman" w:eastAsia="Times New Roman" w:hAnsi="Times New Roman" w:cs="Times New Roman"/>
          <w:i/>
          <w:iCs/>
          <w:color w:val="000000"/>
          <w:sz w:val="24"/>
          <w:szCs w:val="24"/>
          <w:shd w:val="clear" w:color="auto" w:fill="FFFFFF"/>
        </w:rPr>
        <w:t>i</w:t>
      </w:r>
      <w:r w:rsidRPr="00452837">
        <w:rPr>
          <w:rFonts w:ascii="Times New Roman" w:eastAsia="Times New Roman" w:hAnsi="Times New Roman" w:cs="Times New Roman"/>
          <w:color w:val="000000"/>
          <w:sz w:val="24"/>
          <w:szCs w:val="24"/>
          <w:shd w:val="clear" w:color="auto" w:fill="FFFFFF"/>
        </w:rPr>
        <w:t>-th</w:t>
      </w:r>
      <w:r w:rsidR="00F470F4" w:rsidRPr="00452837">
        <w:rPr>
          <w:rFonts w:ascii="Times New Roman" w:eastAsia="Times New Roman" w:hAnsi="Times New Roman" w:cs="Times New Roman"/>
          <w:color w:val="000000"/>
          <w:sz w:val="24"/>
          <w:szCs w:val="24"/>
          <w:shd w:val="clear" w:color="auto" w:fill="FFFFFF"/>
        </w:rPr>
        <w:t xml:space="preserve"> fungicide. </w:t>
      </w:r>
      <w:ins w:id="202" w:author="WN" w:date="2020-09-13T17:15:00Z">
        <w:r w:rsidR="006E3B88" w:rsidRPr="00452837">
          <w:rPr>
            <w:rFonts w:ascii="Times New Roman" w:eastAsia="Times New Roman" w:hAnsi="Times New Roman" w:cs="Times New Roman"/>
            <w:color w:val="000000"/>
            <w:sz w:val="24"/>
            <w:szCs w:val="24"/>
            <w:shd w:val="clear" w:color="auto" w:fill="FFFFFF"/>
          </w:rPr>
          <w:t>A l</w:t>
        </w:r>
      </w:ins>
      <w:del w:id="203" w:author="WN" w:date="2020-09-13T17:15:00Z">
        <w:r w:rsidR="00F470F4" w:rsidRPr="00452837" w:rsidDel="006E3B88">
          <w:rPr>
            <w:rFonts w:ascii="Times New Roman" w:eastAsia="Times New Roman" w:hAnsi="Times New Roman" w:cs="Times New Roman"/>
            <w:color w:val="000000"/>
            <w:sz w:val="24"/>
            <w:szCs w:val="24"/>
            <w:shd w:val="clear" w:color="auto" w:fill="FFFFFF"/>
          </w:rPr>
          <w:delText>L</w:delText>
        </w:r>
      </w:del>
      <w:r w:rsidR="00F470F4" w:rsidRPr="00452837">
        <w:rPr>
          <w:rFonts w:ascii="Times New Roman" w:eastAsia="Times New Roman" w:hAnsi="Times New Roman" w:cs="Times New Roman"/>
          <w:color w:val="000000"/>
          <w:sz w:val="24"/>
          <w:szCs w:val="24"/>
          <w:shd w:val="clear" w:color="auto" w:fill="FFFFFF"/>
        </w:rPr>
        <w:t xml:space="preserve">inear model regression was fitted to the GI obtained along the </w:t>
      </w:r>
      <w:r w:rsidRPr="00452837">
        <w:rPr>
          <w:rFonts w:ascii="Times New Roman" w:eastAsia="Times New Roman" w:hAnsi="Times New Roman" w:cs="Times New Roman"/>
          <w:color w:val="000000"/>
          <w:sz w:val="24"/>
          <w:szCs w:val="24"/>
          <w:shd w:val="clear" w:color="auto" w:fill="FFFFFF"/>
        </w:rPr>
        <w:t>exponential</w:t>
      </w:r>
      <w:ins w:id="204" w:author="WN" w:date="2020-09-13T17:16:00Z">
        <w:r w:rsidR="002A0A44" w:rsidRPr="00452837">
          <w:rPr>
            <w:rFonts w:ascii="Times New Roman" w:eastAsia="Times New Roman" w:hAnsi="Times New Roman" w:cs="Times New Roman"/>
            <w:color w:val="000000"/>
            <w:sz w:val="24"/>
            <w:szCs w:val="24"/>
            <w:shd w:val="clear" w:color="auto" w:fill="FFFFFF"/>
          </w:rPr>
          <w:t>–</w:t>
        </w:r>
      </w:ins>
      <w:del w:id="205" w:author="WN" w:date="2020-09-13T17:16:00Z">
        <w:r w:rsidRPr="00452837" w:rsidDel="002A0A44">
          <w:rPr>
            <w:rFonts w:ascii="Times New Roman" w:eastAsia="Times New Roman" w:hAnsi="Times New Roman" w:cs="Times New Roman"/>
            <w:color w:val="000000"/>
            <w:sz w:val="24"/>
            <w:szCs w:val="24"/>
            <w:shd w:val="clear" w:color="auto" w:fill="FFFFFF"/>
          </w:rPr>
          <w:delText xml:space="preserve"> - </w:delText>
        </w:r>
      </w:del>
      <w:r w:rsidRPr="00452837">
        <w:rPr>
          <w:rFonts w:ascii="Times New Roman" w:eastAsia="Times New Roman" w:hAnsi="Times New Roman" w:cs="Times New Roman"/>
          <w:color w:val="000000"/>
          <w:sz w:val="24"/>
          <w:szCs w:val="24"/>
          <w:shd w:val="clear" w:color="auto" w:fill="FFFFFF"/>
        </w:rPr>
        <w:t>transformed doses</w:t>
      </w:r>
      <w:r w:rsidR="00F470F4" w:rsidRPr="00452837">
        <w:rPr>
          <w:rFonts w:ascii="Times New Roman" w:eastAsia="Times New Roman" w:hAnsi="Times New Roman" w:cs="Times New Roman"/>
          <w:color w:val="000000"/>
          <w:sz w:val="24"/>
          <w:szCs w:val="24"/>
          <w:shd w:val="clear" w:color="auto" w:fill="FFFFFF"/>
        </w:rPr>
        <w:t>, and the EC50 was estimated by replacing components of the fitted equations</w:t>
      </w:r>
      <w:r w:rsidR="000A7431" w:rsidRPr="00452837">
        <w:rPr>
          <w:rFonts w:ascii="Times New Roman" w:eastAsia="Times New Roman" w:hAnsi="Times New Roman" w:cs="Times New Roman"/>
          <w:color w:val="000000"/>
          <w:sz w:val="24"/>
          <w:szCs w:val="24"/>
          <w:shd w:val="clear" w:color="auto" w:fill="FFFFFF"/>
        </w:rPr>
        <w:t>.</w:t>
      </w:r>
    </w:p>
    <w:bookmarkEnd w:id="201"/>
    <w:p w14:paraId="356F5677" w14:textId="1B2C3A87" w:rsidR="000732BE" w:rsidRPr="00452837" w:rsidRDefault="000732BE" w:rsidP="007E2063">
      <w:pPr>
        <w:spacing w:line="480" w:lineRule="auto"/>
        <w:ind w:firstLine="700"/>
        <w:jc w:val="both"/>
        <w:rPr>
          <w:rFonts w:ascii="Times New Roman" w:eastAsia="Times New Roman" w:hAnsi="Times New Roman" w:cs="Times New Roman"/>
          <w:sz w:val="24"/>
          <w:szCs w:val="24"/>
        </w:rPr>
      </w:pPr>
      <w:r w:rsidRPr="00452837">
        <w:rPr>
          <w:rFonts w:ascii="Times New Roman" w:eastAsia="Times New Roman" w:hAnsi="Times New Roman" w:cs="Times New Roman"/>
          <w:color w:val="000000"/>
          <w:sz w:val="24"/>
          <w:szCs w:val="24"/>
          <w:shd w:val="clear" w:color="auto" w:fill="FFFFFF"/>
        </w:rPr>
        <w:t>The fungitoxici</w:t>
      </w:r>
      <w:del w:id="206" w:author="WN" w:date="2020-09-13T10:00:00Z">
        <w:r w:rsidRPr="00452837" w:rsidDel="00953C42">
          <w:rPr>
            <w:rFonts w:ascii="Times New Roman" w:eastAsia="Times New Roman" w:hAnsi="Times New Roman" w:cs="Times New Roman"/>
            <w:color w:val="000000"/>
            <w:sz w:val="24"/>
            <w:szCs w:val="24"/>
            <w:shd w:val="clear" w:color="auto" w:fill="FFFFFF"/>
          </w:rPr>
          <w:delText>ci</w:delText>
        </w:r>
      </w:del>
      <w:r w:rsidRPr="00452837">
        <w:rPr>
          <w:rFonts w:ascii="Times New Roman" w:eastAsia="Times New Roman" w:hAnsi="Times New Roman" w:cs="Times New Roman"/>
          <w:color w:val="000000"/>
          <w:sz w:val="24"/>
          <w:szCs w:val="24"/>
          <w:shd w:val="clear" w:color="auto" w:fill="FFFFFF"/>
        </w:rPr>
        <w:t>ty of fungicides was classified according</w:t>
      </w:r>
      <w:r w:rsidR="00B26E01" w:rsidRPr="00452837">
        <w:rPr>
          <w:rFonts w:ascii="Times New Roman" w:eastAsia="Times New Roman" w:hAnsi="Times New Roman" w:cs="Times New Roman"/>
          <w:color w:val="000000"/>
          <w:sz w:val="24"/>
          <w:szCs w:val="24"/>
          <w:shd w:val="clear" w:color="auto" w:fill="FFFFFF"/>
        </w:rPr>
        <w:t xml:space="preserve"> to</w:t>
      </w:r>
      <w:r w:rsidRPr="00452837">
        <w:rPr>
          <w:rFonts w:ascii="Times New Roman" w:eastAsia="Times New Roman" w:hAnsi="Times New Roman" w:cs="Times New Roman"/>
          <w:color w:val="000000"/>
          <w:sz w:val="24"/>
          <w:szCs w:val="24"/>
          <w:shd w:val="clear" w:color="auto" w:fill="FFFFFF"/>
        </w:rPr>
        <w:t xml:space="preserve"> </w:t>
      </w:r>
      <w:r w:rsidR="00606EFE" w:rsidRPr="00452837">
        <w:rPr>
          <w:rFonts w:ascii="Times New Roman" w:eastAsia="Times New Roman" w:hAnsi="Times New Roman" w:cs="Times New Roman"/>
          <w:color w:val="222222"/>
          <w:sz w:val="24"/>
          <w:szCs w:val="24"/>
          <w:shd w:val="clear" w:color="auto" w:fill="FFFFFF"/>
        </w:rPr>
        <w:fldChar w:fldCharType="begin" w:fldLock="1"/>
      </w:r>
      <w:r w:rsidR="00606EFE" w:rsidRPr="00452837">
        <w:rPr>
          <w:rFonts w:ascii="Times New Roman" w:eastAsia="Times New Roman" w:hAnsi="Times New Roman" w:cs="Times New Roman"/>
          <w:color w:val="222222"/>
          <w:sz w:val="24"/>
          <w:szCs w:val="24"/>
          <w:shd w:val="clear" w:color="auto" w:fill="FFFFFF"/>
        </w:rPr>
        <w:instrText>ADDIN CSL_CITATION {"citationItems":[{"id":"ITEM-1","itemData":{"author":[{"dropping-particle":"","family":"Tonin","given":"R.B.","non-dropping-particle":"","parse-names":false,"suffix":""},{"dropping-particle":"","family":"Reis","given":"E.M.","non-dropping-particle":"","parse-names":false,"suffix":""},{"dropping-particle":"","family":"Gómez","given":"D.E.","non-dropping-particle":"","parse-names":false,"suffix":""}],"container-title":"Revista de Investigaciones Agropecuarias","id":"ITEM-1","issued":{"date-parts":[["2015"]]},"page":"192-200","title":"Sensibilidad a fungicidas in vitro de micelios de Drechslera siccans aislada a partir de trigo","type":"article-journal","volume":"41"},"uris":["http://www.mendeley.com/documents/?uuid=9e50986c-ef77-4ef9-96db-96dea482f827"]}],"mendeley":{"formattedCitation":"(Tonin et al., 2015)","manualFormatting":"Tonin et al. (2015)","plainTextFormattedCitation":"(Tonin et al., 2015)","previouslyFormattedCitation":"(Tonin et al., 2015)"},"properties":{"noteIndex":0},"schema":"https://github.com/citation-style-language/schema/raw/master/csl-citation.json"}</w:instrText>
      </w:r>
      <w:r w:rsidR="00606EFE" w:rsidRPr="00452837">
        <w:rPr>
          <w:rFonts w:ascii="Times New Roman" w:eastAsia="Times New Roman" w:hAnsi="Times New Roman" w:cs="Times New Roman"/>
          <w:color w:val="222222"/>
          <w:sz w:val="24"/>
          <w:szCs w:val="24"/>
          <w:shd w:val="clear" w:color="auto" w:fill="FFFFFF"/>
        </w:rPr>
        <w:fldChar w:fldCharType="separate"/>
      </w:r>
      <w:r w:rsidR="00606EFE" w:rsidRPr="00452837">
        <w:rPr>
          <w:rFonts w:ascii="Times New Roman" w:eastAsia="Times New Roman" w:hAnsi="Times New Roman" w:cs="Times New Roman"/>
          <w:color w:val="222222"/>
          <w:sz w:val="24"/>
          <w:szCs w:val="24"/>
          <w:shd w:val="clear" w:color="auto" w:fill="FFFFFF"/>
          <w:rPrChange w:id="207" w:author="WN" w:date="2020-09-13T17:33:00Z">
            <w:rPr>
              <w:rFonts w:ascii="Times New Roman" w:eastAsia="Times New Roman" w:hAnsi="Times New Roman" w:cs="Times New Roman"/>
              <w:noProof/>
              <w:color w:val="222222"/>
              <w:sz w:val="24"/>
              <w:szCs w:val="24"/>
              <w:shd w:val="clear" w:color="auto" w:fill="FFFFFF"/>
            </w:rPr>
          </w:rPrChange>
        </w:rPr>
        <w:t>Tonin et al. (2015)</w:t>
      </w:r>
      <w:r w:rsidR="00606EFE" w:rsidRPr="00452837">
        <w:rPr>
          <w:rFonts w:ascii="Times New Roman" w:eastAsia="Times New Roman" w:hAnsi="Times New Roman" w:cs="Times New Roman"/>
          <w:color w:val="222222"/>
          <w:sz w:val="24"/>
          <w:szCs w:val="24"/>
          <w:shd w:val="clear" w:color="auto" w:fill="FFFFFF"/>
        </w:rPr>
        <w:fldChar w:fldCharType="end"/>
      </w:r>
      <w:r w:rsidRPr="00452837">
        <w:rPr>
          <w:rFonts w:ascii="Times New Roman" w:eastAsia="Times New Roman" w:hAnsi="Times New Roman" w:cs="Times New Roman"/>
          <w:color w:val="000000"/>
          <w:sz w:val="24"/>
          <w:szCs w:val="24"/>
          <w:shd w:val="clear" w:color="auto" w:fill="FFFFFF"/>
        </w:rPr>
        <w:t>:</w:t>
      </w:r>
      <w:r w:rsidRPr="00452837">
        <w:rPr>
          <w:rFonts w:ascii="Times New Roman" w:eastAsia="Times New Roman" w:hAnsi="Times New Roman" w:cs="Times New Roman"/>
          <w:color w:val="222222"/>
          <w:sz w:val="24"/>
          <w:szCs w:val="24"/>
          <w:shd w:val="clear" w:color="auto" w:fill="FFFFFF"/>
        </w:rPr>
        <w:t xml:space="preserve"> EC50</w:t>
      </w:r>
      <w:ins w:id="208" w:author="WN" w:date="2020-09-13T09:59:00Z">
        <w:r w:rsidR="00953C42" w:rsidRPr="00452837">
          <w:rPr>
            <w:rFonts w:ascii="Times New Roman" w:eastAsia="Times New Roman" w:hAnsi="Times New Roman" w:cs="Times New Roman"/>
            <w:color w:val="222222"/>
            <w:sz w:val="24"/>
            <w:szCs w:val="24"/>
            <w:shd w:val="clear" w:color="auto" w:fill="FFFFFF"/>
          </w:rPr>
          <w:t xml:space="preserve"> </w:t>
        </w:r>
      </w:ins>
      <w:r w:rsidRPr="00452837">
        <w:rPr>
          <w:rFonts w:ascii="Times New Roman" w:eastAsia="Times New Roman" w:hAnsi="Times New Roman" w:cs="Times New Roman"/>
          <w:color w:val="222222"/>
          <w:sz w:val="24"/>
          <w:szCs w:val="24"/>
          <w:shd w:val="clear" w:color="auto" w:fill="FFFFFF"/>
        </w:rPr>
        <w:t>&lt;</w:t>
      </w:r>
      <w:ins w:id="209" w:author="WN" w:date="2020-09-13T09:59:00Z">
        <w:r w:rsidR="00953C42" w:rsidRPr="00452837">
          <w:rPr>
            <w:rFonts w:ascii="Times New Roman" w:eastAsia="Times New Roman" w:hAnsi="Times New Roman" w:cs="Times New Roman"/>
            <w:color w:val="222222"/>
            <w:sz w:val="24"/>
            <w:szCs w:val="24"/>
            <w:shd w:val="clear" w:color="auto" w:fill="FFFFFF"/>
          </w:rPr>
          <w:t xml:space="preserve"> </w:t>
        </w:r>
      </w:ins>
      <w:r w:rsidRPr="00452837">
        <w:rPr>
          <w:rFonts w:ascii="Times New Roman" w:eastAsia="Times New Roman" w:hAnsi="Times New Roman" w:cs="Times New Roman"/>
          <w:color w:val="222222"/>
          <w:sz w:val="24"/>
          <w:szCs w:val="24"/>
          <w:shd w:val="clear" w:color="auto" w:fill="FFFFFF"/>
        </w:rPr>
        <w:t xml:space="preserve">1 </w:t>
      </w:r>
      <w:r w:rsidRPr="00452837">
        <w:rPr>
          <w:rFonts w:ascii="Times New Roman" w:eastAsia="Times New Roman" w:hAnsi="Times New Roman" w:cs="Times New Roman"/>
          <w:color w:val="000000"/>
          <w:sz w:val="24"/>
          <w:szCs w:val="24"/>
        </w:rPr>
        <w:t>µg/ml</w:t>
      </w:r>
      <w:r w:rsidRPr="00452837">
        <w:rPr>
          <w:rFonts w:ascii="Times New Roman" w:eastAsia="Times New Roman" w:hAnsi="Times New Roman" w:cs="Times New Roman"/>
          <w:color w:val="222222"/>
          <w:sz w:val="24"/>
          <w:szCs w:val="24"/>
          <w:shd w:val="clear" w:color="auto" w:fill="FFFFFF"/>
        </w:rPr>
        <w:t xml:space="preserve"> </w:t>
      </w:r>
      <w:ins w:id="210" w:author="WN" w:date="2020-09-13T09:59:00Z">
        <w:r w:rsidR="00953C42" w:rsidRPr="00452837">
          <w:rPr>
            <w:rFonts w:ascii="Times New Roman" w:eastAsia="Times New Roman" w:hAnsi="Times New Roman" w:cs="Times New Roman"/>
            <w:color w:val="222222"/>
            <w:sz w:val="24"/>
            <w:szCs w:val="24"/>
            <w:shd w:val="clear" w:color="auto" w:fill="FFFFFF"/>
          </w:rPr>
          <w:t>–</w:t>
        </w:r>
      </w:ins>
      <w:del w:id="211" w:author="WN" w:date="2020-09-13T09:59:00Z">
        <w:r w:rsidR="00B26E01" w:rsidRPr="00452837" w:rsidDel="00953C42">
          <w:rPr>
            <w:rFonts w:ascii="Times New Roman" w:eastAsia="Times New Roman" w:hAnsi="Times New Roman" w:cs="Times New Roman"/>
            <w:color w:val="222222"/>
            <w:sz w:val="24"/>
            <w:szCs w:val="24"/>
            <w:shd w:val="clear" w:color="auto" w:fill="FFFFFF"/>
          </w:rPr>
          <w:delText>-</w:delText>
        </w:r>
      </w:del>
      <w:r w:rsidRPr="00452837">
        <w:rPr>
          <w:rFonts w:ascii="Times New Roman" w:eastAsia="Times New Roman" w:hAnsi="Times New Roman" w:cs="Times New Roman"/>
          <w:color w:val="000000"/>
          <w:sz w:val="24"/>
          <w:szCs w:val="24"/>
          <w:shd w:val="clear" w:color="auto" w:fill="FFFFFF"/>
        </w:rPr>
        <w:t xml:space="preserve"> highly fungitoxic</w:t>
      </w:r>
      <w:r w:rsidRPr="00452837">
        <w:rPr>
          <w:rFonts w:ascii="Times New Roman" w:eastAsia="Times New Roman" w:hAnsi="Times New Roman" w:cs="Times New Roman"/>
          <w:color w:val="222222"/>
          <w:sz w:val="24"/>
          <w:szCs w:val="24"/>
          <w:shd w:val="clear" w:color="auto" w:fill="FFFFFF"/>
        </w:rPr>
        <w:t>; between 1</w:t>
      </w:r>
      <w:ins w:id="212" w:author="WN" w:date="2020-09-13T10:00:00Z">
        <w:r w:rsidR="00953C42" w:rsidRPr="00452837">
          <w:rPr>
            <w:rFonts w:ascii="Times New Roman" w:eastAsia="Times New Roman" w:hAnsi="Times New Roman" w:cs="Times New Roman"/>
            <w:color w:val="222222"/>
            <w:sz w:val="24"/>
            <w:szCs w:val="24"/>
            <w:shd w:val="clear" w:color="auto" w:fill="FFFFFF"/>
          </w:rPr>
          <w:t>–</w:t>
        </w:r>
      </w:ins>
      <w:del w:id="213" w:author="WN" w:date="2020-09-13T10:00:00Z">
        <w:r w:rsidRPr="00452837" w:rsidDel="00953C42">
          <w:rPr>
            <w:rFonts w:ascii="Times New Roman" w:eastAsia="Times New Roman" w:hAnsi="Times New Roman" w:cs="Times New Roman"/>
            <w:color w:val="222222"/>
            <w:sz w:val="24"/>
            <w:szCs w:val="24"/>
            <w:shd w:val="clear" w:color="auto" w:fill="FFFFFF"/>
          </w:rPr>
          <w:delText xml:space="preserve"> to </w:delText>
        </w:r>
      </w:del>
      <w:r w:rsidRPr="00452837">
        <w:rPr>
          <w:rFonts w:ascii="Times New Roman" w:eastAsia="Times New Roman" w:hAnsi="Times New Roman" w:cs="Times New Roman"/>
          <w:color w:val="222222"/>
          <w:sz w:val="24"/>
          <w:szCs w:val="24"/>
          <w:shd w:val="clear" w:color="auto" w:fill="FFFFFF"/>
        </w:rPr>
        <w:t xml:space="preserve">50 </w:t>
      </w:r>
      <w:r w:rsidRPr="00452837">
        <w:rPr>
          <w:rFonts w:ascii="Times New Roman" w:eastAsia="Times New Roman" w:hAnsi="Times New Roman" w:cs="Times New Roman"/>
          <w:color w:val="000000"/>
          <w:sz w:val="24"/>
          <w:szCs w:val="24"/>
        </w:rPr>
        <w:t>µg/ml</w:t>
      </w:r>
      <w:r w:rsidRPr="00452837">
        <w:rPr>
          <w:rFonts w:ascii="Times New Roman" w:eastAsia="Times New Roman" w:hAnsi="Times New Roman" w:cs="Times New Roman"/>
          <w:color w:val="222222"/>
          <w:sz w:val="24"/>
          <w:szCs w:val="24"/>
          <w:shd w:val="clear" w:color="auto" w:fill="FFFFFF"/>
        </w:rPr>
        <w:t xml:space="preserve"> </w:t>
      </w:r>
      <w:ins w:id="214" w:author="WN" w:date="2020-09-13T09:59:00Z">
        <w:r w:rsidR="00953C42" w:rsidRPr="00452837">
          <w:rPr>
            <w:rFonts w:ascii="Times New Roman" w:eastAsia="Times New Roman" w:hAnsi="Times New Roman" w:cs="Times New Roman"/>
            <w:color w:val="222222"/>
            <w:sz w:val="24"/>
            <w:szCs w:val="24"/>
            <w:shd w:val="clear" w:color="auto" w:fill="FFFFFF"/>
          </w:rPr>
          <w:t>–</w:t>
        </w:r>
      </w:ins>
      <w:del w:id="215" w:author="WN" w:date="2020-09-13T09:59:00Z">
        <w:r w:rsidR="00B26E01" w:rsidRPr="00452837" w:rsidDel="00953C42">
          <w:rPr>
            <w:rFonts w:ascii="Times New Roman" w:eastAsia="Times New Roman" w:hAnsi="Times New Roman" w:cs="Times New Roman"/>
            <w:color w:val="222222"/>
            <w:sz w:val="24"/>
            <w:szCs w:val="24"/>
            <w:shd w:val="clear" w:color="auto" w:fill="FFFFFF"/>
          </w:rPr>
          <w:delText>-</w:delText>
        </w:r>
      </w:del>
      <w:r w:rsidR="00B26E01" w:rsidRPr="00452837">
        <w:rPr>
          <w:rFonts w:ascii="Times New Roman" w:eastAsia="Times New Roman" w:hAnsi="Times New Roman" w:cs="Times New Roman"/>
          <w:color w:val="222222"/>
          <w:sz w:val="24"/>
          <w:szCs w:val="24"/>
          <w:shd w:val="clear" w:color="auto" w:fill="FFFFFF"/>
        </w:rPr>
        <w:t xml:space="preserve"> </w:t>
      </w:r>
      <w:r w:rsidRPr="00452837">
        <w:rPr>
          <w:rFonts w:ascii="Times New Roman" w:eastAsia="Times New Roman" w:hAnsi="Times New Roman" w:cs="Times New Roman"/>
          <w:color w:val="222222"/>
          <w:sz w:val="24"/>
          <w:szCs w:val="24"/>
          <w:shd w:val="clear" w:color="auto" w:fill="FFFFFF"/>
        </w:rPr>
        <w:t xml:space="preserve">moderately fungitoxic; EC50 &gt; 50 </w:t>
      </w:r>
      <w:r w:rsidRPr="00452837">
        <w:rPr>
          <w:rFonts w:ascii="Times New Roman" w:eastAsia="Times New Roman" w:hAnsi="Times New Roman" w:cs="Times New Roman"/>
          <w:color w:val="000000"/>
          <w:sz w:val="24"/>
          <w:szCs w:val="24"/>
        </w:rPr>
        <w:t>µg/ml</w:t>
      </w:r>
      <w:r w:rsidRPr="00452837">
        <w:rPr>
          <w:rFonts w:ascii="Times New Roman" w:eastAsia="Times New Roman" w:hAnsi="Times New Roman" w:cs="Times New Roman"/>
          <w:color w:val="222222"/>
          <w:sz w:val="24"/>
          <w:szCs w:val="24"/>
          <w:shd w:val="clear" w:color="auto" w:fill="FFFFFF"/>
        </w:rPr>
        <w:t xml:space="preserve"> </w:t>
      </w:r>
      <w:ins w:id="216" w:author="WN" w:date="2020-09-13T10:00:00Z">
        <w:r w:rsidR="00953C42" w:rsidRPr="00452837">
          <w:rPr>
            <w:rFonts w:ascii="Times New Roman" w:eastAsia="Times New Roman" w:hAnsi="Times New Roman" w:cs="Times New Roman"/>
            <w:color w:val="222222"/>
            <w:sz w:val="24"/>
            <w:szCs w:val="24"/>
            <w:shd w:val="clear" w:color="auto" w:fill="FFFFFF"/>
          </w:rPr>
          <w:t>–</w:t>
        </w:r>
      </w:ins>
      <w:del w:id="217" w:author="WN" w:date="2020-09-13T10:00:00Z">
        <w:r w:rsidR="00B26E01" w:rsidRPr="00452837" w:rsidDel="00953C42">
          <w:rPr>
            <w:rFonts w:ascii="Times New Roman" w:eastAsia="Times New Roman" w:hAnsi="Times New Roman" w:cs="Times New Roman"/>
            <w:color w:val="222222"/>
            <w:sz w:val="24"/>
            <w:szCs w:val="24"/>
            <w:shd w:val="clear" w:color="auto" w:fill="FFFFFF"/>
          </w:rPr>
          <w:delText>-</w:delText>
        </w:r>
      </w:del>
      <w:r w:rsidR="00B26E01" w:rsidRPr="00452837">
        <w:rPr>
          <w:rFonts w:ascii="Times New Roman" w:eastAsia="Times New Roman" w:hAnsi="Times New Roman" w:cs="Times New Roman"/>
          <w:color w:val="222222"/>
          <w:sz w:val="24"/>
          <w:szCs w:val="24"/>
          <w:shd w:val="clear" w:color="auto" w:fill="FFFFFF"/>
        </w:rPr>
        <w:t xml:space="preserve"> </w:t>
      </w:r>
      <w:r w:rsidRPr="00452837">
        <w:rPr>
          <w:rFonts w:ascii="Times New Roman" w:eastAsia="Times New Roman" w:hAnsi="Times New Roman" w:cs="Times New Roman"/>
          <w:color w:val="222222"/>
          <w:sz w:val="24"/>
          <w:szCs w:val="24"/>
          <w:shd w:val="clear" w:color="auto" w:fill="FFFFFF"/>
        </w:rPr>
        <w:t>non-toxic.</w:t>
      </w:r>
    </w:p>
    <w:p w14:paraId="679073B6" w14:textId="77777777" w:rsidR="007E2063" w:rsidRPr="00452837" w:rsidRDefault="007E2063" w:rsidP="007E2063">
      <w:pPr>
        <w:spacing w:line="480" w:lineRule="auto"/>
        <w:jc w:val="both"/>
        <w:outlineLvl w:val="1"/>
        <w:rPr>
          <w:rFonts w:ascii="Times New Roman" w:eastAsia="Times New Roman" w:hAnsi="Times New Roman" w:cs="Times New Roman"/>
          <w:b/>
          <w:bCs/>
          <w:color w:val="000000"/>
          <w:sz w:val="24"/>
          <w:szCs w:val="24"/>
        </w:rPr>
      </w:pPr>
    </w:p>
    <w:p w14:paraId="54D8348C" w14:textId="2ECCE6EA" w:rsidR="000732BE" w:rsidRPr="00452837" w:rsidRDefault="000732BE" w:rsidP="007E2063">
      <w:pPr>
        <w:spacing w:line="480" w:lineRule="auto"/>
        <w:jc w:val="both"/>
        <w:outlineLvl w:val="1"/>
        <w:rPr>
          <w:rFonts w:ascii="Times New Roman" w:eastAsia="Times New Roman" w:hAnsi="Times New Roman" w:cs="Times New Roman"/>
          <w:b/>
          <w:bCs/>
          <w:sz w:val="36"/>
          <w:szCs w:val="36"/>
        </w:rPr>
      </w:pPr>
      <w:r w:rsidRPr="00452837">
        <w:rPr>
          <w:rFonts w:ascii="Times New Roman" w:eastAsia="Times New Roman" w:hAnsi="Times New Roman" w:cs="Times New Roman"/>
          <w:b/>
          <w:bCs/>
          <w:color w:val="000000"/>
          <w:sz w:val="24"/>
          <w:szCs w:val="24"/>
        </w:rPr>
        <w:t>2.2.</w:t>
      </w:r>
      <w:r w:rsidRPr="00452837">
        <w:rPr>
          <w:rFonts w:ascii="Times New Roman" w:eastAsia="Times New Roman" w:hAnsi="Times New Roman" w:cs="Times New Roman"/>
          <w:color w:val="000000"/>
          <w:sz w:val="24"/>
          <w:szCs w:val="24"/>
        </w:rPr>
        <w:t xml:space="preserve"> </w:t>
      </w:r>
      <w:r w:rsidRPr="00452837">
        <w:rPr>
          <w:rFonts w:ascii="Times New Roman" w:eastAsia="Times New Roman" w:hAnsi="Times New Roman" w:cs="Times New Roman"/>
          <w:b/>
          <w:bCs/>
          <w:color w:val="000000"/>
          <w:sz w:val="24"/>
          <w:szCs w:val="24"/>
        </w:rPr>
        <w:t>Fungicides</w:t>
      </w:r>
      <w:ins w:id="218" w:author="WN" w:date="2020-09-13T10:00:00Z">
        <w:r w:rsidR="00953C42" w:rsidRPr="00452837">
          <w:rPr>
            <w:rFonts w:ascii="Times New Roman" w:eastAsia="Times New Roman" w:hAnsi="Times New Roman" w:cs="Times New Roman"/>
            <w:b/>
            <w:bCs/>
            <w:color w:val="000000"/>
            <w:sz w:val="24"/>
            <w:szCs w:val="24"/>
          </w:rPr>
          <w:t>’</w:t>
        </w:r>
      </w:ins>
      <w:r w:rsidRPr="00452837">
        <w:rPr>
          <w:rFonts w:ascii="Times New Roman" w:eastAsia="Times New Roman" w:hAnsi="Times New Roman" w:cs="Times New Roman"/>
          <w:b/>
          <w:bCs/>
          <w:color w:val="000000"/>
          <w:sz w:val="24"/>
          <w:szCs w:val="24"/>
        </w:rPr>
        <w:t xml:space="preserve"> efficacy </w:t>
      </w:r>
      <w:ins w:id="219" w:author="WN" w:date="2020-09-13T10:00:00Z">
        <w:r w:rsidR="00953C42" w:rsidRPr="00452837">
          <w:rPr>
            <w:rFonts w:ascii="Times New Roman" w:eastAsia="Times New Roman" w:hAnsi="Times New Roman" w:cs="Times New Roman"/>
            <w:b/>
            <w:bCs/>
            <w:color w:val="000000"/>
            <w:sz w:val="24"/>
            <w:szCs w:val="24"/>
          </w:rPr>
          <w:t>in</w:t>
        </w:r>
      </w:ins>
      <w:del w:id="220" w:author="WN" w:date="2020-09-13T10:00:00Z">
        <w:r w:rsidRPr="00452837" w:rsidDel="00953C42">
          <w:rPr>
            <w:rFonts w:ascii="Times New Roman" w:eastAsia="Times New Roman" w:hAnsi="Times New Roman" w:cs="Times New Roman"/>
            <w:b/>
            <w:bCs/>
            <w:color w:val="000000"/>
            <w:sz w:val="24"/>
            <w:szCs w:val="24"/>
          </w:rPr>
          <w:delText>to</w:delText>
        </w:r>
      </w:del>
      <w:r w:rsidRPr="00452837">
        <w:rPr>
          <w:rFonts w:ascii="Times New Roman" w:eastAsia="Times New Roman" w:hAnsi="Times New Roman" w:cs="Times New Roman"/>
          <w:b/>
          <w:bCs/>
          <w:color w:val="000000"/>
          <w:sz w:val="24"/>
          <w:szCs w:val="24"/>
        </w:rPr>
        <w:t xml:space="preserve"> control</w:t>
      </w:r>
      <w:ins w:id="221" w:author="WN" w:date="2020-09-13T10:01:00Z">
        <w:r w:rsidR="00953C42" w:rsidRPr="00452837">
          <w:rPr>
            <w:rFonts w:ascii="Times New Roman" w:eastAsia="Times New Roman" w:hAnsi="Times New Roman" w:cs="Times New Roman"/>
            <w:b/>
            <w:bCs/>
            <w:color w:val="000000"/>
            <w:sz w:val="24"/>
            <w:szCs w:val="24"/>
          </w:rPr>
          <w:t>ling</w:t>
        </w:r>
      </w:ins>
      <w:r w:rsidRPr="00452837">
        <w:rPr>
          <w:rFonts w:ascii="Times New Roman" w:eastAsia="Times New Roman" w:hAnsi="Times New Roman" w:cs="Times New Roman"/>
          <w:b/>
          <w:bCs/>
          <w:color w:val="000000"/>
          <w:sz w:val="24"/>
          <w:szCs w:val="24"/>
        </w:rPr>
        <w:t xml:space="preserve"> peanut smut trials</w:t>
      </w:r>
    </w:p>
    <w:p w14:paraId="442AF728" w14:textId="28822896" w:rsidR="0087750D" w:rsidRPr="00452837" w:rsidRDefault="000732BE" w:rsidP="007E2063">
      <w:pPr>
        <w:spacing w:line="480" w:lineRule="auto"/>
        <w:ind w:firstLine="700"/>
        <w:jc w:val="both"/>
        <w:rPr>
          <w:rFonts w:ascii="Times New Roman" w:eastAsia="Times New Roman" w:hAnsi="Times New Roman" w:cs="Times New Roman"/>
          <w:color w:val="000000"/>
          <w:sz w:val="24"/>
          <w:szCs w:val="24"/>
        </w:rPr>
      </w:pPr>
      <w:bookmarkStart w:id="222" w:name="_Hlk37828643"/>
      <w:r w:rsidRPr="00452837">
        <w:rPr>
          <w:rFonts w:ascii="Times New Roman" w:eastAsia="Times New Roman" w:hAnsi="Times New Roman" w:cs="Times New Roman"/>
          <w:color w:val="000000"/>
          <w:sz w:val="24"/>
          <w:szCs w:val="24"/>
        </w:rPr>
        <w:t xml:space="preserve">Two sets of replicated experiments were conducted during </w:t>
      </w:r>
      <w:ins w:id="223" w:author="WN" w:date="2020-09-13T10:01:00Z">
        <w:r w:rsidR="00953C42" w:rsidRPr="00452837">
          <w:rPr>
            <w:rFonts w:ascii="Times New Roman" w:eastAsia="Times New Roman" w:hAnsi="Times New Roman" w:cs="Times New Roman"/>
            <w:color w:val="000000"/>
            <w:sz w:val="24"/>
            <w:szCs w:val="24"/>
          </w:rPr>
          <w:t xml:space="preserve">the </w:t>
        </w:r>
      </w:ins>
      <w:r w:rsidRPr="00452837">
        <w:rPr>
          <w:rFonts w:ascii="Times New Roman" w:eastAsia="Times New Roman" w:hAnsi="Times New Roman" w:cs="Times New Roman"/>
          <w:color w:val="000000"/>
          <w:sz w:val="24"/>
          <w:szCs w:val="24"/>
        </w:rPr>
        <w:t xml:space="preserve">growing seasons 2014/2015 (from now on </w:t>
      </w:r>
      <w:r w:rsidR="00C96DC0" w:rsidRPr="00452837">
        <w:rPr>
          <w:rFonts w:ascii="Times New Roman" w:eastAsia="Times New Roman" w:hAnsi="Times New Roman" w:cs="Times New Roman"/>
          <w:color w:val="000000"/>
          <w:sz w:val="24"/>
          <w:szCs w:val="24"/>
        </w:rPr>
        <w:t>“</w:t>
      </w:r>
      <w:r w:rsidRPr="00452837">
        <w:rPr>
          <w:rFonts w:ascii="Times New Roman" w:eastAsia="Times New Roman" w:hAnsi="Times New Roman" w:cs="Times New Roman"/>
          <w:color w:val="000000"/>
          <w:sz w:val="24"/>
          <w:szCs w:val="24"/>
        </w:rPr>
        <w:t>2015</w:t>
      </w:r>
      <w:r w:rsidR="00C96DC0" w:rsidRPr="00452837">
        <w:rPr>
          <w:rFonts w:ascii="Times New Roman" w:eastAsia="Times New Roman" w:hAnsi="Times New Roman" w:cs="Times New Roman"/>
          <w:color w:val="000000"/>
          <w:sz w:val="24"/>
          <w:szCs w:val="24"/>
        </w:rPr>
        <w:t>”</w:t>
      </w:r>
      <w:r w:rsidRPr="00452837">
        <w:rPr>
          <w:rFonts w:ascii="Times New Roman" w:eastAsia="Times New Roman" w:hAnsi="Times New Roman" w:cs="Times New Roman"/>
          <w:color w:val="000000"/>
          <w:sz w:val="24"/>
          <w:szCs w:val="24"/>
        </w:rPr>
        <w:t xml:space="preserve">) and 2015/2016 (from now on </w:t>
      </w:r>
      <w:r w:rsidR="00C96DC0" w:rsidRPr="00452837">
        <w:rPr>
          <w:rFonts w:ascii="Times New Roman" w:eastAsia="Times New Roman" w:hAnsi="Times New Roman" w:cs="Times New Roman"/>
          <w:color w:val="000000"/>
          <w:sz w:val="24"/>
          <w:szCs w:val="24"/>
        </w:rPr>
        <w:t>“</w:t>
      </w:r>
      <w:r w:rsidRPr="00452837">
        <w:rPr>
          <w:rFonts w:ascii="Times New Roman" w:eastAsia="Times New Roman" w:hAnsi="Times New Roman" w:cs="Times New Roman"/>
          <w:color w:val="000000"/>
          <w:sz w:val="24"/>
          <w:szCs w:val="24"/>
        </w:rPr>
        <w:t>2016</w:t>
      </w:r>
      <w:r w:rsidR="00C96DC0" w:rsidRPr="00452837">
        <w:rPr>
          <w:rFonts w:ascii="Times New Roman" w:eastAsia="Times New Roman" w:hAnsi="Times New Roman" w:cs="Times New Roman"/>
          <w:color w:val="000000"/>
          <w:sz w:val="24"/>
          <w:szCs w:val="24"/>
        </w:rPr>
        <w:t>”</w:t>
      </w:r>
      <w:r w:rsidRPr="00452837">
        <w:rPr>
          <w:rFonts w:ascii="Times New Roman" w:eastAsia="Times New Roman" w:hAnsi="Times New Roman" w:cs="Times New Roman"/>
          <w:color w:val="000000"/>
          <w:sz w:val="24"/>
          <w:szCs w:val="24"/>
        </w:rPr>
        <w:t>).</w:t>
      </w:r>
      <w:bookmarkEnd w:id="222"/>
      <w:r w:rsidRPr="00452837">
        <w:rPr>
          <w:rFonts w:ascii="Times New Roman" w:eastAsia="Times New Roman" w:hAnsi="Times New Roman" w:cs="Times New Roman"/>
          <w:color w:val="000000"/>
          <w:sz w:val="24"/>
          <w:szCs w:val="24"/>
        </w:rPr>
        <w:t xml:space="preserve"> </w:t>
      </w:r>
      <w:ins w:id="224" w:author="WN" w:date="2020-09-13T10:01:00Z">
        <w:r w:rsidR="00953C42" w:rsidRPr="00452837">
          <w:rPr>
            <w:rFonts w:ascii="Times New Roman" w:eastAsia="Times New Roman" w:hAnsi="Times New Roman" w:cs="Times New Roman"/>
            <w:color w:val="000000"/>
            <w:sz w:val="24"/>
            <w:szCs w:val="24"/>
          </w:rPr>
          <w:t>The p</w:t>
        </w:r>
      </w:ins>
      <w:del w:id="225" w:author="WN" w:date="2020-09-13T10:01:00Z">
        <w:r w:rsidRPr="00452837" w:rsidDel="00953C42">
          <w:rPr>
            <w:rFonts w:ascii="Times New Roman" w:eastAsia="Times New Roman" w:hAnsi="Times New Roman" w:cs="Times New Roman"/>
            <w:color w:val="000000"/>
            <w:sz w:val="24"/>
            <w:szCs w:val="24"/>
          </w:rPr>
          <w:delText>P</w:delText>
        </w:r>
      </w:del>
      <w:r w:rsidRPr="00452837">
        <w:rPr>
          <w:rFonts w:ascii="Times New Roman" w:eastAsia="Times New Roman" w:hAnsi="Times New Roman" w:cs="Times New Roman"/>
          <w:color w:val="000000"/>
          <w:sz w:val="24"/>
          <w:szCs w:val="24"/>
        </w:rPr>
        <w:t>eanut cultivar</w:t>
      </w:r>
      <w:ins w:id="226" w:author="WN" w:date="2020-09-13T10:01:00Z">
        <w:r w:rsidR="00953C42" w:rsidRPr="00452837">
          <w:rPr>
            <w:rFonts w:ascii="Times New Roman" w:eastAsia="Times New Roman" w:hAnsi="Times New Roman" w:cs="Times New Roman"/>
            <w:color w:val="000000"/>
            <w:sz w:val="24"/>
            <w:szCs w:val="24"/>
          </w:rPr>
          <w:t>,</w:t>
        </w:r>
      </w:ins>
      <w:r w:rsidRPr="00452837">
        <w:rPr>
          <w:rFonts w:ascii="Times New Roman" w:eastAsia="Times New Roman" w:hAnsi="Times New Roman" w:cs="Times New Roman"/>
          <w:color w:val="000000"/>
          <w:sz w:val="24"/>
          <w:szCs w:val="24"/>
        </w:rPr>
        <w:t xml:space="preserve"> Granoleico, was used in all experiments due to </w:t>
      </w:r>
      <w:ins w:id="227" w:author="WN" w:date="2020-09-13T10:01:00Z">
        <w:r w:rsidR="00953C42" w:rsidRPr="00452837">
          <w:rPr>
            <w:rFonts w:ascii="Times New Roman" w:eastAsia="Times New Roman" w:hAnsi="Times New Roman" w:cs="Times New Roman"/>
            <w:color w:val="000000"/>
            <w:sz w:val="24"/>
            <w:szCs w:val="24"/>
          </w:rPr>
          <w:t>its</w:t>
        </w:r>
      </w:ins>
      <w:del w:id="228" w:author="WN" w:date="2020-09-13T10:01:00Z">
        <w:r w:rsidRPr="00452837" w:rsidDel="00953C42">
          <w:rPr>
            <w:rFonts w:ascii="Times New Roman" w:eastAsia="Times New Roman" w:hAnsi="Times New Roman" w:cs="Times New Roman"/>
            <w:color w:val="000000"/>
            <w:sz w:val="24"/>
            <w:szCs w:val="24"/>
          </w:rPr>
          <w:delText>the</w:delText>
        </w:r>
      </w:del>
      <w:r w:rsidRPr="00452837">
        <w:rPr>
          <w:rFonts w:ascii="Times New Roman" w:eastAsia="Times New Roman" w:hAnsi="Times New Roman" w:cs="Times New Roman"/>
          <w:color w:val="000000"/>
          <w:sz w:val="24"/>
          <w:szCs w:val="24"/>
        </w:rPr>
        <w:t xml:space="preserve"> known susceptibility to smut </w:t>
      </w:r>
      <w:r w:rsidR="00606EFE" w:rsidRPr="00452837">
        <w:rPr>
          <w:rFonts w:ascii="Times New Roman" w:eastAsia="Times New Roman" w:hAnsi="Times New Roman" w:cs="Times New Roman"/>
          <w:color w:val="000000"/>
          <w:sz w:val="24"/>
          <w:szCs w:val="24"/>
        </w:rPr>
        <w:fldChar w:fldCharType="begin" w:fldLock="1"/>
      </w:r>
      <w:r w:rsidR="00606EFE" w:rsidRPr="00452837">
        <w:rPr>
          <w:rFonts w:ascii="Times New Roman" w:eastAsia="Times New Roman" w:hAnsi="Times New Roman" w:cs="Times New Roman"/>
          <w:color w:val="000000"/>
          <w:sz w:val="24"/>
          <w:szCs w:val="24"/>
        </w:rPr>
        <w:instrText>ADDIN CSL_CITATION {"citationItems":[{"id":"ITEM-1","itemData":{"author":[{"dropping-particle":"","family":"Oddino","given":"C. M.","non-dropping-particle":"","parse-names":false,"suffix":""},{"dropping-particle":"","family":"Soave","given":"Juan A.","non-dropping-particle":"","parse-names":false,"suffix":""},{"dropping-particle":"","family":"Soave","given":"Sara J.","non-dropping-particle":"","parse-names":false,"suffix":""},{"dropping-particle":"","family":"Moresi","given":"A.","non-dropping-particle":"","parse-names":false,"suffix":""},{"dropping-particle":"","family":"Bianco","given":"C.","non-dropping-particle":"","parse-names":false,"suffix":""},{"dropping-particle":"","family":"Buteler","given":"Mario I.","non-dropping-particle":"","parse-names":false,"suffix":""},{"dropping-particle":"","family":"Faustinelli","given":"Paola del C.","non-dropping-particle":"","parse-names":false,"suffix":""},{"dropping-particle":"","family":"Torre","given":"D.","non-dropping-particle":"","parse-names":false,"suffix":""}],"container-title":"XXVIII Jornada Nacional del Maní.","id":"ITEM-1","issued":{"date-parts":[["2013"]]},"page":"31-32","title":"Avances genéticos en la tolerancia a carbón del maní causado por Thecaphora frezii.","type":"chapter"},"uris":["http://www.mendeley.com/documents/?uuid=ccd3bb11-8b90-4f04-9899-5ca8a554a760"]}],"mendeley":{"formattedCitation":"(Oddino et al., 2013)","plainTextFormattedCitation":"(Oddino et al., 2013)","previouslyFormattedCitation":"(Oddino et al., 2013)"},"properties":{"noteIndex":0},"schema":"https://github.com/citation-style-language/schema/raw/master/csl-citation.json"}</w:instrText>
      </w:r>
      <w:r w:rsidR="00606EFE" w:rsidRPr="00452837">
        <w:rPr>
          <w:rFonts w:ascii="Times New Roman" w:eastAsia="Times New Roman" w:hAnsi="Times New Roman" w:cs="Times New Roman"/>
          <w:color w:val="000000"/>
          <w:sz w:val="24"/>
          <w:szCs w:val="24"/>
        </w:rPr>
        <w:fldChar w:fldCharType="separate"/>
      </w:r>
      <w:r w:rsidR="00606EFE" w:rsidRPr="00452837">
        <w:rPr>
          <w:rFonts w:ascii="Times New Roman" w:eastAsia="Times New Roman" w:hAnsi="Times New Roman" w:cs="Times New Roman"/>
          <w:color w:val="000000"/>
          <w:sz w:val="24"/>
          <w:szCs w:val="24"/>
          <w:rPrChange w:id="229" w:author="WN" w:date="2020-09-13T17:33:00Z">
            <w:rPr>
              <w:rFonts w:ascii="Times New Roman" w:eastAsia="Times New Roman" w:hAnsi="Times New Roman" w:cs="Times New Roman"/>
              <w:noProof/>
              <w:color w:val="000000"/>
              <w:sz w:val="24"/>
              <w:szCs w:val="24"/>
            </w:rPr>
          </w:rPrChange>
        </w:rPr>
        <w:t xml:space="preserve">(Oddino et al., </w:t>
      </w:r>
      <w:r w:rsidR="00606EFE" w:rsidRPr="00452837">
        <w:rPr>
          <w:rFonts w:ascii="Times New Roman" w:eastAsia="Times New Roman" w:hAnsi="Times New Roman" w:cs="Times New Roman"/>
          <w:color w:val="000000"/>
          <w:sz w:val="24"/>
          <w:szCs w:val="24"/>
          <w:rPrChange w:id="230" w:author="WN" w:date="2020-09-13T17:33:00Z">
            <w:rPr>
              <w:rFonts w:ascii="Times New Roman" w:eastAsia="Times New Roman" w:hAnsi="Times New Roman" w:cs="Times New Roman"/>
              <w:noProof/>
              <w:color w:val="000000"/>
              <w:sz w:val="24"/>
              <w:szCs w:val="24"/>
            </w:rPr>
          </w:rPrChange>
        </w:rPr>
        <w:lastRenderedPageBreak/>
        <w:t>2013)</w:t>
      </w:r>
      <w:r w:rsidR="00606EFE" w:rsidRPr="00452837">
        <w:rPr>
          <w:rFonts w:ascii="Times New Roman" w:eastAsia="Times New Roman" w:hAnsi="Times New Roman" w:cs="Times New Roman"/>
          <w:color w:val="000000"/>
          <w:sz w:val="24"/>
          <w:szCs w:val="24"/>
        </w:rPr>
        <w:fldChar w:fldCharType="end"/>
      </w:r>
      <w:r w:rsidR="00606EFE" w:rsidRPr="00452837">
        <w:rPr>
          <w:rFonts w:ascii="Times New Roman" w:eastAsia="Times New Roman" w:hAnsi="Times New Roman" w:cs="Times New Roman"/>
          <w:color w:val="000000"/>
          <w:sz w:val="24"/>
          <w:szCs w:val="24"/>
        </w:rPr>
        <w:t>.</w:t>
      </w:r>
      <w:r w:rsidRPr="00452837">
        <w:rPr>
          <w:rFonts w:ascii="Times New Roman" w:eastAsia="Times New Roman" w:hAnsi="Times New Roman" w:cs="Times New Roman"/>
          <w:color w:val="000000"/>
          <w:sz w:val="24"/>
          <w:szCs w:val="24"/>
        </w:rPr>
        <w:t xml:space="preserve"> Twelve fungicides labeled for peanut leaf spot were tested</w:t>
      </w:r>
      <w:r w:rsidR="00C96DC0" w:rsidRPr="00452837">
        <w:rPr>
          <w:rFonts w:ascii="Times New Roman" w:eastAsia="Times New Roman" w:hAnsi="Times New Roman" w:cs="Times New Roman"/>
          <w:color w:val="000000"/>
          <w:sz w:val="24"/>
          <w:szCs w:val="24"/>
        </w:rPr>
        <w:t xml:space="preserve"> (Table 1)</w:t>
      </w:r>
      <w:r w:rsidRPr="00452837">
        <w:rPr>
          <w:rFonts w:ascii="Times New Roman" w:eastAsia="Times New Roman" w:hAnsi="Times New Roman" w:cs="Times New Roman"/>
          <w:color w:val="000000"/>
          <w:sz w:val="24"/>
          <w:szCs w:val="24"/>
        </w:rPr>
        <w:t xml:space="preserve">. A non-treated control was included in each experiment </w:t>
      </w:r>
      <w:r w:rsidR="00B26E01" w:rsidRPr="00452837">
        <w:rPr>
          <w:rFonts w:ascii="Times New Roman" w:eastAsia="Times New Roman" w:hAnsi="Times New Roman" w:cs="Times New Roman"/>
          <w:color w:val="000000"/>
          <w:sz w:val="24"/>
          <w:szCs w:val="24"/>
        </w:rPr>
        <w:t>by spraying only</w:t>
      </w:r>
      <w:r w:rsidR="00B26E01" w:rsidRPr="00452837" w:rsidDel="00B26E01">
        <w:rPr>
          <w:rFonts w:ascii="Times New Roman" w:eastAsia="Times New Roman" w:hAnsi="Times New Roman" w:cs="Times New Roman"/>
          <w:color w:val="000000"/>
          <w:sz w:val="24"/>
          <w:szCs w:val="24"/>
        </w:rPr>
        <w:t xml:space="preserve"> </w:t>
      </w:r>
      <w:r w:rsidRPr="00452837">
        <w:rPr>
          <w:rFonts w:ascii="Times New Roman" w:eastAsia="Times New Roman" w:hAnsi="Times New Roman" w:cs="Times New Roman"/>
          <w:color w:val="000000"/>
          <w:sz w:val="24"/>
          <w:szCs w:val="24"/>
        </w:rPr>
        <w:t xml:space="preserve">water. We used </w:t>
      </w:r>
      <w:bookmarkStart w:id="231" w:name="_Hlk47427263"/>
      <w:bookmarkStart w:id="232" w:name="_Hlk48892062"/>
      <w:r w:rsidR="00474855" w:rsidRPr="00452837">
        <w:rPr>
          <w:rFonts w:ascii="Times New Roman" w:eastAsia="Times New Roman" w:hAnsi="Times New Roman" w:cs="Times New Roman"/>
          <w:color w:val="000000"/>
          <w:sz w:val="24"/>
          <w:szCs w:val="24"/>
        </w:rPr>
        <w:t xml:space="preserve">one </w:t>
      </w:r>
      <w:r w:rsidRPr="00452837">
        <w:rPr>
          <w:rFonts w:ascii="Times New Roman" w:eastAsia="Times New Roman" w:hAnsi="Times New Roman" w:cs="Times New Roman"/>
          <w:color w:val="000000"/>
          <w:sz w:val="24"/>
          <w:szCs w:val="24"/>
        </w:rPr>
        <w:t xml:space="preserve">and a half fold the active ingredient dose recommended </w:t>
      </w:r>
      <w:bookmarkEnd w:id="231"/>
      <w:r w:rsidRPr="00452837">
        <w:rPr>
          <w:rFonts w:ascii="Times New Roman" w:eastAsia="Times New Roman" w:hAnsi="Times New Roman" w:cs="Times New Roman"/>
          <w:color w:val="000000"/>
          <w:sz w:val="24"/>
          <w:szCs w:val="24"/>
        </w:rPr>
        <w:t>for peanut leaf spot control</w:t>
      </w:r>
      <w:bookmarkEnd w:id="232"/>
      <w:r w:rsidRPr="00452837">
        <w:rPr>
          <w:rFonts w:ascii="Times New Roman" w:eastAsia="Times New Roman" w:hAnsi="Times New Roman" w:cs="Times New Roman"/>
          <w:color w:val="000000"/>
          <w:sz w:val="24"/>
          <w:szCs w:val="24"/>
        </w:rPr>
        <w:t>. One set of trials was conducted in pots and the other</w:t>
      </w:r>
      <w:del w:id="233" w:author="WN" w:date="2020-09-13T10:01:00Z">
        <w:r w:rsidRPr="00452837" w:rsidDel="00953C42">
          <w:rPr>
            <w:rFonts w:ascii="Times New Roman" w:eastAsia="Times New Roman" w:hAnsi="Times New Roman" w:cs="Times New Roman"/>
            <w:color w:val="000000"/>
            <w:sz w:val="24"/>
            <w:szCs w:val="24"/>
          </w:rPr>
          <w:delText xml:space="preserve"> one</w:delText>
        </w:r>
      </w:del>
      <w:r w:rsidRPr="00452837">
        <w:rPr>
          <w:rFonts w:ascii="Times New Roman" w:eastAsia="Times New Roman" w:hAnsi="Times New Roman" w:cs="Times New Roman"/>
          <w:color w:val="000000"/>
          <w:sz w:val="24"/>
          <w:szCs w:val="24"/>
        </w:rPr>
        <w:t xml:space="preserve"> in field plots.</w:t>
      </w:r>
    </w:p>
    <w:p w14:paraId="1E6B2970" w14:textId="390BAF57" w:rsidR="00C53083" w:rsidRPr="00452837" w:rsidDel="00DB2637" w:rsidRDefault="00C53083" w:rsidP="007E2063">
      <w:pPr>
        <w:pStyle w:val="Caption"/>
        <w:keepNext/>
        <w:spacing w:after="0" w:line="480" w:lineRule="auto"/>
        <w:rPr>
          <w:del w:id="234" w:author="Paredes, Juan A." w:date="2020-09-09T10:27:00Z"/>
          <w:rFonts w:ascii="Times New Roman" w:hAnsi="Times New Roman" w:cs="Times New Roman"/>
          <w:sz w:val="22"/>
          <w:szCs w:val="22"/>
          <w:lang w:val="en-US"/>
        </w:rPr>
      </w:pPr>
      <w:del w:id="235" w:author="Paredes, Juan A." w:date="2020-09-09T10:27:00Z">
        <w:r w:rsidRPr="00452837" w:rsidDel="00DB2637">
          <w:rPr>
            <w:rFonts w:ascii="Times New Roman" w:eastAsia="Times New Roman" w:hAnsi="Times New Roman" w:cs="Times New Roman"/>
            <w:b w:val="0"/>
            <w:bCs w:val="0"/>
            <w:color w:val="000000"/>
            <w:sz w:val="22"/>
            <w:szCs w:val="22"/>
            <w:lang w:val="en-US" w:eastAsia="es-ES"/>
          </w:rPr>
          <w:delText xml:space="preserve">Table 1. </w:delText>
        </w:r>
        <w:bookmarkStart w:id="236" w:name="_Hlk48541830"/>
        <w:r w:rsidR="00786C2B" w:rsidRPr="00452837" w:rsidDel="00DB2637">
          <w:rPr>
            <w:rFonts w:ascii="Times New Roman" w:eastAsia="Times New Roman" w:hAnsi="Times New Roman" w:cs="Times New Roman"/>
            <w:b w:val="0"/>
            <w:bCs w:val="0"/>
            <w:color w:val="000000"/>
            <w:sz w:val="22"/>
            <w:szCs w:val="22"/>
            <w:lang w:val="en-US" w:eastAsia="es-ES"/>
          </w:rPr>
          <w:delText>Fungicides included in the study: chemical group, commercial name, formulation type, doses (for peanut leaf spot and peanut smut)</w:delText>
        </w:r>
        <w:bookmarkEnd w:id="236"/>
      </w:del>
    </w:p>
    <w:tbl>
      <w:tblPr>
        <w:tblW w:w="10890" w:type="dxa"/>
        <w:tblInd w:w="-720" w:type="dxa"/>
        <w:tblLayout w:type="fixed"/>
        <w:tblLook w:val="04A0" w:firstRow="1" w:lastRow="0" w:firstColumn="1" w:lastColumn="0" w:noHBand="0" w:noVBand="1"/>
      </w:tblPr>
      <w:tblGrid>
        <w:gridCol w:w="1530"/>
        <w:gridCol w:w="2070"/>
        <w:gridCol w:w="2339"/>
        <w:gridCol w:w="1442"/>
        <w:gridCol w:w="1799"/>
        <w:gridCol w:w="1710"/>
      </w:tblGrid>
      <w:tr w:rsidR="00521CCC" w:rsidRPr="00452837" w:rsidDel="00DB2637" w14:paraId="39482FDE" w14:textId="561FAF88" w:rsidTr="00A268D5">
        <w:trPr>
          <w:trHeight w:val="840"/>
          <w:del w:id="237" w:author="Paredes, Juan A." w:date="2020-09-09T10:27:00Z"/>
        </w:trPr>
        <w:tc>
          <w:tcPr>
            <w:tcW w:w="702" w:type="pct"/>
            <w:tcBorders>
              <w:top w:val="single" w:sz="8" w:space="0" w:color="000000"/>
              <w:left w:val="nil"/>
              <w:bottom w:val="single" w:sz="8" w:space="0" w:color="auto"/>
              <w:right w:val="nil"/>
            </w:tcBorders>
            <w:vAlign w:val="center"/>
          </w:tcPr>
          <w:p w14:paraId="369CF1EE" w14:textId="35731ED0" w:rsidR="00521CCC" w:rsidRPr="00452837" w:rsidDel="00DB2637" w:rsidRDefault="00521CCC" w:rsidP="00521CCC">
            <w:pPr>
              <w:jc w:val="center"/>
              <w:rPr>
                <w:del w:id="238" w:author="Paredes, Juan A." w:date="2020-09-09T10:27:00Z"/>
                <w:rFonts w:ascii="Times New Roman" w:eastAsia="Times New Roman" w:hAnsi="Times New Roman" w:cs="Times New Roman"/>
                <w:b/>
                <w:bCs/>
                <w:color w:val="000000"/>
              </w:rPr>
            </w:pPr>
            <w:del w:id="239" w:author="Paredes, Juan A." w:date="2020-09-09T10:27:00Z">
              <w:r w:rsidRPr="00452837" w:rsidDel="00DB2637">
                <w:rPr>
                  <w:rFonts w:ascii="Times New Roman" w:eastAsia="Times New Roman" w:hAnsi="Times New Roman" w:cs="Times New Roman"/>
                  <w:b/>
                  <w:bCs/>
                  <w:color w:val="000000"/>
                </w:rPr>
                <w:delText>Chemical group</w:delText>
              </w:r>
            </w:del>
          </w:p>
        </w:tc>
        <w:tc>
          <w:tcPr>
            <w:tcW w:w="950" w:type="pct"/>
            <w:tcBorders>
              <w:top w:val="single" w:sz="8" w:space="0" w:color="000000"/>
              <w:left w:val="nil"/>
              <w:bottom w:val="single" w:sz="8" w:space="0" w:color="auto"/>
              <w:right w:val="nil"/>
            </w:tcBorders>
            <w:shd w:val="clear" w:color="auto" w:fill="auto"/>
            <w:vAlign w:val="center"/>
            <w:hideMark/>
          </w:tcPr>
          <w:p w14:paraId="790678C3" w14:textId="556FAD7B" w:rsidR="00521CCC" w:rsidRPr="00452837" w:rsidDel="00DB2637" w:rsidRDefault="00521CCC" w:rsidP="00521CCC">
            <w:pPr>
              <w:jc w:val="center"/>
              <w:rPr>
                <w:del w:id="240" w:author="Paredes, Juan A." w:date="2020-09-09T10:27:00Z"/>
                <w:rFonts w:ascii="Times New Roman" w:eastAsia="Times New Roman" w:hAnsi="Times New Roman" w:cs="Times New Roman"/>
                <w:b/>
                <w:bCs/>
                <w:color w:val="000000"/>
              </w:rPr>
            </w:pPr>
            <w:del w:id="241" w:author="Paredes, Juan A." w:date="2020-09-09T10:27:00Z">
              <w:r w:rsidRPr="00452837" w:rsidDel="00DB2637">
                <w:rPr>
                  <w:rFonts w:ascii="Times New Roman" w:eastAsia="Times New Roman" w:hAnsi="Times New Roman" w:cs="Times New Roman"/>
                  <w:b/>
                  <w:bCs/>
                  <w:color w:val="000000"/>
                </w:rPr>
                <w:delText>Active ingredient</w:delText>
              </w:r>
            </w:del>
          </w:p>
        </w:tc>
        <w:tc>
          <w:tcPr>
            <w:tcW w:w="1074" w:type="pct"/>
            <w:tcBorders>
              <w:top w:val="single" w:sz="8" w:space="0" w:color="000000"/>
              <w:left w:val="nil"/>
              <w:bottom w:val="single" w:sz="8" w:space="0" w:color="auto"/>
              <w:right w:val="nil"/>
            </w:tcBorders>
            <w:shd w:val="clear" w:color="auto" w:fill="auto"/>
            <w:vAlign w:val="center"/>
            <w:hideMark/>
          </w:tcPr>
          <w:p w14:paraId="0853DA1D" w14:textId="60E4A445" w:rsidR="00521CCC" w:rsidRPr="00452837" w:rsidDel="00DB2637" w:rsidRDefault="00521CCC" w:rsidP="00521CCC">
            <w:pPr>
              <w:jc w:val="center"/>
              <w:rPr>
                <w:del w:id="242" w:author="Paredes, Juan A." w:date="2020-09-09T10:27:00Z"/>
                <w:rFonts w:ascii="Times New Roman" w:eastAsia="Times New Roman" w:hAnsi="Times New Roman" w:cs="Times New Roman"/>
                <w:b/>
                <w:bCs/>
                <w:color w:val="000000"/>
              </w:rPr>
            </w:pPr>
            <w:del w:id="243" w:author="Paredes, Juan A." w:date="2020-09-09T10:27:00Z">
              <w:r w:rsidRPr="00452837" w:rsidDel="00DB2637">
                <w:rPr>
                  <w:rFonts w:ascii="Times New Roman" w:eastAsia="Times New Roman" w:hAnsi="Times New Roman" w:cs="Times New Roman"/>
                  <w:b/>
                  <w:bCs/>
                  <w:color w:val="000000"/>
                </w:rPr>
                <w:delText>Trading name® (Company)</w:delText>
              </w:r>
            </w:del>
          </w:p>
        </w:tc>
        <w:tc>
          <w:tcPr>
            <w:tcW w:w="662" w:type="pct"/>
            <w:tcBorders>
              <w:top w:val="single" w:sz="8" w:space="0" w:color="000000"/>
              <w:left w:val="nil"/>
              <w:bottom w:val="single" w:sz="8" w:space="0" w:color="auto"/>
              <w:right w:val="nil"/>
            </w:tcBorders>
            <w:shd w:val="clear" w:color="auto" w:fill="auto"/>
            <w:vAlign w:val="center"/>
            <w:hideMark/>
          </w:tcPr>
          <w:p w14:paraId="13E33506" w14:textId="21463F18" w:rsidR="00521CCC" w:rsidRPr="00452837" w:rsidDel="00DB2637" w:rsidRDefault="00521CCC" w:rsidP="00521CCC">
            <w:pPr>
              <w:jc w:val="center"/>
              <w:rPr>
                <w:del w:id="244" w:author="Paredes, Juan A." w:date="2020-09-09T10:27:00Z"/>
                <w:rFonts w:ascii="Times New Roman" w:eastAsia="Times New Roman" w:hAnsi="Times New Roman" w:cs="Times New Roman"/>
                <w:b/>
                <w:bCs/>
                <w:color w:val="000000"/>
              </w:rPr>
            </w:pPr>
            <w:del w:id="245" w:author="Paredes, Juan A." w:date="2020-09-09T10:27:00Z">
              <w:r w:rsidRPr="00452837" w:rsidDel="00DB2637">
                <w:rPr>
                  <w:rFonts w:ascii="Times New Roman" w:eastAsia="Times New Roman" w:hAnsi="Times New Roman" w:cs="Times New Roman"/>
                  <w:b/>
                  <w:bCs/>
                  <w:color w:val="000000"/>
                </w:rPr>
                <w:delText>Formulation</w:delText>
              </w:r>
            </w:del>
          </w:p>
        </w:tc>
        <w:tc>
          <w:tcPr>
            <w:tcW w:w="826" w:type="pct"/>
            <w:tcBorders>
              <w:top w:val="single" w:sz="8" w:space="0" w:color="000000"/>
              <w:left w:val="nil"/>
              <w:bottom w:val="single" w:sz="8" w:space="0" w:color="auto"/>
              <w:right w:val="nil"/>
            </w:tcBorders>
            <w:shd w:val="clear" w:color="auto" w:fill="auto"/>
            <w:vAlign w:val="center"/>
            <w:hideMark/>
          </w:tcPr>
          <w:p w14:paraId="0E75DA49" w14:textId="5587CFE0" w:rsidR="00521CCC" w:rsidRPr="00452837" w:rsidDel="00DB2637" w:rsidRDefault="00521CCC" w:rsidP="00521CCC">
            <w:pPr>
              <w:jc w:val="center"/>
              <w:rPr>
                <w:del w:id="246" w:author="Paredes, Juan A." w:date="2020-09-09T10:27:00Z"/>
                <w:rFonts w:ascii="Times New Roman" w:eastAsia="Times New Roman" w:hAnsi="Times New Roman" w:cs="Times New Roman"/>
                <w:b/>
                <w:bCs/>
                <w:color w:val="000000"/>
              </w:rPr>
            </w:pPr>
            <w:del w:id="247" w:author="Paredes, Juan A." w:date="2020-09-09T10:27:00Z">
              <w:r w:rsidRPr="00452837" w:rsidDel="00DB2637">
                <w:rPr>
                  <w:rFonts w:ascii="Times New Roman" w:eastAsia="Times New Roman" w:hAnsi="Times New Roman" w:cs="Times New Roman"/>
                  <w:b/>
                  <w:bCs/>
                  <w:color w:val="000000"/>
                </w:rPr>
                <w:delText xml:space="preserve">Commercial rate for leaf spot </w:delText>
              </w:r>
              <w:r w:rsidR="00A268D5" w:rsidRPr="00452837" w:rsidDel="00DB2637">
                <w:rPr>
                  <w:rFonts w:ascii="Times New Roman" w:eastAsia="Times New Roman" w:hAnsi="Times New Roman" w:cs="Times New Roman"/>
                  <w:b/>
                  <w:bCs/>
                  <w:color w:val="000000"/>
                </w:rPr>
                <w:delText xml:space="preserve">** </w:delText>
              </w:r>
              <w:r w:rsidRPr="00452837" w:rsidDel="00DB2637">
                <w:rPr>
                  <w:rFonts w:ascii="Times New Roman" w:eastAsia="Times New Roman" w:hAnsi="Times New Roman" w:cs="Times New Roman"/>
                  <w:b/>
                  <w:bCs/>
                  <w:color w:val="000000"/>
                </w:rPr>
                <w:delText>(g ai/ha)</w:delText>
              </w:r>
              <w:r w:rsidR="00A268D5" w:rsidRPr="00452837" w:rsidDel="00DB2637">
                <w:rPr>
                  <w:rFonts w:ascii="Times New Roman" w:eastAsia="Times New Roman" w:hAnsi="Times New Roman" w:cs="Times New Roman"/>
                  <w:b/>
                  <w:bCs/>
                  <w:color w:val="000000"/>
                </w:rPr>
                <w:delText xml:space="preserve"> </w:delText>
              </w:r>
            </w:del>
          </w:p>
        </w:tc>
        <w:tc>
          <w:tcPr>
            <w:tcW w:w="785" w:type="pct"/>
            <w:tcBorders>
              <w:top w:val="single" w:sz="8" w:space="0" w:color="000000"/>
              <w:left w:val="nil"/>
              <w:bottom w:val="single" w:sz="8" w:space="0" w:color="auto"/>
              <w:right w:val="nil"/>
            </w:tcBorders>
            <w:shd w:val="clear" w:color="auto" w:fill="auto"/>
            <w:vAlign w:val="center"/>
            <w:hideMark/>
          </w:tcPr>
          <w:p w14:paraId="5A43D159" w14:textId="72237A82" w:rsidR="00521CCC" w:rsidRPr="00452837" w:rsidDel="00DB2637" w:rsidRDefault="00521CCC" w:rsidP="00521CCC">
            <w:pPr>
              <w:jc w:val="center"/>
              <w:rPr>
                <w:del w:id="248" w:author="Paredes, Juan A." w:date="2020-09-09T10:27:00Z"/>
                <w:rFonts w:ascii="Times New Roman" w:eastAsia="Times New Roman" w:hAnsi="Times New Roman" w:cs="Times New Roman"/>
                <w:b/>
                <w:bCs/>
                <w:color w:val="000000"/>
              </w:rPr>
            </w:pPr>
            <w:del w:id="249" w:author="Paredes, Juan A." w:date="2020-09-09T10:27:00Z">
              <w:r w:rsidRPr="00452837" w:rsidDel="00DB2637">
                <w:rPr>
                  <w:rFonts w:ascii="Times New Roman" w:eastAsia="Times New Roman" w:hAnsi="Times New Roman" w:cs="Times New Roman"/>
                  <w:b/>
                  <w:bCs/>
                  <w:color w:val="000000"/>
                </w:rPr>
                <w:delText>Rate used for peanut smut (g ai/ha)</w:delText>
              </w:r>
            </w:del>
          </w:p>
        </w:tc>
      </w:tr>
      <w:tr w:rsidR="00521CCC" w:rsidRPr="00452837" w:rsidDel="00DB2637" w14:paraId="4C5B74DE" w14:textId="775837F4" w:rsidTr="00A268D5">
        <w:trPr>
          <w:trHeight w:val="288"/>
          <w:del w:id="250" w:author="Paredes, Juan A." w:date="2020-09-09T10:27:00Z"/>
        </w:trPr>
        <w:tc>
          <w:tcPr>
            <w:tcW w:w="702" w:type="pct"/>
            <w:tcBorders>
              <w:top w:val="nil"/>
              <w:left w:val="nil"/>
              <w:bottom w:val="nil"/>
              <w:right w:val="nil"/>
            </w:tcBorders>
            <w:vAlign w:val="center"/>
          </w:tcPr>
          <w:p w14:paraId="3B20A38B" w14:textId="7ACA03DD" w:rsidR="00521CCC" w:rsidRPr="00452837" w:rsidDel="00DB2637" w:rsidRDefault="00521CCC" w:rsidP="00521CCC">
            <w:pPr>
              <w:jc w:val="center"/>
              <w:rPr>
                <w:del w:id="251" w:author="Paredes, Juan A." w:date="2020-09-09T10:27:00Z"/>
                <w:rFonts w:ascii="Times New Roman" w:eastAsia="Times New Roman" w:hAnsi="Times New Roman" w:cs="Times New Roman"/>
                <w:color w:val="000000"/>
              </w:rPr>
            </w:pPr>
            <w:del w:id="252" w:author="Paredes, Juan A." w:date="2020-09-09T10:27:00Z">
              <w:r w:rsidRPr="00452837" w:rsidDel="00DB2637">
                <w:rPr>
                  <w:rFonts w:ascii="Times New Roman" w:eastAsia="Times New Roman" w:hAnsi="Times New Roman" w:cs="Times New Roman"/>
                  <w:color w:val="000000"/>
                </w:rPr>
                <w:delText>QoI</w:delText>
              </w:r>
            </w:del>
          </w:p>
        </w:tc>
        <w:tc>
          <w:tcPr>
            <w:tcW w:w="950" w:type="pct"/>
            <w:tcBorders>
              <w:top w:val="nil"/>
              <w:left w:val="nil"/>
              <w:bottom w:val="nil"/>
              <w:right w:val="nil"/>
            </w:tcBorders>
            <w:shd w:val="clear" w:color="auto" w:fill="auto"/>
            <w:vAlign w:val="center"/>
            <w:hideMark/>
          </w:tcPr>
          <w:p w14:paraId="21613516" w14:textId="1C029B5A" w:rsidR="00521CCC" w:rsidRPr="00452837" w:rsidDel="00DB2637" w:rsidRDefault="00521CCC" w:rsidP="00521CCC">
            <w:pPr>
              <w:jc w:val="center"/>
              <w:rPr>
                <w:del w:id="253" w:author="Paredes, Juan A." w:date="2020-09-09T10:27:00Z"/>
                <w:rFonts w:ascii="Times New Roman" w:eastAsia="Times New Roman" w:hAnsi="Times New Roman" w:cs="Times New Roman"/>
                <w:color w:val="000000"/>
              </w:rPr>
            </w:pPr>
            <w:del w:id="254" w:author="Paredes, Juan A." w:date="2020-09-09T10:27:00Z">
              <w:r w:rsidRPr="00452837" w:rsidDel="00DB2637">
                <w:rPr>
                  <w:rFonts w:ascii="Times New Roman" w:eastAsia="Times New Roman" w:hAnsi="Times New Roman" w:cs="Times New Roman"/>
                  <w:color w:val="000000"/>
                </w:rPr>
                <w:delText>Picoxystrobin</w:delText>
              </w:r>
            </w:del>
          </w:p>
        </w:tc>
        <w:tc>
          <w:tcPr>
            <w:tcW w:w="1074" w:type="pct"/>
            <w:tcBorders>
              <w:top w:val="nil"/>
              <w:left w:val="nil"/>
              <w:bottom w:val="nil"/>
              <w:right w:val="nil"/>
            </w:tcBorders>
            <w:shd w:val="clear" w:color="auto" w:fill="auto"/>
            <w:vAlign w:val="center"/>
            <w:hideMark/>
          </w:tcPr>
          <w:p w14:paraId="293E53E0" w14:textId="66EC643F" w:rsidR="00521CCC" w:rsidRPr="00452837" w:rsidDel="00DB2637" w:rsidRDefault="00521CCC" w:rsidP="00521CCC">
            <w:pPr>
              <w:jc w:val="center"/>
              <w:rPr>
                <w:del w:id="255" w:author="Paredes, Juan A." w:date="2020-09-09T10:27:00Z"/>
                <w:rFonts w:ascii="Times New Roman" w:eastAsia="Times New Roman" w:hAnsi="Times New Roman" w:cs="Times New Roman"/>
                <w:color w:val="000000"/>
              </w:rPr>
            </w:pPr>
            <w:del w:id="256" w:author="Paredes, Juan A." w:date="2020-09-09T10:27:00Z">
              <w:r w:rsidRPr="00452837" w:rsidDel="00DB2637">
                <w:rPr>
                  <w:rFonts w:ascii="Times New Roman" w:eastAsia="Times New Roman" w:hAnsi="Times New Roman" w:cs="Times New Roman"/>
                  <w:color w:val="000000"/>
                </w:rPr>
                <w:delText>*</w:delText>
              </w:r>
            </w:del>
          </w:p>
        </w:tc>
        <w:tc>
          <w:tcPr>
            <w:tcW w:w="662" w:type="pct"/>
            <w:tcBorders>
              <w:top w:val="nil"/>
              <w:left w:val="nil"/>
              <w:bottom w:val="nil"/>
              <w:right w:val="nil"/>
            </w:tcBorders>
            <w:shd w:val="clear" w:color="auto" w:fill="auto"/>
            <w:vAlign w:val="center"/>
            <w:hideMark/>
          </w:tcPr>
          <w:p w14:paraId="57248BC5" w14:textId="387474A4" w:rsidR="00521CCC" w:rsidRPr="00452837" w:rsidDel="00DB2637" w:rsidRDefault="00521CCC" w:rsidP="00521CCC">
            <w:pPr>
              <w:jc w:val="center"/>
              <w:rPr>
                <w:del w:id="257" w:author="Paredes, Juan A." w:date="2020-09-09T10:27:00Z"/>
                <w:rFonts w:ascii="Times New Roman" w:eastAsia="Times New Roman" w:hAnsi="Times New Roman" w:cs="Times New Roman"/>
                <w:color w:val="000000"/>
              </w:rPr>
            </w:pPr>
            <w:del w:id="258" w:author="Paredes, Juan A." w:date="2020-09-09T10:27:00Z">
              <w:r w:rsidRPr="00452837" w:rsidDel="00DB2637">
                <w:rPr>
                  <w:rFonts w:ascii="Times New Roman" w:eastAsia="Times New Roman" w:hAnsi="Times New Roman" w:cs="Times New Roman"/>
                  <w:color w:val="000000"/>
                </w:rPr>
                <w:delText>SC 20%</w:delText>
              </w:r>
            </w:del>
          </w:p>
        </w:tc>
        <w:tc>
          <w:tcPr>
            <w:tcW w:w="826" w:type="pct"/>
            <w:tcBorders>
              <w:top w:val="nil"/>
              <w:left w:val="nil"/>
              <w:bottom w:val="nil"/>
              <w:right w:val="nil"/>
            </w:tcBorders>
            <w:shd w:val="clear" w:color="auto" w:fill="auto"/>
            <w:vAlign w:val="center"/>
            <w:hideMark/>
          </w:tcPr>
          <w:p w14:paraId="3012E4C7" w14:textId="5D0AFDA8" w:rsidR="00521CCC" w:rsidRPr="00452837" w:rsidDel="00DB2637" w:rsidRDefault="00521CCC" w:rsidP="00521CCC">
            <w:pPr>
              <w:jc w:val="center"/>
              <w:rPr>
                <w:del w:id="259" w:author="Paredes, Juan A." w:date="2020-09-09T10:27:00Z"/>
                <w:rFonts w:ascii="Times New Roman" w:eastAsia="Times New Roman" w:hAnsi="Times New Roman" w:cs="Times New Roman"/>
                <w:color w:val="000000"/>
              </w:rPr>
            </w:pPr>
            <w:del w:id="260" w:author="Paredes, Juan A." w:date="2020-09-09T10:27:00Z">
              <w:r w:rsidRPr="00452837" w:rsidDel="00DB2637">
                <w:rPr>
                  <w:rFonts w:ascii="Times New Roman" w:eastAsia="Times New Roman" w:hAnsi="Times New Roman" w:cs="Times New Roman"/>
                  <w:color w:val="000000"/>
                </w:rPr>
                <w:delText>80</w:delText>
              </w:r>
            </w:del>
          </w:p>
        </w:tc>
        <w:tc>
          <w:tcPr>
            <w:tcW w:w="785" w:type="pct"/>
            <w:tcBorders>
              <w:top w:val="nil"/>
              <w:left w:val="nil"/>
              <w:bottom w:val="nil"/>
              <w:right w:val="nil"/>
            </w:tcBorders>
            <w:shd w:val="clear" w:color="auto" w:fill="auto"/>
            <w:vAlign w:val="center"/>
            <w:hideMark/>
          </w:tcPr>
          <w:p w14:paraId="5FDF6275" w14:textId="0C5A1805" w:rsidR="00521CCC" w:rsidRPr="00452837" w:rsidDel="00DB2637" w:rsidRDefault="00521CCC" w:rsidP="00521CCC">
            <w:pPr>
              <w:jc w:val="center"/>
              <w:rPr>
                <w:del w:id="261" w:author="Paredes, Juan A." w:date="2020-09-09T10:27:00Z"/>
                <w:rFonts w:ascii="Times New Roman" w:eastAsia="Times New Roman" w:hAnsi="Times New Roman" w:cs="Times New Roman"/>
                <w:color w:val="000000"/>
              </w:rPr>
            </w:pPr>
            <w:del w:id="262" w:author="Paredes, Juan A." w:date="2020-09-09T10:27:00Z">
              <w:r w:rsidRPr="00452837" w:rsidDel="00DB2637">
                <w:rPr>
                  <w:rFonts w:ascii="Times New Roman" w:eastAsia="Times New Roman" w:hAnsi="Times New Roman" w:cs="Times New Roman"/>
                  <w:color w:val="000000"/>
                </w:rPr>
                <w:delText>120</w:delText>
              </w:r>
            </w:del>
          </w:p>
        </w:tc>
      </w:tr>
      <w:tr w:rsidR="00521CCC" w:rsidRPr="00452837" w:rsidDel="00DB2637" w14:paraId="4A77742A" w14:textId="12E0D7A3" w:rsidTr="00A268D5">
        <w:trPr>
          <w:trHeight w:val="288"/>
          <w:del w:id="263" w:author="Paredes, Juan A." w:date="2020-09-09T10:27:00Z"/>
        </w:trPr>
        <w:tc>
          <w:tcPr>
            <w:tcW w:w="702" w:type="pct"/>
            <w:tcBorders>
              <w:top w:val="nil"/>
              <w:left w:val="nil"/>
              <w:bottom w:val="nil"/>
              <w:right w:val="nil"/>
            </w:tcBorders>
            <w:vAlign w:val="center"/>
          </w:tcPr>
          <w:p w14:paraId="1A098FEE" w14:textId="3275D15C" w:rsidR="00521CCC" w:rsidRPr="00452837" w:rsidDel="00DB2637" w:rsidRDefault="00521CCC" w:rsidP="00521CCC">
            <w:pPr>
              <w:jc w:val="center"/>
              <w:rPr>
                <w:del w:id="264" w:author="Paredes, Juan A." w:date="2020-09-09T10:27:00Z"/>
                <w:rFonts w:ascii="Times New Roman" w:eastAsia="Times New Roman" w:hAnsi="Times New Roman" w:cs="Times New Roman"/>
                <w:color w:val="000000"/>
              </w:rPr>
            </w:pPr>
            <w:del w:id="265" w:author="Paredes, Juan A." w:date="2020-09-09T10:27:00Z">
              <w:r w:rsidRPr="00452837" w:rsidDel="00DB2637">
                <w:rPr>
                  <w:rFonts w:ascii="Times New Roman" w:eastAsia="Times New Roman" w:hAnsi="Times New Roman" w:cs="Times New Roman"/>
                  <w:color w:val="000000"/>
                </w:rPr>
                <w:delText>QoI</w:delText>
              </w:r>
            </w:del>
          </w:p>
        </w:tc>
        <w:tc>
          <w:tcPr>
            <w:tcW w:w="950" w:type="pct"/>
            <w:tcBorders>
              <w:top w:val="nil"/>
              <w:left w:val="nil"/>
              <w:bottom w:val="nil"/>
              <w:right w:val="nil"/>
            </w:tcBorders>
            <w:shd w:val="clear" w:color="auto" w:fill="auto"/>
            <w:vAlign w:val="center"/>
            <w:hideMark/>
          </w:tcPr>
          <w:p w14:paraId="6B9F3BF7" w14:textId="6E0F6B2D" w:rsidR="00521CCC" w:rsidRPr="00452837" w:rsidDel="00DB2637" w:rsidRDefault="00521CCC" w:rsidP="00521CCC">
            <w:pPr>
              <w:jc w:val="center"/>
              <w:rPr>
                <w:del w:id="266" w:author="Paredes, Juan A." w:date="2020-09-09T10:27:00Z"/>
                <w:rFonts w:ascii="Times New Roman" w:eastAsia="Times New Roman" w:hAnsi="Times New Roman" w:cs="Times New Roman"/>
                <w:color w:val="000000"/>
              </w:rPr>
            </w:pPr>
            <w:del w:id="267" w:author="Paredes, Juan A." w:date="2020-09-09T10:27:00Z">
              <w:r w:rsidRPr="00452837" w:rsidDel="00DB2637">
                <w:rPr>
                  <w:rFonts w:ascii="Times New Roman" w:eastAsia="Times New Roman" w:hAnsi="Times New Roman" w:cs="Times New Roman"/>
                  <w:color w:val="000000"/>
                </w:rPr>
                <w:delText>Azoxystrobin</w:delText>
              </w:r>
            </w:del>
          </w:p>
        </w:tc>
        <w:tc>
          <w:tcPr>
            <w:tcW w:w="1074" w:type="pct"/>
            <w:tcBorders>
              <w:top w:val="nil"/>
              <w:left w:val="nil"/>
              <w:bottom w:val="nil"/>
              <w:right w:val="nil"/>
            </w:tcBorders>
            <w:shd w:val="clear" w:color="auto" w:fill="auto"/>
            <w:vAlign w:val="center"/>
            <w:hideMark/>
          </w:tcPr>
          <w:p w14:paraId="56CC7255" w14:textId="7FE9C3FC" w:rsidR="00521CCC" w:rsidRPr="00452837" w:rsidDel="00DB2637" w:rsidRDefault="00521CCC" w:rsidP="00521CCC">
            <w:pPr>
              <w:jc w:val="center"/>
              <w:rPr>
                <w:del w:id="268" w:author="Paredes, Juan A." w:date="2020-09-09T10:27:00Z"/>
                <w:rFonts w:ascii="Times New Roman" w:eastAsia="Times New Roman" w:hAnsi="Times New Roman" w:cs="Times New Roman"/>
                <w:color w:val="000000"/>
              </w:rPr>
            </w:pPr>
            <w:del w:id="269" w:author="Paredes, Juan A." w:date="2020-09-09T10:27:00Z">
              <w:r w:rsidRPr="00452837" w:rsidDel="00DB2637">
                <w:rPr>
                  <w:rFonts w:ascii="Times New Roman" w:eastAsia="Times New Roman" w:hAnsi="Times New Roman" w:cs="Times New Roman"/>
                  <w:color w:val="000000"/>
                </w:rPr>
                <w:delText>Amistar (Syngenta)</w:delText>
              </w:r>
            </w:del>
          </w:p>
        </w:tc>
        <w:tc>
          <w:tcPr>
            <w:tcW w:w="662" w:type="pct"/>
            <w:tcBorders>
              <w:top w:val="nil"/>
              <w:left w:val="nil"/>
              <w:bottom w:val="nil"/>
              <w:right w:val="nil"/>
            </w:tcBorders>
            <w:shd w:val="clear" w:color="auto" w:fill="auto"/>
            <w:vAlign w:val="center"/>
            <w:hideMark/>
          </w:tcPr>
          <w:p w14:paraId="7C4B0D9A" w14:textId="051374AD" w:rsidR="00521CCC" w:rsidRPr="00452837" w:rsidDel="00DB2637" w:rsidRDefault="00521CCC" w:rsidP="00521CCC">
            <w:pPr>
              <w:jc w:val="center"/>
              <w:rPr>
                <w:del w:id="270" w:author="Paredes, Juan A." w:date="2020-09-09T10:27:00Z"/>
                <w:rFonts w:ascii="Times New Roman" w:eastAsia="Times New Roman" w:hAnsi="Times New Roman" w:cs="Times New Roman"/>
                <w:color w:val="000000"/>
              </w:rPr>
            </w:pPr>
            <w:del w:id="271" w:author="Paredes, Juan A." w:date="2020-09-09T10:27:00Z">
              <w:r w:rsidRPr="00452837" w:rsidDel="00DB2637">
                <w:rPr>
                  <w:rFonts w:ascii="Times New Roman" w:eastAsia="Times New Roman" w:hAnsi="Times New Roman" w:cs="Times New Roman"/>
                  <w:color w:val="000000"/>
                </w:rPr>
                <w:delText>SC 25%</w:delText>
              </w:r>
            </w:del>
          </w:p>
        </w:tc>
        <w:tc>
          <w:tcPr>
            <w:tcW w:w="826" w:type="pct"/>
            <w:tcBorders>
              <w:top w:val="nil"/>
              <w:left w:val="nil"/>
              <w:bottom w:val="nil"/>
              <w:right w:val="nil"/>
            </w:tcBorders>
            <w:shd w:val="clear" w:color="auto" w:fill="auto"/>
            <w:vAlign w:val="center"/>
            <w:hideMark/>
          </w:tcPr>
          <w:p w14:paraId="6655CE45" w14:textId="1AB6FFB6" w:rsidR="00521CCC" w:rsidRPr="00452837" w:rsidDel="00DB2637" w:rsidRDefault="00521CCC" w:rsidP="00521CCC">
            <w:pPr>
              <w:jc w:val="center"/>
              <w:rPr>
                <w:del w:id="272" w:author="Paredes, Juan A." w:date="2020-09-09T10:27:00Z"/>
                <w:rFonts w:ascii="Times New Roman" w:eastAsia="Times New Roman" w:hAnsi="Times New Roman" w:cs="Times New Roman"/>
                <w:color w:val="000000"/>
              </w:rPr>
            </w:pPr>
            <w:del w:id="273" w:author="Paredes, Juan A." w:date="2020-09-09T10:27:00Z">
              <w:r w:rsidRPr="00452837" w:rsidDel="00DB2637">
                <w:rPr>
                  <w:rFonts w:ascii="Times New Roman" w:eastAsia="Times New Roman" w:hAnsi="Times New Roman" w:cs="Times New Roman"/>
                  <w:color w:val="000000"/>
                </w:rPr>
                <w:delText>90</w:delText>
              </w:r>
            </w:del>
          </w:p>
        </w:tc>
        <w:tc>
          <w:tcPr>
            <w:tcW w:w="785" w:type="pct"/>
            <w:tcBorders>
              <w:top w:val="nil"/>
              <w:left w:val="nil"/>
              <w:bottom w:val="nil"/>
              <w:right w:val="nil"/>
            </w:tcBorders>
            <w:shd w:val="clear" w:color="auto" w:fill="auto"/>
            <w:vAlign w:val="center"/>
            <w:hideMark/>
          </w:tcPr>
          <w:p w14:paraId="04D71AB1" w14:textId="401F7BE5" w:rsidR="00521CCC" w:rsidRPr="00452837" w:rsidDel="00DB2637" w:rsidRDefault="00521CCC" w:rsidP="00521CCC">
            <w:pPr>
              <w:jc w:val="center"/>
              <w:rPr>
                <w:del w:id="274" w:author="Paredes, Juan A." w:date="2020-09-09T10:27:00Z"/>
                <w:rFonts w:ascii="Times New Roman" w:eastAsia="Times New Roman" w:hAnsi="Times New Roman" w:cs="Times New Roman"/>
                <w:color w:val="000000"/>
              </w:rPr>
            </w:pPr>
            <w:del w:id="275" w:author="Paredes, Juan A." w:date="2020-09-09T10:27:00Z">
              <w:r w:rsidRPr="00452837" w:rsidDel="00DB2637">
                <w:rPr>
                  <w:rFonts w:ascii="Times New Roman" w:eastAsia="Times New Roman" w:hAnsi="Times New Roman" w:cs="Times New Roman"/>
                  <w:color w:val="000000"/>
                </w:rPr>
                <w:delText>135</w:delText>
              </w:r>
            </w:del>
          </w:p>
        </w:tc>
      </w:tr>
      <w:tr w:rsidR="00521CCC" w:rsidRPr="00452837" w:rsidDel="00DB2637" w14:paraId="5A71F1DF" w14:textId="470C4C5E" w:rsidTr="00A268D5">
        <w:trPr>
          <w:trHeight w:val="288"/>
          <w:del w:id="276" w:author="Paredes, Juan A." w:date="2020-09-09T10:27:00Z"/>
        </w:trPr>
        <w:tc>
          <w:tcPr>
            <w:tcW w:w="702" w:type="pct"/>
            <w:tcBorders>
              <w:top w:val="nil"/>
              <w:left w:val="nil"/>
              <w:bottom w:val="nil"/>
              <w:right w:val="nil"/>
            </w:tcBorders>
            <w:vAlign w:val="center"/>
          </w:tcPr>
          <w:p w14:paraId="5ED228C0" w14:textId="348268A8" w:rsidR="00521CCC" w:rsidRPr="00452837" w:rsidDel="00DB2637" w:rsidRDefault="00521CCC" w:rsidP="00521CCC">
            <w:pPr>
              <w:jc w:val="center"/>
              <w:rPr>
                <w:del w:id="277" w:author="Paredes, Juan A." w:date="2020-09-09T10:27:00Z"/>
                <w:rFonts w:ascii="Times New Roman" w:eastAsia="Times New Roman" w:hAnsi="Times New Roman" w:cs="Times New Roman"/>
                <w:color w:val="000000"/>
              </w:rPr>
            </w:pPr>
            <w:del w:id="278" w:author="Paredes, Juan A." w:date="2020-09-09T10:27:00Z">
              <w:r w:rsidRPr="00452837" w:rsidDel="00DB2637">
                <w:rPr>
                  <w:rFonts w:ascii="Times New Roman" w:eastAsia="Times New Roman" w:hAnsi="Times New Roman" w:cs="Times New Roman"/>
                  <w:color w:val="000000"/>
                </w:rPr>
                <w:delText>QoI</w:delText>
              </w:r>
            </w:del>
          </w:p>
        </w:tc>
        <w:tc>
          <w:tcPr>
            <w:tcW w:w="950" w:type="pct"/>
            <w:tcBorders>
              <w:top w:val="nil"/>
              <w:left w:val="nil"/>
              <w:bottom w:val="nil"/>
              <w:right w:val="nil"/>
            </w:tcBorders>
            <w:shd w:val="clear" w:color="auto" w:fill="auto"/>
            <w:vAlign w:val="center"/>
            <w:hideMark/>
          </w:tcPr>
          <w:p w14:paraId="63B053A9" w14:textId="32849B6C" w:rsidR="00521CCC" w:rsidRPr="00452837" w:rsidDel="00DB2637" w:rsidRDefault="00521CCC" w:rsidP="00521CCC">
            <w:pPr>
              <w:jc w:val="center"/>
              <w:rPr>
                <w:del w:id="279" w:author="Paredes, Juan A." w:date="2020-09-09T10:27:00Z"/>
                <w:rFonts w:ascii="Times New Roman" w:eastAsia="Times New Roman" w:hAnsi="Times New Roman" w:cs="Times New Roman"/>
                <w:color w:val="000000"/>
              </w:rPr>
            </w:pPr>
            <w:del w:id="280" w:author="Paredes, Juan A." w:date="2020-09-09T10:27:00Z">
              <w:r w:rsidRPr="00452837" w:rsidDel="00DB2637">
                <w:rPr>
                  <w:rFonts w:ascii="Times New Roman" w:eastAsia="Times New Roman" w:hAnsi="Times New Roman" w:cs="Times New Roman"/>
                  <w:color w:val="000000"/>
                </w:rPr>
                <w:delText>Kresoxim-Methyl</w:delText>
              </w:r>
            </w:del>
          </w:p>
        </w:tc>
        <w:tc>
          <w:tcPr>
            <w:tcW w:w="1074" w:type="pct"/>
            <w:tcBorders>
              <w:top w:val="nil"/>
              <w:left w:val="nil"/>
              <w:bottom w:val="nil"/>
              <w:right w:val="nil"/>
            </w:tcBorders>
            <w:shd w:val="clear" w:color="auto" w:fill="auto"/>
            <w:vAlign w:val="center"/>
            <w:hideMark/>
          </w:tcPr>
          <w:p w14:paraId="7E866384" w14:textId="787ECE15" w:rsidR="00521CCC" w:rsidRPr="00452837" w:rsidDel="00DB2637" w:rsidRDefault="00521CCC" w:rsidP="00521CCC">
            <w:pPr>
              <w:jc w:val="center"/>
              <w:rPr>
                <w:del w:id="281" w:author="Paredes, Juan A." w:date="2020-09-09T10:27:00Z"/>
                <w:rFonts w:ascii="Times New Roman" w:eastAsia="Times New Roman" w:hAnsi="Times New Roman" w:cs="Times New Roman"/>
                <w:color w:val="000000"/>
              </w:rPr>
            </w:pPr>
            <w:del w:id="282" w:author="Paredes, Juan A." w:date="2020-09-09T10:27:00Z">
              <w:r w:rsidRPr="00452837" w:rsidDel="00DB2637">
                <w:rPr>
                  <w:rFonts w:ascii="Times New Roman" w:eastAsia="Times New Roman" w:hAnsi="Times New Roman" w:cs="Times New Roman"/>
                  <w:color w:val="000000"/>
                </w:rPr>
                <w:delText>*</w:delText>
              </w:r>
            </w:del>
          </w:p>
        </w:tc>
        <w:tc>
          <w:tcPr>
            <w:tcW w:w="662" w:type="pct"/>
            <w:tcBorders>
              <w:top w:val="nil"/>
              <w:left w:val="nil"/>
              <w:bottom w:val="nil"/>
              <w:right w:val="nil"/>
            </w:tcBorders>
            <w:shd w:val="clear" w:color="auto" w:fill="auto"/>
            <w:vAlign w:val="center"/>
            <w:hideMark/>
          </w:tcPr>
          <w:p w14:paraId="04A4B917" w14:textId="3E95E9ED" w:rsidR="00521CCC" w:rsidRPr="00452837" w:rsidDel="00DB2637" w:rsidRDefault="00521CCC" w:rsidP="00521CCC">
            <w:pPr>
              <w:jc w:val="center"/>
              <w:rPr>
                <w:del w:id="283" w:author="Paredes, Juan A." w:date="2020-09-09T10:27:00Z"/>
                <w:rFonts w:ascii="Times New Roman" w:eastAsia="Times New Roman" w:hAnsi="Times New Roman" w:cs="Times New Roman"/>
                <w:color w:val="000000"/>
              </w:rPr>
            </w:pPr>
            <w:del w:id="284" w:author="Paredes, Juan A." w:date="2020-09-09T10:27:00Z">
              <w:r w:rsidRPr="00452837" w:rsidDel="00DB2637">
                <w:rPr>
                  <w:rFonts w:ascii="Times New Roman" w:eastAsia="Times New Roman" w:hAnsi="Times New Roman" w:cs="Times New Roman"/>
                  <w:color w:val="000000"/>
                </w:rPr>
                <w:delText>SC 18%</w:delText>
              </w:r>
            </w:del>
          </w:p>
        </w:tc>
        <w:tc>
          <w:tcPr>
            <w:tcW w:w="826" w:type="pct"/>
            <w:tcBorders>
              <w:top w:val="nil"/>
              <w:left w:val="nil"/>
              <w:bottom w:val="nil"/>
              <w:right w:val="nil"/>
            </w:tcBorders>
            <w:shd w:val="clear" w:color="auto" w:fill="auto"/>
            <w:vAlign w:val="center"/>
            <w:hideMark/>
          </w:tcPr>
          <w:p w14:paraId="3E5D5DD4" w14:textId="50272FEC" w:rsidR="00521CCC" w:rsidRPr="00452837" w:rsidDel="00DB2637" w:rsidRDefault="00521CCC" w:rsidP="00521CCC">
            <w:pPr>
              <w:jc w:val="center"/>
              <w:rPr>
                <w:del w:id="285" w:author="Paredes, Juan A." w:date="2020-09-09T10:27:00Z"/>
                <w:rFonts w:ascii="Times New Roman" w:eastAsia="Times New Roman" w:hAnsi="Times New Roman" w:cs="Times New Roman"/>
                <w:color w:val="000000"/>
              </w:rPr>
            </w:pPr>
            <w:del w:id="286" w:author="Paredes, Juan A." w:date="2020-09-09T10:27:00Z">
              <w:r w:rsidRPr="00452837" w:rsidDel="00DB2637">
                <w:rPr>
                  <w:rFonts w:ascii="Times New Roman" w:eastAsia="Times New Roman" w:hAnsi="Times New Roman" w:cs="Times New Roman"/>
                  <w:color w:val="000000"/>
                </w:rPr>
                <w:delText>125</w:delText>
              </w:r>
            </w:del>
          </w:p>
        </w:tc>
        <w:tc>
          <w:tcPr>
            <w:tcW w:w="785" w:type="pct"/>
            <w:tcBorders>
              <w:top w:val="nil"/>
              <w:left w:val="nil"/>
              <w:bottom w:val="nil"/>
              <w:right w:val="nil"/>
            </w:tcBorders>
            <w:shd w:val="clear" w:color="auto" w:fill="auto"/>
            <w:vAlign w:val="center"/>
            <w:hideMark/>
          </w:tcPr>
          <w:p w14:paraId="1EE569E1" w14:textId="105925D0" w:rsidR="00521CCC" w:rsidRPr="00452837" w:rsidDel="00DB2637" w:rsidRDefault="00521CCC" w:rsidP="00521CCC">
            <w:pPr>
              <w:jc w:val="center"/>
              <w:rPr>
                <w:del w:id="287" w:author="Paredes, Juan A." w:date="2020-09-09T10:27:00Z"/>
                <w:rFonts w:ascii="Times New Roman" w:eastAsia="Times New Roman" w:hAnsi="Times New Roman" w:cs="Times New Roman"/>
                <w:color w:val="000000"/>
              </w:rPr>
            </w:pPr>
            <w:del w:id="288" w:author="Paredes, Juan A." w:date="2020-09-09T10:27:00Z">
              <w:r w:rsidRPr="00452837" w:rsidDel="00DB2637">
                <w:rPr>
                  <w:rFonts w:ascii="Times New Roman" w:eastAsia="Times New Roman" w:hAnsi="Times New Roman" w:cs="Times New Roman"/>
                  <w:color w:val="000000"/>
                </w:rPr>
                <w:delText>190</w:delText>
              </w:r>
            </w:del>
          </w:p>
        </w:tc>
      </w:tr>
      <w:tr w:rsidR="00521CCC" w:rsidRPr="00452837" w:rsidDel="00DB2637" w14:paraId="5FA3A372" w14:textId="631BB5BE" w:rsidTr="00A268D5">
        <w:trPr>
          <w:trHeight w:val="288"/>
          <w:del w:id="289" w:author="Paredes, Juan A." w:date="2020-09-09T10:27:00Z"/>
        </w:trPr>
        <w:tc>
          <w:tcPr>
            <w:tcW w:w="702" w:type="pct"/>
            <w:tcBorders>
              <w:top w:val="nil"/>
              <w:left w:val="nil"/>
              <w:bottom w:val="nil"/>
              <w:right w:val="nil"/>
            </w:tcBorders>
            <w:vAlign w:val="center"/>
          </w:tcPr>
          <w:p w14:paraId="19939B76" w14:textId="03928216" w:rsidR="00521CCC" w:rsidRPr="00452837" w:rsidDel="00DB2637" w:rsidRDefault="00521CCC" w:rsidP="00521CCC">
            <w:pPr>
              <w:jc w:val="center"/>
              <w:rPr>
                <w:del w:id="290" w:author="Paredes, Juan A." w:date="2020-09-09T10:27:00Z"/>
                <w:rFonts w:ascii="Times New Roman" w:eastAsia="Times New Roman" w:hAnsi="Times New Roman" w:cs="Times New Roman"/>
                <w:color w:val="000000"/>
              </w:rPr>
            </w:pPr>
            <w:del w:id="291" w:author="Paredes, Juan A." w:date="2020-09-09T10:27:00Z">
              <w:r w:rsidRPr="00452837" w:rsidDel="00DB2637">
                <w:rPr>
                  <w:rFonts w:ascii="Times New Roman" w:eastAsia="Times New Roman" w:hAnsi="Times New Roman" w:cs="Times New Roman"/>
                  <w:color w:val="000000"/>
                </w:rPr>
                <w:delText>QoI</w:delText>
              </w:r>
            </w:del>
          </w:p>
        </w:tc>
        <w:tc>
          <w:tcPr>
            <w:tcW w:w="950" w:type="pct"/>
            <w:tcBorders>
              <w:top w:val="nil"/>
              <w:left w:val="nil"/>
              <w:bottom w:val="nil"/>
              <w:right w:val="nil"/>
            </w:tcBorders>
            <w:shd w:val="clear" w:color="auto" w:fill="auto"/>
            <w:vAlign w:val="center"/>
            <w:hideMark/>
          </w:tcPr>
          <w:p w14:paraId="6058D05A" w14:textId="470C73C8" w:rsidR="00521CCC" w:rsidRPr="00452837" w:rsidDel="00DB2637" w:rsidRDefault="00521CCC" w:rsidP="00521CCC">
            <w:pPr>
              <w:jc w:val="center"/>
              <w:rPr>
                <w:del w:id="292" w:author="Paredes, Juan A." w:date="2020-09-09T10:27:00Z"/>
                <w:rFonts w:ascii="Times New Roman" w:eastAsia="Times New Roman" w:hAnsi="Times New Roman" w:cs="Times New Roman"/>
                <w:color w:val="000000"/>
              </w:rPr>
            </w:pPr>
            <w:del w:id="293" w:author="Paredes, Juan A." w:date="2020-09-09T10:27:00Z">
              <w:r w:rsidRPr="00452837" w:rsidDel="00DB2637">
                <w:rPr>
                  <w:rFonts w:ascii="Times New Roman" w:eastAsia="Times New Roman" w:hAnsi="Times New Roman" w:cs="Times New Roman"/>
                  <w:color w:val="000000"/>
                </w:rPr>
                <w:delText>Pyraclostrobin</w:delText>
              </w:r>
            </w:del>
          </w:p>
        </w:tc>
        <w:tc>
          <w:tcPr>
            <w:tcW w:w="1074" w:type="pct"/>
            <w:tcBorders>
              <w:top w:val="nil"/>
              <w:left w:val="nil"/>
              <w:bottom w:val="nil"/>
              <w:right w:val="nil"/>
            </w:tcBorders>
            <w:shd w:val="clear" w:color="auto" w:fill="auto"/>
            <w:vAlign w:val="center"/>
            <w:hideMark/>
          </w:tcPr>
          <w:p w14:paraId="4A3DEC74" w14:textId="1B4831A8" w:rsidR="00521CCC" w:rsidRPr="00452837" w:rsidDel="00DB2637" w:rsidRDefault="00521CCC" w:rsidP="00521CCC">
            <w:pPr>
              <w:jc w:val="center"/>
              <w:rPr>
                <w:del w:id="294" w:author="Paredes, Juan A." w:date="2020-09-09T10:27:00Z"/>
                <w:rFonts w:ascii="Times New Roman" w:eastAsia="Times New Roman" w:hAnsi="Times New Roman" w:cs="Times New Roman"/>
                <w:color w:val="000000"/>
              </w:rPr>
            </w:pPr>
            <w:del w:id="295" w:author="Paredes, Juan A." w:date="2020-09-09T10:27:00Z">
              <w:r w:rsidRPr="00452837" w:rsidDel="00DB2637">
                <w:rPr>
                  <w:rFonts w:ascii="Times New Roman" w:eastAsia="Times New Roman" w:hAnsi="Times New Roman" w:cs="Times New Roman"/>
                  <w:color w:val="000000"/>
                </w:rPr>
                <w:delText>*</w:delText>
              </w:r>
            </w:del>
          </w:p>
        </w:tc>
        <w:tc>
          <w:tcPr>
            <w:tcW w:w="662" w:type="pct"/>
            <w:tcBorders>
              <w:top w:val="nil"/>
              <w:left w:val="nil"/>
              <w:bottom w:val="nil"/>
              <w:right w:val="nil"/>
            </w:tcBorders>
            <w:shd w:val="clear" w:color="auto" w:fill="auto"/>
            <w:vAlign w:val="center"/>
            <w:hideMark/>
          </w:tcPr>
          <w:p w14:paraId="44A4FD3A" w14:textId="60038E9E" w:rsidR="00521CCC" w:rsidRPr="00452837" w:rsidDel="00DB2637" w:rsidRDefault="00521CCC" w:rsidP="00521CCC">
            <w:pPr>
              <w:jc w:val="center"/>
              <w:rPr>
                <w:del w:id="296" w:author="Paredes, Juan A." w:date="2020-09-09T10:27:00Z"/>
                <w:rFonts w:ascii="Times New Roman" w:eastAsia="Times New Roman" w:hAnsi="Times New Roman" w:cs="Times New Roman"/>
                <w:color w:val="000000"/>
              </w:rPr>
            </w:pPr>
            <w:del w:id="297" w:author="Paredes, Juan A." w:date="2020-09-09T10:27:00Z">
              <w:r w:rsidRPr="00452837" w:rsidDel="00DB2637">
                <w:rPr>
                  <w:rFonts w:ascii="Times New Roman" w:eastAsia="Times New Roman" w:hAnsi="Times New Roman" w:cs="Times New Roman"/>
                  <w:color w:val="000000"/>
                </w:rPr>
                <w:delText>SC 25%</w:delText>
              </w:r>
            </w:del>
          </w:p>
        </w:tc>
        <w:tc>
          <w:tcPr>
            <w:tcW w:w="826" w:type="pct"/>
            <w:tcBorders>
              <w:top w:val="nil"/>
              <w:left w:val="nil"/>
              <w:bottom w:val="nil"/>
              <w:right w:val="nil"/>
            </w:tcBorders>
            <w:shd w:val="clear" w:color="auto" w:fill="auto"/>
            <w:vAlign w:val="center"/>
            <w:hideMark/>
          </w:tcPr>
          <w:p w14:paraId="089360CE" w14:textId="5BC593A3" w:rsidR="00521CCC" w:rsidRPr="00452837" w:rsidDel="00DB2637" w:rsidRDefault="00521CCC" w:rsidP="00521CCC">
            <w:pPr>
              <w:jc w:val="center"/>
              <w:rPr>
                <w:del w:id="298" w:author="Paredes, Juan A." w:date="2020-09-09T10:27:00Z"/>
                <w:rFonts w:ascii="Times New Roman" w:eastAsia="Times New Roman" w:hAnsi="Times New Roman" w:cs="Times New Roman"/>
                <w:color w:val="000000"/>
              </w:rPr>
            </w:pPr>
            <w:del w:id="299" w:author="Paredes, Juan A." w:date="2020-09-09T10:27:00Z">
              <w:r w:rsidRPr="00452837" w:rsidDel="00DB2637">
                <w:rPr>
                  <w:rFonts w:ascii="Times New Roman" w:eastAsia="Times New Roman" w:hAnsi="Times New Roman" w:cs="Times New Roman"/>
                  <w:color w:val="000000"/>
                </w:rPr>
                <w:delText>100</w:delText>
              </w:r>
            </w:del>
          </w:p>
        </w:tc>
        <w:tc>
          <w:tcPr>
            <w:tcW w:w="785" w:type="pct"/>
            <w:tcBorders>
              <w:top w:val="nil"/>
              <w:left w:val="nil"/>
              <w:bottom w:val="nil"/>
              <w:right w:val="nil"/>
            </w:tcBorders>
            <w:shd w:val="clear" w:color="auto" w:fill="auto"/>
            <w:vAlign w:val="center"/>
            <w:hideMark/>
          </w:tcPr>
          <w:p w14:paraId="18F5844C" w14:textId="196C1985" w:rsidR="00521CCC" w:rsidRPr="00452837" w:rsidDel="00DB2637" w:rsidRDefault="00521CCC" w:rsidP="00521CCC">
            <w:pPr>
              <w:jc w:val="center"/>
              <w:rPr>
                <w:del w:id="300" w:author="Paredes, Juan A." w:date="2020-09-09T10:27:00Z"/>
                <w:rFonts w:ascii="Times New Roman" w:eastAsia="Times New Roman" w:hAnsi="Times New Roman" w:cs="Times New Roman"/>
                <w:color w:val="000000"/>
              </w:rPr>
            </w:pPr>
            <w:del w:id="301" w:author="Paredes, Juan A." w:date="2020-09-09T10:27:00Z">
              <w:r w:rsidRPr="00452837" w:rsidDel="00DB2637">
                <w:rPr>
                  <w:rFonts w:ascii="Times New Roman" w:eastAsia="Times New Roman" w:hAnsi="Times New Roman" w:cs="Times New Roman"/>
                  <w:color w:val="000000"/>
                </w:rPr>
                <w:delText>150</w:delText>
              </w:r>
            </w:del>
          </w:p>
        </w:tc>
      </w:tr>
      <w:tr w:rsidR="00521CCC" w:rsidRPr="00452837" w:rsidDel="00DB2637" w14:paraId="2D5657EA" w14:textId="6ED9F628" w:rsidTr="00A268D5">
        <w:trPr>
          <w:trHeight w:val="288"/>
          <w:del w:id="302" w:author="Paredes, Juan A." w:date="2020-09-09T10:27:00Z"/>
        </w:trPr>
        <w:tc>
          <w:tcPr>
            <w:tcW w:w="702" w:type="pct"/>
            <w:tcBorders>
              <w:top w:val="nil"/>
              <w:left w:val="nil"/>
              <w:bottom w:val="nil"/>
              <w:right w:val="nil"/>
            </w:tcBorders>
            <w:vAlign w:val="center"/>
          </w:tcPr>
          <w:p w14:paraId="2C8FFCCC" w14:textId="6D2626CA" w:rsidR="00521CCC" w:rsidRPr="00452837" w:rsidDel="00DB2637" w:rsidRDefault="00521CCC" w:rsidP="00521CCC">
            <w:pPr>
              <w:jc w:val="center"/>
              <w:rPr>
                <w:del w:id="303" w:author="Paredes, Juan A." w:date="2020-09-09T10:27:00Z"/>
                <w:rFonts w:ascii="Times New Roman" w:eastAsia="Times New Roman" w:hAnsi="Times New Roman" w:cs="Times New Roman"/>
                <w:color w:val="000000"/>
              </w:rPr>
            </w:pPr>
            <w:del w:id="304" w:author="Paredes, Juan A." w:date="2020-09-09T10:27:00Z">
              <w:r w:rsidRPr="00452837" w:rsidDel="00DB2637">
                <w:rPr>
                  <w:rFonts w:ascii="Times New Roman" w:eastAsia="Times New Roman" w:hAnsi="Times New Roman" w:cs="Times New Roman"/>
                  <w:color w:val="000000"/>
                </w:rPr>
                <w:delText>DMI</w:delText>
              </w:r>
            </w:del>
          </w:p>
        </w:tc>
        <w:tc>
          <w:tcPr>
            <w:tcW w:w="950" w:type="pct"/>
            <w:tcBorders>
              <w:top w:val="nil"/>
              <w:left w:val="nil"/>
              <w:bottom w:val="nil"/>
              <w:right w:val="nil"/>
            </w:tcBorders>
            <w:shd w:val="clear" w:color="auto" w:fill="auto"/>
            <w:vAlign w:val="center"/>
            <w:hideMark/>
          </w:tcPr>
          <w:p w14:paraId="23C227D4" w14:textId="1A94706A" w:rsidR="00521CCC" w:rsidRPr="00452837" w:rsidDel="00DB2637" w:rsidRDefault="00521CCC" w:rsidP="00521CCC">
            <w:pPr>
              <w:jc w:val="center"/>
              <w:rPr>
                <w:del w:id="305" w:author="Paredes, Juan A." w:date="2020-09-09T10:27:00Z"/>
                <w:rFonts w:ascii="Times New Roman" w:eastAsia="Times New Roman" w:hAnsi="Times New Roman" w:cs="Times New Roman"/>
                <w:color w:val="000000"/>
              </w:rPr>
            </w:pPr>
            <w:del w:id="306" w:author="Paredes, Juan A." w:date="2020-09-09T10:27:00Z">
              <w:r w:rsidRPr="00452837" w:rsidDel="00DB2637">
                <w:rPr>
                  <w:rFonts w:ascii="Times New Roman" w:eastAsia="Times New Roman" w:hAnsi="Times New Roman" w:cs="Times New Roman"/>
                  <w:color w:val="000000"/>
                </w:rPr>
                <w:delText>Difenoconazole</w:delText>
              </w:r>
            </w:del>
          </w:p>
        </w:tc>
        <w:tc>
          <w:tcPr>
            <w:tcW w:w="1074" w:type="pct"/>
            <w:tcBorders>
              <w:top w:val="nil"/>
              <w:left w:val="nil"/>
              <w:bottom w:val="nil"/>
              <w:right w:val="nil"/>
            </w:tcBorders>
            <w:shd w:val="clear" w:color="auto" w:fill="auto"/>
            <w:vAlign w:val="center"/>
            <w:hideMark/>
          </w:tcPr>
          <w:p w14:paraId="6A7EBA91" w14:textId="3AF1038F" w:rsidR="00521CCC" w:rsidRPr="00452837" w:rsidDel="00DB2637" w:rsidRDefault="00521CCC" w:rsidP="00521CCC">
            <w:pPr>
              <w:jc w:val="center"/>
              <w:rPr>
                <w:del w:id="307" w:author="Paredes, Juan A." w:date="2020-09-09T10:27:00Z"/>
                <w:rFonts w:ascii="Times New Roman" w:eastAsia="Times New Roman" w:hAnsi="Times New Roman" w:cs="Times New Roman"/>
                <w:color w:val="000000"/>
              </w:rPr>
            </w:pPr>
            <w:del w:id="308" w:author="Paredes, Juan A." w:date="2020-09-09T10:27:00Z">
              <w:r w:rsidRPr="00452837" w:rsidDel="00DB2637">
                <w:rPr>
                  <w:rFonts w:ascii="Times New Roman" w:eastAsia="Times New Roman" w:hAnsi="Times New Roman" w:cs="Times New Roman"/>
                  <w:color w:val="000000"/>
                </w:rPr>
                <w:delText>*</w:delText>
              </w:r>
            </w:del>
          </w:p>
        </w:tc>
        <w:tc>
          <w:tcPr>
            <w:tcW w:w="662" w:type="pct"/>
            <w:tcBorders>
              <w:top w:val="nil"/>
              <w:left w:val="nil"/>
              <w:bottom w:val="nil"/>
              <w:right w:val="nil"/>
            </w:tcBorders>
            <w:shd w:val="clear" w:color="auto" w:fill="auto"/>
            <w:vAlign w:val="center"/>
            <w:hideMark/>
          </w:tcPr>
          <w:p w14:paraId="1AC8429E" w14:textId="01C06FDE" w:rsidR="00521CCC" w:rsidRPr="00452837" w:rsidDel="00DB2637" w:rsidRDefault="00521CCC" w:rsidP="00521CCC">
            <w:pPr>
              <w:jc w:val="center"/>
              <w:rPr>
                <w:del w:id="309" w:author="Paredes, Juan A." w:date="2020-09-09T10:27:00Z"/>
                <w:rFonts w:ascii="Times New Roman" w:eastAsia="Times New Roman" w:hAnsi="Times New Roman" w:cs="Times New Roman"/>
                <w:color w:val="000000"/>
              </w:rPr>
            </w:pPr>
            <w:del w:id="310" w:author="Paredes, Juan A." w:date="2020-09-09T10:27:00Z">
              <w:r w:rsidRPr="00452837" w:rsidDel="00DB2637">
                <w:rPr>
                  <w:rFonts w:ascii="Times New Roman" w:eastAsia="Times New Roman" w:hAnsi="Times New Roman" w:cs="Times New Roman"/>
                  <w:color w:val="000000"/>
                </w:rPr>
                <w:delText>SC 16%</w:delText>
              </w:r>
            </w:del>
          </w:p>
        </w:tc>
        <w:tc>
          <w:tcPr>
            <w:tcW w:w="826" w:type="pct"/>
            <w:tcBorders>
              <w:top w:val="nil"/>
              <w:left w:val="nil"/>
              <w:bottom w:val="nil"/>
              <w:right w:val="nil"/>
            </w:tcBorders>
            <w:shd w:val="clear" w:color="auto" w:fill="auto"/>
            <w:vAlign w:val="center"/>
            <w:hideMark/>
          </w:tcPr>
          <w:p w14:paraId="0FB05722" w14:textId="10CCDA3C" w:rsidR="00521CCC" w:rsidRPr="00452837" w:rsidDel="00DB2637" w:rsidRDefault="00521CCC" w:rsidP="00521CCC">
            <w:pPr>
              <w:jc w:val="center"/>
              <w:rPr>
                <w:del w:id="311" w:author="Paredes, Juan A." w:date="2020-09-09T10:27:00Z"/>
                <w:rFonts w:ascii="Times New Roman" w:eastAsia="Times New Roman" w:hAnsi="Times New Roman" w:cs="Times New Roman"/>
                <w:color w:val="000000"/>
              </w:rPr>
            </w:pPr>
            <w:del w:id="312" w:author="Paredes, Juan A." w:date="2020-09-09T10:27:00Z">
              <w:r w:rsidRPr="00452837" w:rsidDel="00DB2637">
                <w:rPr>
                  <w:rFonts w:ascii="Times New Roman" w:eastAsia="Times New Roman" w:hAnsi="Times New Roman" w:cs="Times New Roman"/>
                  <w:color w:val="000000"/>
                </w:rPr>
                <w:delText>106</w:delText>
              </w:r>
            </w:del>
          </w:p>
        </w:tc>
        <w:tc>
          <w:tcPr>
            <w:tcW w:w="785" w:type="pct"/>
            <w:tcBorders>
              <w:top w:val="nil"/>
              <w:left w:val="nil"/>
              <w:bottom w:val="nil"/>
              <w:right w:val="nil"/>
            </w:tcBorders>
            <w:shd w:val="clear" w:color="auto" w:fill="auto"/>
            <w:vAlign w:val="center"/>
            <w:hideMark/>
          </w:tcPr>
          <w:p w14:paraId="7B0B5B83" w14:textId="3D472EC4" w:rsidR="00521CCC" w:rsidRPr="00452837" w:rsidDel="00DB2637" w:rsidRDefault="00521CCC" w:rsidP="00521CCC">
            <w:pPr>
              <w:jc w:val="center"/>
              <w:rPr>
                <w:del w:id="313" w:author="Paredes, Juan A." w:date="2020-09-09T10:27:00Z"/>
                <w:rFonts w:ascii="Times New Roman" w:eastAsia="Times New Roman" w:hAnsi="Times New Roman" w:cs="Times New Roman"/>
                <w:color w:val="000000"/>
              </w:rPr>
            </w:pPr>
            <w:del w:id="314" w:author="Paredes, Juan A." w:date="2020-09-09T10:27:00Z">
              <w:r w:rsidRPr="00452837" w:rsidDel="00DB2637">
                <w:rPr>
                  <w:rFonts w:ascii="Times New Roman" w:eastAsia="Times New Roman" w:hAnsi="Times New Roman" w:cs="Times New Roman"/>
                  <w:color w:val="000000"/>
                </w:rPr>
                <w:delText>160</w:delText>
              </w:r>
            </w:del>
          </w:p>
        </w:tc>
      </w:tr>
      <w:tr w:rsidR="00521CCC" w:rsidRPr="00452837" w:rsidDel="00DB2637" w14:paraId="65583B7B" w14:textId="45A2B130" w:rsidTr="00A268D5">
        <w:trPr>
          <w:trHeight w:val="288"/>
          <w:del w:id="315" w:author="Paredes, Juan A." w:date="2020-09-09T10:27:00Z"/>
        </w:trPr>
        <w:tc>
          <w:tcPr>
            <w:tcW w:w="702" w:type="pct"/>
            <w:tcBorders>
              <w:top w:val="nil"/>
              <w:left w:val="nil"/>
              <w:bottom w:val="nil"/>
              <w:right w:val="nil"/>
            </w:tcBorders>
            <w:vAlign w:val="center"/>
          </w:tcPr>
          <w:p w14:paraId="3523AE4D" w14:textId="40C2A733" w:rsidR="00521CCC" w:rsidRPr="00452837" w:rsidDel="00DB2637" w:rsidRDefault="00521CCC" w:rsidP="00521CCC">
            <w:pPr>
              <w:jc w:val="center"/>
              <w:rPr>
                <w:del w:id="316" w:author="Paredes, Juan A." w:date="2020-09-09T10:27:00Z"/>
                <w:rFonts w:ascii="Times New Roman" w:eastAsia="Times New Roman" w:hAnsi="Times New Roman" w:cs="Times New Roman"/>
                <w:color w:val="000000"/>
              </w:rPr>
            </w:pPr>
            <w:del w:id="317" w:author="Paredes, Juan A." w:date="2020-09-09T10:27:00Z">
              <w:r w:rsidRPr="00452837" w:rsidDel="00DB2637">
                <w:rPr>
                  <w:rFonts w:ascii="Times New Roman" w:eastAsia="Times New Roman" w:hAnsi="Times New Roman" w:cs="Times New Roman"/>
                  <w:color w:val="000000"/>
                </w:rPr>
                <w:delText>DMI</w:delText>
              </w:r>
            </w:del>
          </w:p>
        </w:tc>
        <w:tc>
          <w:tcPr>
            <w:tcW w:w="950" w:type="pct"/>
            <w:tcBorders>
              <w:top w:val="nil"/>
              <w:left w:val="nil"/>
              <w:bottom w:val="nil"/>
              <w:right w:val="nil"/>
            </w:tcBorders>
            <w:shd w:val="clear" w:color="auto" w:fill="auto"/>
            <w:vAlign w:val="center"/>
            <w:hideMark/>
          </w:tcPr>
          <w:p w14:paraId="64776F11" w14:textId="224439A0" w:rsidR="00521CCC" w:rsidRPr="00452837" w:rsidDel="00DB2637" w:rsidRDefault="00521CCC" w:rsidP="00521CCC">
            <w:pPr>
              <w:jc w:val="center"/>
              <w:rPr>
                <w:del w:id="318" w:author="Paredes, Juan A." w:date="2020-09-09T10:27:00Z"/>
                <w:rFonts w:ascii="Times New Roman" w:eastAsia="Times New Roman" w:hAnsi="Times New Roman" w:cs="Times New Roman"/>
                <w:color w:val="000000"/>
              </w:rPr>
            </w:pPr>
            <w:del w:id="319" w:author="Paredes, Juan A." w:date="2020-09-09T10:27:00Z">
              <w:r w:rsidRPr="00452837" w:rsidDel="00DB2637">
                <w:rPr>
                  <w:rFonts w:ascii="Times New Roman" w:eastAsia="Times New Roman" w:hAnsi="Times New Roman" w:cs="Times New Roman"/>
                  <w:color w:val="000000"/>
                </w:rPr>
                <w:delText>Propiconazole</w:delText>
              </w:r>
            </w:del>
          </w:p>
        </w:tc>
        <w:tc>
          <w:tcPr>
            <w:tcW w:w="1074" w:type="pct"/>
            <w:tcBorders>
              <w:top w:val="nil"/>
              <w:left w:val="nil"/>
              <w:bottom w:val="nil"/>
              <w:right w:val="nil"/>
            </w:tcBorders>
            <w:shd w:val="clear" w:color="auto" w:fill="auto"/>
            <w:vAlign w:val="center"/>
            <w:hideMark/>
          </w:tcPr>
          <w:p w14:paraId="54ECCED1" w14:textId="395F765D" w:rsidR="00521CCC" w:rsidRPr="00452837" w:rsidDel="00DB2637" w:rsidRDefault="00521CCC" w:rsidP="00521CCC">
            <w:pPr>
              <w:jc w:val="center"/>
              <w:rPr>
                <w:del w:id="320" w:author="Paredes, Juan A." w:date="2020-09-09T10:27:00Z"/>
                <w:rFonts w:ascii="Times New Roman" w:eastAsia="Times New Roman" w:hAnsi="Times New Roman" w:cs="Times New Roman"/>
                <w:color w:val="000000"/>
              </w:rPr>
            </w:pPr>
            <w:del w:id="321" w:author="Paredes, Juan A." w:date="2020-09-09T10:27:00Z">
              <w:r w:rsidRPr="00452837" w:rsidDel="00DB2637">
                <w:rPr>
                  <w:rFonts w:ascii="Times New Roman" w:eastAsia="Times New Roman" w:hAnsi="Times New Roman" w:cs="Times New Roman"/>
                  <w:color w:val="000000"/>
                </w:rPr>
                <w:delText>*</w:delText>
              </w:r>
            </w:del>
          </w:p>
        </w:tc>
        <w:tc>
          <w:tcPr>
            <w:tcW w:w="662" w:type="pct"/>
            <w:tcBorders>
              <w:top w:val="nil"/>
              <w:left w:val="nil"/>
              <w:bottom w:val="nil"/>
              <w:right w:val="nil"/>
            </w:tcBorders>
            <w:shd w:val="clear" w:color="auto" w:fill="auto"/>
            <w:vAlign w:val="center"/>
            <w:hideMark/>
          </w:tcPr>
          <w:p w14:paraId="1BC71A7E" w14:textId="7C2C6949" w:rsidR="00521CCC" w:rsidRPr="00452837" w:rsidDel="00DB2637" w:rsidRDefault="00521CCC" w:rsidP="00521CCC">
            <w:pPr>
              <w:jc w:val="center"/>
              <w:rPr>
                <w:del w:id="322" w:author="Paredes, Juan A." w:date="2020-09-09T10:27:00Z"/>
                <w:rFonts w:ascii="Times New Roman" w:eastAsia="Times New Roman" w:hAnsi="Times New Roman" w:cs="Times New Roman"/>
                <w:color w:val="000000"/>
              </w:rPr>
            </w:pPr>
            <w:del w:id="323" w:author="Paredes, Juan A." w:date="2020-09-09T10:27:00Z">
              <w:r w:rsidRPr="00452837" w:rsidDel="00DB2637">
                <w:rPr>
                  <w:rFonts w:ascii="Times New Roman" w:eastAsia="Times New Roman" w:hAnsi="Times New Roman" w:cs="Times New Roman"/>
                  <w:color w:val="000000"/>
                </w:rPr>
                <w:delText>SC 25%</w:delText>
              </w:r>
            </w:del>
          </w:p>
        </w:tc>
        <w:tc>
          <w:tcPr>
            <w:tcW w:w="826" w:type="pct"/>
            <w:tcBorders>
              <w:top w:val="nil"/>
              <w:left w:val="nil"/>
              <w:bottom w:val="nil"/>
              <w:right w:val="nil"/>
            </w:tcBorders>
            <w:shd w:val="clear" w:color="auto" w:fill="auto"/>
            <w:vAlign w:val="center"/>
            <w:hideMark/>
          </w:tcPr>
          <w:p w14:paraId="40502333" w14:textId="21E0B4E2" w:rsidR="00521CCC" w:rsidRPr="00452837" w:rsidDel="00DB2637" w:rsidRDefault="00521CCC" w:rsidP="00521CCC">
            <w:pPr>
              <w:jc w:val="center"/>
              <w:rPr>
                <w:del w:id="324" w:author="Paredes, Juan A." w:date="2020-09-09T10:27:00Z"/>
                <w:rFonts w:ascii="Times New Roman" w:eastAsia="Times New Roman" w:hAnsi="Times New Roman" w:cs="Times New Roman"/>
                <w:color w:val="000000"/>
              </w:rPr>
            </w:pPr>
            <w:del w:id="325" w:author="Paredes, Juan A." w:date="2020-09-09T10:27:00Z">
              <w:r w:rsidRPr="00452837" w:rsidDel="00DB2637">
                <w:rPr>
                  <w:rFonts w:ascii="Times New Roman" w:eastAsia="Times New Roman" w:hAnsi="Times New Roman" w:cs="Times New Roman"/>
                  <w:color w:val="000000"/>
                </w:rPr>
                <w:delText>135</w:delText>
              </w:r>
            </w:del>
          </w:p>
        </w:tc>
        <w:tc>
          <w:tcPr>
            <w:tcW w:w="785" w:type="pct"/>
            <w:tcBorders>
              <w:top w:val="nil"/>
              <w:left w:val="nil"/>
              <w:bottom w:val="nil"/>
              <w:right w:val="nil"/>
            </w:tcBorders>
            <w:shd w:val="clear" w:color="auto" w:fill="auto"/>
            <w:vAlign w:val="center"/>
            <w:hideMark/>
          </w:tcPr>
          <w:p w14:paraId="5D6323AF" w14:textId="2F9A184B" w:rsidR="00521CCC" w:rsidRPr="00452837" w:rsidDel="00DB2637" w:rsidRDefault="00521CCC" w:rsidP="00521CCC">
            <w:pPr>
              <w:jc w:val="center"/>
              <w:rPr>
                <w:del w:id="326" w:author="Paredes, Juan A." w:date="2020-09-09T10:27:00Z"/>
                <w:rFonts w:ascii="Times New Roman" w:eastAsia="Times New Roman" w:hAnsi="Times New Roman" w:cs="Times New Roman"/>
                <w:color w:val="000000"/>
              </w:rPr>
            </w:pPr>
            <w:del w:id="327" w:author="Paredes, Juan A." w:date="2020-09-09T10:27:00Z">
              <w:r w:rsidRPr="00452837" w:rsidDel="00DB2637">
                <w:rPr>
                  <w:rFonts w:ascii="Times New Roman" w:eastAsia="Times New Roman" w:hAnsi="Times New Roman" w:cs="Times New Roman"/>
                  <w:color w:val="000000"/>
                </w:rPr>
                <w:delText>200</w:delText>
              </w:r>
            </w:del>
          </w:p>
        </w:tc>
      </w:tr>
      <w:tr w:rsidR="00521CCC" w:rsidRPr="00452837" w:rsidDel="00DB2637" w14:paraId="6028B360" w14:textId="56986903" w:rsidTr="00A268D5">
        <w:trPr>
          <w:trHeight w:val="288"/>
          <w:del w:id="328" w:author="Paredes, Juan A." w:date="2020-09-09T10:27:00Z"/>
        </w:trPr>
        <w:tc>
          <w:tcPr>
            <w:tcW w:w="702" w:type="pct"/>
            <w:tcBorders>
              <w:top w:val="nil"/>
              <w:left w:val="nil"/>
              <w:bottom w:val="nil"/>
              <w:right w:val="nil"/>
            </w:tcBorders>
            <w:vAlign w:val="center"/>
          </w:tcPr>
          <w:p w14:paraId="73FFD48F" w14:textId="453758C6" w:rsidR="00521CCC" w:rsidRPr="00452837" w:rsidDel="00DB2637" w:rsidRDefault="00521CCC" w:rsidP="00521CCC">
            <w:pPr>
              <w:jc w:val="center"/>
              <w:rPr>
                <w:del w:id="329" w:author="Paredes, Juan A." w:date="2020-09-09T10:27:00Z"/>
                <w:rFonts w:ascii="Times New Roman" w:eastAsia="Times New Roman" w:hAnsi="Times New Roman" w:cs="Times New Roman"/>
                <w:color w:val="000000"/>
              </w:rPr>
            </w:pPr>
            <w:del w:id="330" w:author="Paredes, Juan A." w:date="2020-09-09T10:27:00Z">
              <w:r w:rsidRPr="00452837" w:rsidDel="00DB2637">
                <w:rPr>
                  <w:rFonts w:ascii="Times New Roman" w:eastAsia="Times New Roman" w:hAnsi="Times New Roman" w:cs="Times New Roman"/>
                  <w:color w:val="000000"/>
                </w:rPr>
                <w:delText>DMI</w:delText>
              </w:r>
            </w:del>
          </w:p>
        </w:tc>
        <w:tc>
          <w:tcPr>
            <w:tcW w:w="950" w:type="pct"/>
            <w:tcBorders>
              <w:top w:val="nil"/>
              <w:left w:val="nil"/>
              <w:bottom w:val="nil"/>
              <w:right w:val="nil"/>
            </w:tcBorders>
            <w:shd w:val="clear" w:color="auto" w:fill="auto"/>
            <w:vAlign w:val="center"/>
            <w:hideMark/>
          </w:tcPr>
          <w:p w14:paraId="04EEC696" w14:textId="24A18D6E" w:rsidR="00521CCC" w:rsidRPr="00452837" w:rsidDel="00DB2637" w:rsidRDefault="00521CCC" w:rsidP="00521CCC">
            <w:pPr>
              <w:jc w:val="center"/>
              <w:rPr>
                <w:del w:id="331" w:author="Paredes, Juan A." w:date="2020-09-09T10:27:00Z"/>
                <w:rFonts w:ascii="Times New Roman" w:eastAsia="Times New Roman" w:hAnsi="Times New Roman" w:cs="Times New Roman"/>
                <w:color w:val="000000"/>
              </w:rPr>
            </w:pPr>
            <w:del w:id="332" w:author="Paredes, Juan A." w:date="2020-09-09T10:27:00Z">
              <w:r w:rsidRPr="00452837" w:rsidDel="00DB2637">
                <w:rPr>
                  <w:rFonts w:ascii="Times New Roman" w:eastAsia="Times New Roman" w:hAnsi="Times New Roman" w:cs="Times New Roman"/>
                  <w:color w:val="000000"/>
                </w:rPr>
                <w:delText>Cyproconazole</w:delText>
              </w:r>
            </w:del>
          </w:p>
        </w:tc>
        <w:tc>
          <w:tcPr>
            <w:tcW w:w="1074" w:type="pct"/>
            <w:tcBorders>
              <w:top w:val="nil"/>
              <w:left w:val="nil"/>
              <w:bottom w:val="nil"/>
              <w:right w:val="nil"/>
            </w:tcBorders>
            <w:shd w:val="clear" w:color="auto" w:fill="auto"/>
            <w:vAlign w:val="center"/>
            <w:hideMark/>
          </w:tcPr>
          <w:p w14:paraId="5745275B" w14:textId="0A11A3C5" w:rsidR="00521CCC" w:rsidRPr="00452837" w:rsidDel="00DB2637" w:rsidRDefault="00521CCC" w:rsidP="00521CCC">
            <w:pPr>
              <w:jc w:val="center"/>
              <w:rPr>
                <w:del w:id="333" w:author="Paredes, Juan A." w:date="2020-09-09T10:27:00Z"/>
                <w:rFonts w:ascii="Times New Roman" w:eastAsia="Times New Roman" w:hAnsi="Times New Roman" w:cs="Times New Roman"/>
                <w:color w:val="000000"/>
              </w:rPr>
            </w:pPr>
            <w:del w:id="334" w:author="Paredes, Juan A." w:date="2020-09-09T10:27:00Z">
              <w:r w:rsidRPr="00452837" w:rsidDel="00DB2637">
                <w:rPr>
                  <w:rFonts w:ascii="Times New Roman" w:eastAsia="Times New Roman" w:hAnsi="Times New Roman" w:cs="Times New Roman"/>
                  <w:color w:val="000000"/>
                </w:rPr>
                <w:delText>*</w:delText>
              </w:r>
            </w:del>
          </w:p>
        </w:tc>
        <w:tc>
          <w:tcPr>
            <w:tcW w:w="662" w:type="pct"/>
            <w:tcBorders>
              <w:top w:val="nil"/>
              <w:left w:val="nil"/>
              <w:bottom w:val="nil"/>
              <w:right w:val="nil"/>
            </w:tcBorders>
            <w:shd w:val="clear" w:color="auto" w:fill="auto"/>
            <w:vAlign w:val="center"/>
            <w:hideMark/>
          </w:tcPr>
          <w:p w14:paraId="1303B71C" w14:textId="480567ED" w:rsidR="00521CCC" w:rsidRPr="00452837" w:rsidDel="00DB2637" w:rsidRDefault="00521CCC" w:rsidP="00521CCC">
            <w:pPr>
              <w:jc w:val="center"/>
              <w:rPr>
                <w:del w:id="335" w:author="Paredes, Juan A." w:date="2020-09-09T10:27:00Z"/>
                <w:rFonts w:ascii="Times New Roman" w:eastAsia="Times New Roman" w:hAnsi="Times New Roman" w:cs="Times New Roman"/>
                <w:color w:val="000000"/>
              </w:rPr>
            </w:pPr>
            <w:del w:id="336" w:author="Paredes, Juan A." w:date="2020-09-09T10:27:00Z">
              <w:r w:rsidRPr="00452837" w:rsidDel="00DB2637">
                <w:rPr>
                  <w:rFonts w:ascii="Times New Roman" w:eastAsia="Times New Roman" w:hAnsi="Times New Roman" w:cs="Times New Roman"/>
                  <w:color w:val="000000"/>
                </w:rPr>
                <w:delText>SC 15%</w:delText>
              </w:r>
            </w:del>
          </w:p>
        </w:tc>
        <w:tc>
          <w:tcPr>
            <w:tcW w:w="826" w:type="pct"/>
            <w:tcBorders>
              <w:top w:val="nil"/>
              <w:left w:val="nil"/>
              <w:bottom w:val="nil"/>
              <w:right w:val="nil"/>
            </w:tcBorders>
            <w:shd w:val="clear" w:color="auto" w:fill="auto"/>
            <w:vAlign w:val="center"/>
            <w:hideMark/>
          </w:tcPr>
          <w:p w14:paraId="109479FA" w14:textId="0D04636A" w:rsidR="00521CCC" w:rsidRPr="00452837" w:rsidDel="00DB2637" w:rsidRDefault="00521CCC" w:rsidP="00521CCC">
            <w:pPr>
              <w:jc w:val="center"/>
              <w:rPr>
                <w:del w:id="337" w:author="Paredes, Juan A." w:date="2020-09-09T10:27:00Z"/>
                <w:rFonts w:ascii="Times New Roman" w:eastAsia="Times New Roman" w:hAnsi="Times New Roman" w:cs="Times New Roman"/>
                <w:color w:val="000000"/>
              </w:rPr>
            </w:pPr>
            <w:del w:id="338" w:author="Paredes, Juan A." w:date="2020-09-09T10:27:00Z">
              <w:r w:rsidRPr="00452837" w:rsidDel="00DB2637">
                <w:rPr>
                  <w:rFonts w:ascii="Times New Roman" w:eastAsia="Times New Roman" w:hAnsi="Times New Roman" w:cs="Times New Roman"/>
                  <w:color w:val="000000"/>
                </w:rPr>
                <w:delText>50</w:delText>
              </w:r>
            </w:del>
          </w:p>
        </w:tc>
        <w:tc>
          <w:tcPr>
            <w:tcW w:w="785" w:type="pct"/>
            <w:tcBorders>
              <w:top w:val="nil"/>
              <w:left w:val="nil"/>
              <w:bottom w:val="nil"/>
              <w:right w:val="nil"/>
            </w:tcBorders>
            <w:shd w:val="clear" w:color="auto" w:fill="auto"/>
            <w:vAlign w:val="center"/>
            <w:hideMark/>
          </w:tcPr>
          <w:p w14:paraId="2B182644" w14:textId="042D3D61" w:rsidR="00521CCC" w:rsidRPr="00452837" w:rsidDel="00DB2637" w:rsidRDefault="00521CCC" w:rsidP="00521CCC">
            <w:pPr>
              <w:jc w:val="center"/>
              <w:rPr>
                <w:del w:id="339" w:author="Paredes, Juan A." w:date="2020-09-09T10:27:00Z"/>
                <w:rFonts w:ascii="Times New Roman" w:eastAsia="Times New Roman" w:hAnsi="Times New Roman" w:cs="Times New Roman"/>
                <w:color w:val="000000"/>
              </w:rPr>
            </w:pPr>
            <w:del w:id="340" w:author="Paredes, Juan A." w:date="2020-09-09T10:27:00Z">
              <w:r w:rsidRPr="00452837" w:rsidDel="00DB2637">
                <w:rPr>
                  <w:rFonts w:ascii="Times New Roman" w:eastAsia="Times New Roman" w:hAnsi="Times New Roman" w:cs="Times New Roman"/>
                  <w:color w:val="000000"/>
                </w:rPr>
                <w:delText>75</w:delText>
              </w:r>
            </w:del>
          </w:p>
        </w:tc>
      </w:tr>
      <w:tr w:rsidR="00521CCC" w:rsidRPr="00452837" w:rsidDel="00DB2637" w14:paraId="4F9804FF" w14:textId="2EF37CA4" w:rsidTr="00A268D5">
        <w:trPr>
          <w:trHeight w:val="288"/>
          <w:del w:id="341" w:author="Paredes, Juan A." w:date="2020-09-09T10:27:00Z"/>
        </w:trPr>
        <w:tc>
          <w:tcPr>
            <w:tcW w:w="702" w:type="pct"/>
            <w:tcBorders>
              <w:top w:val="nil"/>
              <w:left w:val="nil"/>
              <w:bottom w:val="nil"/>
              <w:right w:val="nil"/>
            </w:tcBorders>
            <w:vAlign w:val="center"/>
          </w:tcPr>
          <w:p w14:paraId="31D71917" w14:textId="4137B7BF" w:rsidR="00521CCC" w:rsidRPr="00452837" w:rsidDel="00DB2637" w:rsidRDefault="00521CCC" w:rsidP="00521CCC">
            <w:pPr>
              <w:jc w:val="center"/>
              <w:rPr>
                <w:del w:id="342" w:author="Paredes, Juan A." w:date="2020-09-09T10:27:00Z"/>
                <w:rFonts w:ascii="Times New Roman" w:eastAsia="Times New Roman" w:hAnsi="Times New Roman" w:cs="Times New Roman"/>
                <w:color w:val="000000"/>
              </w:rPr>
            </w:pPr>
            <w:del w:id="343" w:author="Paredes, Juan A." w:date="2020-09-09T10:27:00Z">
              <w:r w:rsidRPr="00452837" w:rsidDel="00DB2637">
                <w:rPr>
                  <w:rFonts w:ascii="Times New Roman" w:eastAsia="Times New Roman" w:hAnsi="Times New Roman" w:cs="Times New Roman"/>
                  <w:color w:val="000000"/>
                </w:rPr>
                <w:delText>DMI</w:delText>
              </w:r>
            </w:del>
          </w:p>
        </w:tc>
        <w:tc>
          <w:tcPr>
            <w:tcW w:w="950" w:type="pct"/>
            <w:tcBorders>
              <w:top w:val="nil"/>
              <w:left w:val="nil"/>
              <w:bottom w:val="nil"/>
              <w:right w:val="nil"/>
            </w:tcBorders>
            <w:shd w:val="clear" w:color="auto" w:fill="auto"/>
            <w:vAlign w:val="center"/>
            <w:hideMark/>
          </w:tcPr>
          <w:p w14:paraId="14765AF2" w14:textId="7E1A034D" w:rsidR="00521CCC" w:rsidRPr="00452837" w:rsidDel="00DB2637" w:rsidRDefault="00521CCC" w:rsidP="00521CCC">
            <w:pPr>
              <w:jc w:val="center"/>
              <w:rPr>
                <w:del w:id="344" w:author="Paredes, Juan A." w:date="2020-09-09T10:27:00Z"/>
                <w:rFonts w:ascii="Times New Roman" w:eastAsia="Times New Roman" w:hAnsi="Times New Roman" w:cs="Times New Roman"/>
                <w:color w:val="000000"/>
              </w:rPr>
            </w:pPr>
            <w:del w:id="345" w:author="Paredes, Juan A." w:date="2020-09-09T10:27:00Z">
              <w:r w:rsidRPr="00452837" w:rsidDel="00DB2637">
                <w:rPr>
                  <w:rFonts w:ascii="Times New Roman" w:eastAsia="Times New Roman" w:hAnsi="Times New Roman" w:cs="Times New Roman"/>
                  <w:color w:val="000000"/>
                </w:rPr>
                <w:delText>Tebuconazole</w:delText>
              </w:r>
            </w:del>
          </w:p>
        </w:tc>
        <w:tc>
          <w:tcPr>
            <w:tcW w:w="1074" w:type="pct"/>
            <w:tcBorders>
              <w:top w:val="nil"/>
              <w:left w:val="nil"/>
              <w:bottom w:val="nil"/>
              <w:right w:val="nil"/>
            </w:tcBorders>
            <w:shd w:val="clear" w:color="auto" w:fill="auto"/>
            <w:vAlign w:val="center"/>
            <w:hideMark/>
          </w:tcPr>
          <w:p w14:paraId="1B8BAD10" w14:textId="0D05CE0A" w:rsidR="00521CCC" w:rsidRPr="00452837" w:rsidDel="00DB2637" w:rsidRDefault="00521CCC" w:rsidP="00521CCC">
            <w:pPr>
              <w:jc w:val="center"/>
              <w:rPr>
                <w:del w:id="346" w:author="Paredes, Juan A." w:date="2020-09-09T10:27:00Z"/>
                <w:rFonts w:ascii="Times New Roman" w:eastAsia="Times New Roman" w:hAnsi="Times New Roman" w:cs="Times New Roman"/>
                <w:color w:val="000000"/>
              </w:rPr>
            </w:pPr>
            <w:del w:id="347" w:author="Paredes, Juan A." w:date="2020-09-09T10:27:00Z">
              <w:r w:rsidRPr="00452837" w:rsidDel="00DB2637">
                <w:rPr>
                  <w:rFonts w:ascii="Times New Roman" w:eastAsia="Times New Roman" w:hAnsi="Times New Roman" w:cs="Times New Roman"/>
                  <w:color w:val="000000"/>
                </w:rPr>
                <w:delText>Tebuco 25 (NOVA)</w:delText>
              </w:r>
            </w:del>
          </w:p>
        </w:tc>
        <w:tc>
          <w:tcPr>
            <w:tcW w:w="662" w:type="pct"/>
            <w:tcBorders>
              <w:top w:val="nil"/>
              <w:left w:val="nil"/>
              <w:bottom w:val="nil"/>
              <w:right w:val="nil"/>
            </w:tcBorders>
            <w:shd w:val="clear" w:color="auto" w:fill="auto"/>
            <w:vAlign w:val="center"/>
            <w:hideMark/>
          </w:tcPr>
          <w:p w14:paraId="587B0CA9" w14:textId="4241C862" w:rsidR="00521CCC" w:rsidRPr="00452837" w:rsidDel="00DB2637" w:rsidRDefault="00521CCC" w:rsidP="00521CCC">
            <w:pPr>
              <w:jc w:val="center"/>
              <w:rPr>
                <w:del w:id="348" w:author="Paredes, Juan A." w:date="2020-09-09T10:27:00Z"/>
                <w:rFonts w:ascii="Times New Roman" w:eastAsia="Times New Roman" w:hAnsi="Times New Roman" w:cs="Times New Roman"/>
                <w:color w:val="000000"/>
              </w:rPr>
            </w:pPr>
            <w:del w:id="349" w:author="Paredes, Juan A." w:date="2020-09-09T10:27:00Z">
              <w:r w:rsidRPr="00452837" w:rsidDel="00DB2637">
                <w:rPr>
                  <w:rFonts w:ascii="Times New Roman" w:eastAsia="Times New Roman" w:hAnsi="Times New Roman" w:cs="Times New Roman"/>
                  <w:color w:val="000000"/>
                </w:rPr>
                <w:delText>SC 25%</w:delText>
              </w:r>
            </w:del>
          </w:p>
        </w:tc>
        <w:tc>
          <w:tcPr>
            <w:tcW w:w="826" w:type="pct"/>
            <w:tcBorders>
              <w:top w:val="nil"/>
              <w:left w:val="nil"/>
              <w:bottom w:val="nil"/>
              <w:right w:val="nil"/>
            </w:tcBorders>
            <w:shd w:val="clear" w:color="auto" w:fill="auto"/>
            <w:vAlign w:val="center"/>
            <w:hideMark/>
          </w:tcPr>
          <w:p w14:paraId="03A1A509" w14:textId="58E7EC0A" w:rsidR="00521CCC" w:rsidRPr="00452837" w:rsidDel="00DB2637" w:rsidRDefault="00521CCC" w:rsidP="00521CCC">
            <w:pPr>
              <w:jc w:val="center"/>
              <w:rPr>
                <w:del w:id="350" w:author="Paredes, Juan A." w:date="2020-09-09T10:27:00Z"/>
                <w:rFonts w:ascii="Times New Roman" w:eastAsia="Times New Roman" w:hAnsi="Times New Roman" w:cs="Times New Roman"/>
                <w:color w:val="000000"/>
              </w:rPr>
            </w:pPr>
            <w:del w:id="351" w:author="Paredes, Juan A." w:date="2020-09-09T10:27:00Z">
              <w:r w:rsidRPr="00452837" w:rsidDel="00DB2637">
                <w:rPr>
                  <w:rFonts w:ascii="Times New Roman" w:eastAsia="Times New Roman" w:hAnsi="Times New Roman" w:cs="Times New Roman"/>
                  <w:color w:val="000000"/>
                </w:rPr>
                <w:delText>200</w:delText>
              </w:r>
            </w:del>
          </w:p>
        </w:tc>
        <w:tc>
          <w:tcPr>
            <w:tcW w:w="785" w:type="pct"/>
            <w:tcBorders>
              <w:top w:val="nil"/>
              <w:left w:val="nil"/>
              <w:bottom w:val="nil"/>
              <w:right w:val="nil"/>
            </w:tcBorders>
            <w:shd w:val="clear" w:color="auto" w:fill="auto"/>
            <w:vAlign w:val="center"/>
            <w:hideMark/>
          </w:tcPr>
          <w:p w14:paraId="6B45047D" w14:textId="2F496D51" w:rsidR="00521CCC" w:rsidRPr="00452837" w:rsidDel="00DB2637" w:rsidRDefault="00521CCC" w:rsidP="00521CCC">
            <w:pPr>
              <w:jc w:val="center"/>
              <w:rPr>
                <w:del w:id="352" w:author="Paredes, Juan A." w:date="2020-09-09T10:27:00Z"/>
                <w:rFonts w:ascii="Times New Roman" w:eastAsia="Times New Roman" w:hAnsi="Times New Roman" w:cs="Times New Roman"/>
                <w:color w:val="000000"/>
              </w:rPr>
            </w:pPr>
            <w:del w:id="353" w:author="Paredes, Juan A." w:date="2020-09-09T10:27:00Z">
              <w:r w:rsidRPr="00452837" w:rsidDel="00DB2637">
                <w:rPr>
                  <w:rFonts w:ascii="Times New Roman" w:eastAsia="Times New Roman" w:hAnsi="Times New Roman" w:cs="Times New Roman"/>
                  <w:color w:val="000000"/>
                </w:rPr>
                <w:delText>300</w:delText>
              </w:r>
            </w:del>
          </w:p>
        </w:tc>
      </w:tr>
      <w:tr w:rsidR="00521CCC" w:rsidRPr="00452837" w:rsidDel="00DB2637" w14:paraId="5E329130" w14:textId="72F3E83C" w:rsidTr="00A268D5">
        <w:trPr>
          <w:trHeight w:val="288"/>
          <w:del w:id="354" w:author="Paredes, Juan A." w:date="2020-09-09T10:27:00Z"/>
        </w:trPr>
        <w:tc>
          <w:tcPr>
            <w:tcW w:w="702" w:type="pct"/>
            <w:tcBorders>
              <w:top w:val="nil"/>
              <w:left w:val="nil"/>
              <w:bottom w:val="nil"/>
              <w:right w:val="nil"/>
            </w:tcBorders>
            <w:vAlign w:val="center"/>
          </w:tcPr>
          <w:p w14:paraId="6E8ED024" w14:textId="27B045A9" w:rsidR="00521CCC" w:rsidRPr="00452837" w:rsidDel="00DB2637" w:rsidRDefault="00521CCC" w:rsidP="00521CCC">
            <w:pPr>
              <w:jc w:val="center"/>
              <w:rPr>
                <w:del w:id="355" w:author="Paredes, Juan A." w:date="2020-09-09T10:27:00Z"/>
                <w:rFonts w:ascii="Times New Roman" w:eastAsia="Times New Roman" w:hAnsi="Times New Roman" w:cs="Times New Roman"/>
                <w:color w:val="000000"/>
              </w:rPr>
            </w:pPr>
            <w:del w:id="356" w:author="Paredes, Juan A." w:date="2020-09-09T10:27:00Z">
              <w:r w:rsidRPr="00452837" w:rsidDel="00DB2637">
                <w:rPr>
                  <w:rFonts w:ascii="Times New Roman" w:eastAsia="Times New Roman" w:hAnsi="Times New Roman" w:cs="Times New Roman"/>
                  <w:color w:val="000000"/>
                </w:rPr>
                <w:delText>SDHI</w:delText>
              </w:r>
            </w:del>
          </w:p>
        </w:tc>
        <w:tc>
          <w:tcPr>
            <w:tcW w:w="950" w:type="pct"/>
            <w:tcBorders>
              <w:top w:val="nil"/>
              <w:left w:val="nil"/>
              <w:bottom w:val="nil"/>
              <w:right w:val="nil"/>
            </w:tcBorders>
            <w:shd w:val="clear" w:color="auto" w:fill="auto"/>
            <w:vAlign w:val="center"/>
            <w:hideMark/>
          </w:tcPr>
          <w:p w14:paraId="16049A95" w14:textId="6647A004" w:rsidR="00521CCC" w:rsidRPr="00452837" w:rsidDel="00DB2637" w:rsidRDefault="00521CCC" w:rsidP="00521CCC">
            <w:pPr>
              <w:jc w:val="center"/>
              <w:rPr>
                <w:del w:id="357" w:author="Paredes, Juan A." w:date="2020-09-09T10:27:00Z"/>
                <w:rFonts w:ascii="Times New Roman" w:eastAsia="Times New Roman" w:hAnsi="Times New Roman" w:cs="Times New Roman"/>
                <w:color w:val="000000"/>
              </w:rPr>
            </w:pPr>
            <w:del w:id="358" w:author="Paredes, Juan A." w:date="2020-09-09T10:27:00Z">
              <w:r w:rsidRPr="00452837" w:rsidDel="00DB2637">
                <w:rPr>
                  <w:rFonts w:ascii="Times New Roman" w:eastAsia="Times New Roman" w:hAnsi="Times New Roman" w:cs="Times New Roman"/>
                  <w:color w:val="000000"/>
                </w:rPr>
                <w:delText>Penthiopyrad</w:delText>
              </w:r>
            </w:del>
          </w:p>
        </w:tc>
        <w:tc>
          <w:tcPr>
            <w:tcW w:w="1074" w:type="pct"/>
            <w:tcBorders>
              <w:top w:val="nil"/>
              <w:left w:val="nil"/>
              <w:bottom w:val="nil"/>
              <w:right w:val="nil"/>
            </w:tcBorders>
            <w:shd w:val="clear" w:color="auto" w:fill="auto"/>
            <w:vAlign w:val="center"/>
            <w:hideMark/>
          </w:tcPr>
          <w:p w14:paraId="49AB07D7" w14:textId="7F4F400F" w:rsidR="00521CCC" w:rsidRPr="00452837" w:rsidDel="00DB2637" w:rsidRDefault="00521CCC" w:rsidP="00521CCC">
            <w:pPr>
              <w:jc w:val="center"/>
              <w:rPr>
                <w:del w:id="359" w:author="Paredes, Juan A." w:date="2020-09-09T10:27:00Z"/>
                <w:rFonts w:ascii="Times New Roman" w:eastAsia="Times New Roman" w:hAnsi="Times New Roman" w:cs="Times New Roman"/>
                <w:color w:val="000000"/>
              </w:rPr>
            </w:pPr>
            <w:del w:id="360" w:author="Paredes, Juan A." w:date="2020-09-09T10:27:00Z">
              <w:r w:rsidRPr="00452837" w:rsidDel="00DB2637">
                <w:rPr>
                  <w:rFonts w:ascii="Times New Roman" w:eastAsia="Times New Roman" w:hAnsi="Times New Roman" w:cs="Times New Roman"/>
                  <w:color w:val="000000"/>
                </w:rPr>
                <w:delText>*</w:delText>
              </w:r>
            </w:del>
          </w:p>
        </w:tc>
        <w:tc>
          <w:tcPr>
            <w:tcW w:w="662" w:type="pct"/>
            <w:tcBorders>
              <w:top w:val="nil"/>
              <w:left w:val="nil"/>
              <w:bottom w:val="nil"/>
              <w:right w:val="nil"/>
            </w:tcBorders>
            <w:shd w:val="clear" w:color="auto" w:fill="auto"/>
            <w:vAlign w:val="center"/>
            <w:hideMark/>
          </w:tcPr>
          <w:p w14:paraId="4158A869" w14:textId="698EA67B" w:rsidR="00521CCC" w:rsidRPr="00452837" w:rsidDel="00DB2637" w:rsidRDefault="00521CCC" w:rsidP="00521CCC">
            <w:pPr>
              <w:jc w:val="center"/>
              <w:rPr>
                <w:del w:id="361" w:author="Paredes, Juan A." w:date="2020-09-09T10:27:00Z"/>
                <w:rFonts w:ascii="Times New Roman" w:eastAsia="Times New Roman" w:hAnsi="Times New Roman" w:cs="Times New Roman"/>
                <w:color w:val="000000"/>
              </w:rPr>
            </w:pPr>
            <w:del w:id="362" w:author="Paredes, Juan A." w:date="2020-09-09T10:27:00Z">
              <w:r w:rsidRPr="00452837" w:rsidDel="00DB2637">
                <w:rPr>
                  <w:rFonts w:ascii="Times New Roman" w:eastAsia="Times New Roman" w:hAnsi="Times New Roman" w:cs="Times New Roman"/>
                  <w:color w:val="000000"/>
                </w:rPr>
                <w:delText>SC 10%</w:delText>
              </w:r>
            </w:del>
          </w:p>
        </w:tc>
        <w:tc>
          <w:tcPr>
            <w:tcW w:w="826" w:type="pct"/>
            <w:tcBorders>
              <w:top w:val="nil"/>
              <w:left w:val="nil"/>
              <w:bottom w:val="nil"/>
              <w:right w:val="nil"/>
            </w:tcBorders>
            <w:shd w:val="clear" w:color="auto" w:fill="auto"/>
            <w:vAlign w:val="center"/>
            <w:hideMark/>
          </w:tcPr>
          <w:p w14:paraId="01418DCE" w14:textId="28826469" w:rsidR="00521CCC" w:rsidRPr="00452837" w:rsidDel="00DB2637" w:rsidRDefault="00521CCC" w:rsidP="00521CCC">
            <w:pPr>
              <w:jc w:val="center"/>
              <w:rPr>
                <w:del w:id="363" w:author="Paredes, Juan A." w:date="2020-09-09T10:27:00Z"/>
                <w:rFonts w:ascii="Times New Roman" w:eastAsia="Times New Roman" w:hAnsi="Times New Roman" w:cs="Times New Roman"/>
                <w:color w:val="000000"/>
              </w:rPr>
            </w:pPr>
            <w:del w:id="364" w:author="Paredes, Juan A." w:date="2020-09-09T10:27:00Z">
              <w:r w:rsidRPr="00452837" w:rsidDel="00DB2637">
                <w:rPr>
                  <w:rFonts w:ascii="Times New Roman" w:eastAsia="Times New Roman" w:hAnsi="Times New Roman" w:cs="Times New Roman"/>
                  <w:color w:val="000000"/>
                </w:rPr>
                <w:delText>80</w:delText>
              </w:r>
            </w:del>
          </w:p>
        </w:tc>
        <w:tc>
          <w:tcPr>
            <w:tcW w:w="785" w:type="pct"/>
            <w:tcBorders>
              <w:top w:val="nil"/>
              <w:left w:val="nil"/>
              <w:bottom w:val="nil"/>
              <w:right w:val="nil"/>
            </w:tcBorders>
            <w:shd w:val="clear" w:color="auto" w:fill="auto"/>
            <w:vAlign w:val="center"/>
            <w:hideMark/>
          </w:tcPr>
          <w:p w14:paraId="4AE9BA27" w14:textId="5DC53E4D" w:rsidR="00521CCC" w:rsidRPr="00452837" w:rsidDel="00DB2637" w:rsidRDefault="00521CCC" w:rsidP="00521CCC">
            <w:pPr>
              <w:jc w:val="center"/>
              <w:rPr>
                <w:del w:id="365" w:author="Paredes, Juan A." w:date="2020-09-09T10:27:00Z"/>
                <w:rFonts w:ascii="Times New Roman" w:eastAsia="Times New Roman" w:hAnsi="Times New Roman" w:cs="Times New Roman"/>
                <w:color w:val="000000"/>
              </w:rPr>
            </w:pPr>
            <w:del w:id="366" w:author="Paredes, Juan A." w:date="2020-09-09T10:27:00Z">
              <w:r w:rsidRPr="00452837" w:rsidDel="00DB2637">
                <w:rPr>
                  <w:rFonts w:ascii="Times New Roman" w:eastAsia="Times New Roman" w:hAnsi="Times New Roman" w:cs="Times New Roman"/>
                  <w:color w:val="000000"/>
                </w:rPr>
                <w:delText>120</w:delText>
              </w:r>
            </w:del>
          </w:p>
        </w:tc>
      </w:tr>
      <w:tr w:rsidR="00521CCC" w:rsidRPr="00452837" w:rsidDel="00DB2637" w14:paraId="642E8B1A" w14:textId="23A4EFE3" w:rsidTr="00A268D5">
        <w:trPr>
          <w:trHeight w:val="288"/>
          <w:del w:id="367" w:author="Paredes, Juan A." w:date="2020-09-09T10:27:00Z"/>
        </w:trPr>
        <w:tc>
          <w:tcPr>
            <w:tcW w:w="702" w:type="pct"/>
            <w:tcBorders>
              <w:top w:val="nil"/>
              <w:left w:val="nil"/>
              <w:bottom w:val="nil"/>
              <w:right w:val="nil"/>
            </w:tcBorders>
            <w:vAlign w:val="center"/>
          </w:tcPr>
          <w:p w14:paraId="1584AA39" w14:textId="215F018F" w:rsidR="00521CCC" w:rsidRPr="00452837" w:rsidDel="00DB2637" w:rsidRDefault="00521CCC" w:rsidP="00521CCC">
            <w:pPr>
              <w:jc w:val="center"/>
              <w:rPr>
                <w:del w:id="368" w:author="Paredes, Juan A." w:date="2020-09-09T10:27:00Z"/>
                <w:rFonts w:ascii="Times New Roman" w:eastAsia="Times New Roman" w:hAnsi="Times New Roman" w:cs="Times New Roman"/>
                <w:color w:val="000000"/>
              </w:rPr>
            </w:pPr>
            <w:del w:id="369" w:author="Paredes, Juan A." w:date="2020-09-09T10:27:00Z">
              <w:r w:rsidRPr="00452837" w:rsidDel="00DB2637">
                <w:rPr>
                  <w:rFonts w:ascii="Times New Roman" w:eastAsia="Times New Roman" w:hAnsi="Times New Roman" w:cs="Times New Roman"/>
                  <w:color w:val="000000"/>
                </w:rPr>
                <w:delText>EBDC</w:delText>
              </w:r>
            </w:del>
          </w:p>
        </w:tc>
        <w:tc>
          <w:tcPr>
            <w:tcW w:w="950" w:type="pct"/>
            <w:tcBorders>
              <w:top w:val="nil"/>
              <w:left w:val="nil"/>
              <w:bottom w:val="nil"/>
              <w:right w:val="nil"/>
            </w:tcBorders>
            <w:shd w:val="clear" w:color="auto" w:fill="auto"/>
            <w:vAlign w:val="center"/>
            <w:hideMark/>
          </w:tcPr>
          <w:p w14:paraId="54F8C1F1" w14:textId="219DA0A7" w:rsidR="00521CCC" w:rsidRPr="00452837" w:rsidDel="00DB2637" w:rsidRDefault="00521CCC" w:rsidP="00521CCC">
            <w:pPr>
              <w:jc w:val="center"/>
              <w:rPr>
                <w:del w:id="370" w:author="Paredes, Juan A." w:date="2020-09-09T10:27:00Z"/>
                <w:rFonts w:ascii="Times New Roman" w:eastAsia="Times New Roman" w:hAnsi="Times New Roman" w:cs="Times New Roman"/>
                <w:color w:val="000000"/>
              </w:rPr>
            </w:pPr>
            <w:del w:id="371" w:author="Paredes, Juan A." w:date="2020-09-09T10:27:00Z">
              <w:r w:rsidRPr="00452837" w:rsidDel="00DB2637">
                <w:rPr>
                  <w:rFonts w:ascii="Times New Roman" w:eastAsia="Times New Roman" w:hAnsi="Times New Roman" w:cs="Times New Roman"/>
                  <w:color w:val="000000"/>
                </w:rPr>
                <w:delText>Mancozeb</w:delText>
              </w:r>
            </w:del>
          </w:p>
        </w:tc>
        <w:tc>
          <w:tcPr>
            <w:tcW w:w="1074" w:type="pct"/>
            <w:tcBorders>
              <w:top w:val="nil"/>
              <w:left w:val="nil"/>
              <w:bottom w:val="nil"/>
              <w:right w:val="nil"/>
            </w:tcBorders>
            <w:shd w:val="clear" w:color="auto" w:fill="auto"/>
            <w:vAlign w:val="center"/>
            <w:hideMark/>
          </w:tcPr>
          <w:p w14:paraId="66351CC8" w14:textId="3A9AF1AF" w:rsidR="00521CCC" w:rsidRPr="00452837" w:rsidDel="00DB2637" w:rsidRDefault="00521CCC" w:rsidP="00521CCC">
            <w:pPr>
              <w:jc w:val="center"/>
              <w:rPr>
                <w:del w:id="372" w:author="Paredes, Juan A." w:date="2020-09-09T10:27:00Z"/>
                <w:rFonts w:ascii="Times New Roman" w:eastAsia="Times New Roman" w:hAnsi="Times New Roman" w:cs="Times New Roman"/>
                <w:color w:val="000000"/>
              </w:rPr>
            </w:pPr>
            <w:del w:id="373" w:author="Paredes, Juan A." w:date="2020-09-09T10:27:00Z">
              <w:r w:rsidRPr="00452837" w:rsidDel="00DB2637">
                <w:rPr>
                  <w:rFonts w:ascii="Times New Roman" w:eastAsia="Times New Roman" w:hAnsi="Times New Roman" w:cs="Times New Roman"/>
                  <w:color w:val="000000"/>
                </w:rPr>
                <w:delText>Mancozeb 75 (Nufarm)</w:delText>
              </w:r>
            </w:del>
          </w:p>
        </w:tc>
        <w:tc>
          <w:tcPr>
            <w:tcW w:w="662" w:type="pct"/>
            <w:tcBorders>
              <w:top w:val="nil"/>
              <w:left w:val="nil"/>
              <w:bottom w:val="nil"/>
              <w:right w:val="nil"/>
            </w:tcBorders>
            <w:shd w:val="clear" w:color="auto" w:fill="auto"/>
            <w:vAlign w:val="center"/>
            <w:hideMark/>
          </w:tcPr>
          <w:p w14:paraId="1E9E0385" w14:textId="7B7E36A2" w:rsidR="00521CCC" w:rsidRPr="00452837" w:rsidDel="00DB2637" w:rsidRDefault="00521CCC" w:rsidP="00521CCC">
            <w:pPr>
              <w:jc w:val="center"/>
              <w:rPr>
                <w:del w:id="374" w:author="Paredes, Juan A." w:date="2020-09-09T10:27:00Z"/>
                <w:rFonts w:ascii="Times New Roman" w:eastAsia="Times New Roman" w:hAnsi="Times New Roman" w:cs="Times New Roman"/>
                <w:color w:val="000000"/>
              </w:rPr>
            </w:pPr>
            <w:del w:id="375" w:author="Paredes, Juan A." w:date="2020-09-09T10:27:00Z">
              <w:r w:rsidRPr="00452837" w:rsidDel="00DB2637">
                <w:rPr>
                  <w:rFonts w:ascii="Times New Roman" w:eastAsia="Times New Roman" w:hAnsi="Times New Roman" w:cs="Times New Roman"/>
                  <w:color w:val="000000"/>
                </w:rPr>
                <w:delText>WG 75%</w:delText>
              </w:r>
            </w:del>
          </w:p>
        </w:tc>
        <w:tc>
          <w:tcPr>
            <w:tcW w:w="826" w:type="pct"/>
            <w:tcBorders>
              <w:top w:val="nil"/>
              <w:left w:val="nil"/>
              <w:bottom w:val="nil"/>
              <w:right w:val="nil"/>
            </w:tcBorders>
            <w:shd w:val="clear" w:color="auto" w:fill="auto"/>
            <w:vAlign w:val="center"/>
            <w:hideMark/>
          </w:tcPr>
          <w:p w14:paraId="2EF9B725" w14:textId="6E4539F7" w:rsidR="00521CCC" w:rsidRPr="00452837" w:rsidDel="00DB2637" w:rsidRDefault="00521CCC" w:rsidP="00521CCC">
            <w:pPr>
              <w:jc w:val="center"/>
              <w:rPr>
                <w:del w:id="376" w:author="Paredes, Juan A." w:date="2020-09-09T10:27:00Z"/>
                <w:rFonts w:ascii="Times New Roman" w:eastAsia="Times New Roman" w:hAnsi="Times New Roman" w:cs="Times New Roman"/>
                <w:color w:val="000000"/>
              </w:rPr>
            </w:pPr>
            <w:del w:id="377" w:author="Paredes, Juan A." w:date="2020-09-09T10:27:00Z">
              <w:r w:rsidRPr="00452837" w:rsidDel="00DB2637">
                <w:rPr>
                  <w:rFonts w:ascii="Times New Roman" w:eastAsia="Times New Roman" w:hAnsi="Times New Roman" w:cs="Times New Roman"/>
                  <w:color w:val="000000"/>
                </w:rPr>
                <w:delText>1100</w:delText>
              </w:r>
            </w:del>
          </w:p>
        </w:tc>
        <w:tc>
          <w:tcPr>
            <w:tcW w:w="785" w:type="pct"/>
            <w:tcBorders>
              <w:top w:val="nil"/>
              <w:left w:val="nil"/>
              <w:bottom w:val="nil"/>
              <w:right w:val="nil"/>
            </w:tcBorders>
            <w:shd w:val="clear" w:color="auto" w:fill="auto"/>
            <w:vAlign w:val="center"/>
            <w:hideMark/>
          </w:tcPr>
          <w:p w14:paraId="3CF3D843" w14:textId="1DBE2BD9" w:rsidR="00521CCC" w:rsidRPr="00452837" w:rsidDel="00DB2637" w:rsidRDefault="00521CCC" w:rsidP="00521CCC">
            <w:pPr>
              <w:jc w:val="center"/>
              <w:rPr>
                <w:del w:id="378" w:author="Paredes, Juan A." w:date="2020-09-09T10:27:00Z"/>
                <w:rFonts w:ascii="Times New Roman" w:eastAsia="Times New Roman" w:hAnsi="Times New Roman" w:cs="Times New Roman"/>
                <w:color w:val="000000"/>
              </w:rPr>
            </w:pPr>
            <w:del w:id="379" w:author="Paredes, Juan A." w:date="2020-09-09T10:27:00Z">
              <w:r w:rsidRPr="00452837" w:rsidDel="00DB2637">
                <w:rPr>
                  <w:rFonts w:ascii="Times New Roman" w:eastAsia="Times New Roman" w:hAnsi="Times New Roman" w:cs="Times New Roman"/>
                  <w:color w:val="000000"/>
                </w:rPr>
                <w:delText>1700</w:delText>
              </w:r>
            </w:del>
          </w:p>
        </w:tc>
      </w:tr>
      <w:tr w:rsidR="00521CCC" w:rsidRPr="00452837" w:rsidDel="00DB2637" w14:paraId="18C0A16D" w14:textId="28AD3A27" w:rsidTr="00A268D5">
        <w:trPr>
          <w:trHeight w:val="288"/>
          <w:del w:id="380" w:author="Paredes, Juan A." w:date="2020-09-09T10:27:00Z"/>
        </w:trPr>
        <w:tc>
          <w:tcPr>
            <w:tcW w:w="702" w:type="pct"/>
            <w:tcBorders>
              <w:top w:val="nil"/>
              <w:left w:val="nil"/>
              <w:bottom w:val="nil"/>
              <w:right w:val="nil"/>
            </w:tcBorders>
            <w:vAlign w:val="center"/>
          </w:tcPr>
          <w:p w14:paraId="49AA2EB5" w14:textId="7E5F9909" w:rsidR="00521CCC" w:rsidRPr="00452837" w:rsidDel="00DB2637" w:rsidRDefault="00521CCC" w:rsidP="00521CCC">
            <w:pPr>
              <w:jc w:val="center"/>
              <w:rPr>
                <w:del w:id="381" w:author="Paredes, Juan A." w:date="2020-09-09T10:27:00Z"/>
                <w:rFonts w:ascii="Times New Roman" w:eastAsia="Times New Roman" w:hAnsi="Times New Roman" w:cs="Times New Roman"/>
                <w:color w:val="000000"/>
              </w:rPr>
            </w:pPr>
            <w:del w:id="382" w:author="Paredes, Juan A." w:date="2020-09-09T10:27:00Z">
              <w:r w:rsidRPr="00452837" w:rsidDel="00DB2637">
                <w:rPr>
                  <w:rFonts w:ascii="Times New Roman" w:eastAsia="Times New Roman" w:hAnsi="Times New Roman" w:cs="Times New Roman"/>
                  <w:color w:val="000000"/>
                </w:rPr>
                <w:delText>MBC</w:delText>
              </w:r>
            </w:del>
          </w:p>
        </w:tc>
        <w:tc>
          <w:tcPr>
            <w:tcW w:w="950" w:type="pct"/>
            <w:tcBorders>
              <w:top w:val="nil"/>
              <w:left w:val="nil"/>
              <w:bottom w:val="nil"/>
              <w:right w:val="nil"/>
            </w:tcBorders>
            <w:shd w:val="clear" w:color="auto" w:fill="auto"/>
            <w:vAlign w:val="center"/>
            <w:hideMark/>
          </w:tcPr>
          <w:p w14:paraId="689B5775" w14:textId="03FCD03A" w:rsidR="00521CCC" w:rsidRPr="00452837" w:rsidDel="00DB2637" w:rsidRDefault="00521CCC" w:rsidP="00521CCC">
            <w:pPr>
              <w:jc w:val="center"/>
              <w:rPr>
                <w:del w:id="383" w:author="Paredes, Juan A." w:date="2020-09-09T10:27:00Z"/>
                <w:rFonts w:ascii="Times New Roman" w:eastAsia="Times New Roman" w:hAnsi="Times New Roman" w:cs="Times New Roman"/>
                <w:color w:val="000000"/>
              </w:rPr>
            </w:pPr>
            <w:del w:id="384" w:author="Paredes, Juan A." w:date="2020-09-09T10:27:00Z">
              <w:r w:rsidRPr="00452837" w:rsidDel="00DB2637">
                <w:rPr>
                  <w:rFonts w:ascii="Times New Roman" w:eastAsia="Times New Roman" w:hAnsi="Times New Roman" w:cs="Times New Roman"/>
                  <w:color w:val="000000"/>
                </w:rPr>
                <w:delText>Thiophanate-Methyl</w:delText>
              </w:r>
            </w:del>
          </w:p>
        </w:tc>
        <w:tc>
          <w:tcPr>
            <w:tcW w:w="1074" w:type="pct"/>
            <w:tcBorders>
              <w:top w:val="nil"/>
              <w:left w:val="nil"/>
              <w:bottom w:val="nil"/>
              <w:right w:val="nil"/>
            </w:tcBorders>
            <w:shd w:val="clear" w:color="auto" w:fill="auto"/>
            <w:vAlign w:val="center"/>
            <w:hideMark/>
          </w:tcPr>
          <w:p w14:paraId="2A771CBD" w14:textId="187D71A0" w:rsidR="00521CCC" w:rsidRPr="00452837" w:rsidDel="00DB2637" w:rsidRDefault="00521CCC" w:rsidP="00521CCC">
            <w:pPr>
              <w:jc w:val="center"/>
              <w:rPr>
                <w:del w:id="385" w:author="Paredes, Juan A." w:date="2020-09-09T10:27:00Z"/>
                <w:rFonts w:ascii="Times New Roman" w:eastAsia="Times New Roman" w:hAnsi="Times New Roman" w:cs="Times New Roman"/>
                <w:color w:val="000000"/>
              </w:rPr>
            </w:pPr>
            <w:del w:id="386" w:author="Paredes, Juan A." w:date="2020-09-09T10:27:00Z">
              <w:r w:rsidRPr="00452837" w:rsidDel="00DB2637">
                <w:rPr>
                  <w:rFonts w:ascii="Times New Roman" w:eastAsia="Times New Roman" w:hAnsi="Times New Roman" w:cs="Times New Roman"/>
                  <w:color w:val="000000"/>
                </w:rPr>
                <w:delText>Abrigo (NOVA)</w:delText>
              </w:r>
            </w:del>
          </w:p>
        </w:tc>
        <w:tc>
          <w:tcPr>
            <w:tcW w:w="662" w:type="pct"/>
            <w:tcBorders>
              <w:top w:val="nil"/>
              <w:left w:val="nil"/>
              <w:bottom w:val="nil"/>
              <w:right w:val="nil"/>
            </w:tcBorders>
            <w:shd w:val="clear" w:color="auto" w:fill="auto"/>
            <w:vAlign w:val="center"/>
            <w:hideMark/>
          </w:tcPr>
          <w:p w14:paraId="36965474" w14:textId="10DE42CD" w:rsidR="00521CCC" w:rsidRPr="00452837" w:rsidDel="00DB2637" w:rsidRDefault="00521CCC" w:rsidP="00521CCC">
            <w:pPr>
              <w:jc w:val="center"/>
              <w:rPr>
                <w:del w:id="387" w:author="Paredes, Juan A." w:date="2020-09-09T10:27:00Z"/>
                <w:rFonts w:ascii="Times New Roman" w:eastAsia="Times New Roman" w:hAnsi="Times New Roman" w:cs="Times New Roman"/>
                <w:color w:val="000000"/>
              </w:rPr>
            </w:pPr>
            <w:del w:id="388" w:author="Paredes, Juan A." w:date="2020-09-09T10:27:00Z">
              <w:r w:rsidRPr="00452837" w:rsidDel="00DB2637">
                <w:rPr>
                  <w:rFonts w:ascii="Times New Roman" w:eastAsia="Times New Roman" w:hAnsi="Times New Roman" w:cs="Times New Roman"/>
                  <w:color w:val="000000"/>
                </w:rPr>
                <w:delText>SC 50%</w:delText>
              </w:r>
            </w:del>
          </w:p>
        </w:tc>
        <w:tc>
          <w:tcPr>
            <w:tcW w:w="826" w:type="pct"/>
            <w:tcBorders>
              <w:top w:val="nil"/>
              <w:left w:val="nil"/>
              <w:bottom w:val="nil"/>
              <w:right w:val="nil"/>
            </w:tcBorders>
            <w:shd w:val="clear" w:color="auto" w:fill="auto"/>
            <w:vAlign w:val="center"/>
            <w:hideMark/>
          </w:tcPr>
          <w:p w14:paraId="4032BF28" w14:textId="7D51A140" w:rsidR="00521CCC" w:rsidRPr="00452837" w:rsidDel="00DB2637" w:rsidRDefault="00521CCC" w:rsidP="00521CCC">
            <w:pPr>
              <w:jc w:val="center"/>
              <w:rPr>
                <w:del w:id="389" w:author="Paredes, Juan A." w:date="2020-09-09T10:27:00Z"/>
                <w:rFonts w:ascii="Times New Roman" w:eastAsia="Times New Roman" w:hAnsi="Times New Roman" w:cs="Times New Roman"/>
                <w:color w:val="000000"/>
              </w:rPr>
            </w:pPr>
            <w:del w:id="390" w:author="Paredes, Juan A." w:date="2020-09-09T10:27:00Z">
              <w:r w:rsidRPr="00452837" w:rsidDel="00DB2637">
                <w:rPr>
                  <w:rFonts w:ascii="Times New Roman" w:eastAsia="Times New Roman" w:hAnsi="Times New Roman" w:cs="Times New Roman"/>
                  <w:color w:val="000000"/>
                </w:rPr>
                <w:delText>500</w:delText>
              </w:r>
            </w:del>
          </w:p>
        </w:tc>
        <w:tc>
          <w:tcPr>
            <w:tcW w:w="785" w:type="pct"/>
            <w:tcBorders>
              <w:top w:val="nil"/>
              <w:left w:val="nil"/>
              <w:bottom w:val="nil"/>
              <w:right w:val="nil"/>
            </w:tcBorders>
            <w:shd w:val="clear" w:color="auto" w:fill="auto"/>
            <w:vAlign w:val="center"/>
            <w:hideMark/>
          </w:tcPr>
          <w:p w14:paraId="75DC3346" w14:textId="13D9E184" w:rsidR="00521CCC" w:rsidRPr="00452837" w:rsidDel="00DB2637" w:rsidRDefault="00521CCC" w:rsidP="00521CCC">
            <w:pPr>
              <w:jc w:val="center"/>
              <w:rPr>
                <w:del w:id="391" w:author="Paredes, Juan A." w:date="2020-09-09T10:27:00Z"/>
                <w:rFonts w:ascii="Times New Roman" w:eastAsia="Times New Roman" w:hAnsi="Times New Roman" w:cs="Times New Roman"/>
                <w:color w:val="000000"/>
              </w:rPr>
            </w:pPr>
            <w:del w:id="392" w:author="Paredes, Juan A." w:date="2020-09-09T10:27:00Z">
              <w:r w:rsidRPr="00452837" w:rsidDel="00DB2637">
                <w:rPr>
                  <w:rFonts w:ascii="Times New Roman" w:eastAsia="Times New Roman" w:hAnsi="Times New Roman" w:cs="Times New Roman"/>
                  <w:color w:val="000000"/>
                </w:rPr>
                <w:delText>750</w:delText>
              </w:r>
            </w:del>
          </w:p>
        </w:tc>
      </w:tr>
      <w:tr w:rsidR="00521CCC" w:rsidRPr="00452837" w:rsidDel="00DB2637" w14:paraId="2EA1D091" w14:textId="25274941" w:rsidTr="00A268D5">
        <w:trPr>
          <w:trHeight w:val="300"/>
          <w:del w:id="393" w:author="Paredes, Juan A." w:date="2020-09-09T10:27:00Z"/>
        </w:trPr>
        <w:tc>
          <w:tcPr>
            <w:tcW w:w="702" w:type="pct"/>
            <w:tcBorders>
              <w:top w:val="nil"/>
              <w:left w:val="nil"/>
              <w:bottom w:val="single" w:sz="8" w:space="0" w:color="auto"/>
              <w:right w:val="nil"/>
            </w:tcBorders>
            <w:vAlign w:val="center"/>
          </w:tcPr>
          <w:p w14:paraId="32BD7CB4" w14:textId="50E494BA" w:rsidR="00521CCC" w:rsidRPr="00452837" w:rsidDel="00DB2637" w:rsidRDefault="00521CCC" w:rsidP="00521CCC">
            <w:pPr>
              <w:jc w:val="center"/>
              <w:rPr>
                <w:del w:id="394" w:author="Paredes, Juan A." w:date="2020-09-09T10:27:00Z"/>
                <w:rFonts w:ascii="Times New Roman" w:eastAsia="Times New Roman" w:hAnsi="Times New Roman" w:cs="Times New Roman"/>
                <w:color w:val="000000"/>
              </w:rPr>
            </w:pPr>
            <w:del w:id="395" w:author="Paredes, Juan A." w:date="2020-09-09T10:27:00Z">
              <w:r w:rsidRPr="00452837" w:rsidDel="00DB2637">
                <w:rPr>
                  <w:rFonts w:ascii="Times New Roman" w:eastAsia="Times New Roman" w:hAnsi="Times New Roman" w:cs="Times New Roman"/>
                  <w:color w:val="000000"/>
                </w:rPr>
                <w:delText>Chloronitriles</w:delText>
              </w:r>
            </w:del>
          </w:p>
        </w:tc>
        <w:tc>
          <w:tcPr>
            <w:tcW w:w="950" w:type="pct"/>
            <w:tcBorders>
              <w:top w:val="nil"/>
              <w:left w:val="nil"/>
              <w:bottom w:val="single" w:sz="8" w:space="0" w:color="auto"/>
              <w:right w:val="nil"/>
            </w:tcBorders>
            <w:shd w:val="clear" w:color="auto" w:fill="auto"/>
            <w:vAlign w:val="center"/>
            <w:hideMark/>
          </w:tcPr>
          <w:p w14:paraId="30FD864D" w14:textId="34A6FBFE" w:rsidR="00521CCC" w:rsidRPr="00452837" w:rsidDel="00DB2637" w:rsidRDefault="00521CCC" w:rsidP="00521CCC">
            <w:pPr>
              <w:jc w:val="center"/>
              <w:rPr>
                <w:del w:id="396" w:author="Paredes, Juan A." w:date="2020-09-09T10:27:00Z"/>
                <w:rFonts w:ascii="Times New Roman" w:eastAsia="Times New Roman" w:hAnsi="Times New Roman" w:cs="Times New Roman"/>
                <w:color w:val="000000"/>
              </w:rPr>
            </w:pPr>
            <w:del w:id="397" w:author="Paredes, Juan A." w:date="2020-09-09T10:27:00Z">
              <w:r w:rsidRPr="00452837" w:rsidDel="00DB2637">
                <w:rPr>
                  <w:rFonts w:ascii="Times New Roman" w:eastAsia="Times New Roman" w:hAnsi="Times New Roman" w:cs="Times New Roman"/>
                  <w:color w:val="000000"/>
                </w:rPr>
                <w:delText>Chlorothalonil</w:delText>
              </w:r>
            </w:del>
          </w:p>
        </w:tc>
        <w:tc>
          <w:tcPr>
            <w:tcW w:w="1074" w:type="pct"/>
            <w:tcBorders>
              <w:top w:val="nil"/>
              <w:left w:val="nil"/>
              <w:bottom w:val="single" w:sz="8" w:space="0" w:color="auto"/>
              <w:right w:val="nil"/>
            </w:tcBorders>
            <w:shd w:val="clear" w:color="auto" w:fill="auto"/>
            <w:vAlign w:val="center"/>
            <w:hideMark/>
          </w:tcPr>
          <w:p w14:paraId="0915F831" w14:textId="6A9FEE48" w:rsidR="00521CCC" w:rsidRPr="00452837" w:rsidDel="00DB2637" w:rsidRDefault="00521CCC" w:rsidP="00521CCC">
            <w:pPr>
              <w:jc w:val="center"/>
              <w:rPr>
                <w:del w:id="398" w:author="Paredes, Juan A." w:date="2020-09-09T10:27:00Z"/>
                <w:rFonts w:ascii="Times New Roman" w:eastAsia="Times New Roman" w:hAnsi="Times New Roman" w:cs="Times New Roman"/>
                <w:color w:val="000000"/>
              </w:rPr>
            </w:pPr>
            <w:del w:id="399" w:author="Paredes, Juan A." w:date="2020-09-09T10:27:00Z">
              <w:r w:rsidRPr="00452837" w:rsidDel="00DB2637">
                <w:rPr>
                  <w:rFonts w:ascii="Times New Roman" w:eastAsia="Times New Roman" w:hAnsi="Times New Roman" w:cs="Times New Roman"/>
                  <w:color w:val="000000"/>
                </w:rPr>
                <w:delText>Funda (Gleba)</w:delText>
              </w:r>
            </w:del>
          </w:p>
        </w:tc>
        <w:tc>
          <w:tcPr>
            <w:tcW w:w="662" w:type="pct"/>
            <w:tcBorders>
              <w:top w:val="nil"/>
              <w:left w:val="nil"/>
              <w:bottom w:val="single" w:sz="8" w:space="0" w:color="auto"/>
              <w:right w:val="nil"/>
            </w:tcBorders>
            <w:shd w:val="clear" w:color="auto" w:fill="auto"/>
            <w:vAlign w:val="center"/>
            <w:hideMark/>
          </w:tcPr>
          <w:p w14:paraId="2ADF1677" w14:textId="51C7575C" w:rsidR="00521CCC" w:rsidRPr="00452837" w:rsidDel="00DB2637" w:rsidRDefault="00521CCC" w:rsidP="00521CCC">
            <w:pPr>
              <w:jc w:val="center"/>
              <w:rPr>
                <w:del w:id="400" w:author="Paredes, Juan A." w:date="2020-09-09T10:27:00Z"/>
                <w:rFonts w:ascii="Times New Roman" w:eastAsia="Times New Roman" w:hAnsi="Times New Roman" w:cs="Times New Roman"/>
                <w:color w:val="000000"/>
              </w:rPr>
            </w:pPr>
            <w:del w:id="401" w:author="Paredes, Juan A." w:date="2020-09-09T10:27:00Z">
              <w:r w:rsidRPr="00452837" w:rsidDel="00DB2637">
                <w:rPr>
                  <w:rFonts w:ascii="Times New Roman" w:eastAsia="Times New Roman" w:hAnsi="Times New Roman" w:cs="Times New Roman"/>
                  <w:color w:val="000000"/>
                </w:rPr>
                <w:delText>SC 50%</w:delText>
              </w:r>
            </w:del>
          </w:p>
        </w:tc>
        <w:tc>
          <w:tcPr>
            <w:tcW w:w="826" w:type="pct"/>
            <w:tcBorders>
              <w:top w:val="nil"/>
              <w:left w:val="nil"/>
              <w:bottom w:val="single" w:sz="8" w:space="0" w:color="auto"/>
              <w:right w:val="nil"/>
            </w:tcBorders>
            <w:shd w:val="clear" w:color="auto" w:fill="auto"/>
            <w:vAlign w:val="center"/>
            <w:hideMark/>
          </w:tcPr>
          <w:p w14:paraId="4B6DA294" w14:textId="31F95EE9" w:rsidR="00521CCC" w:rsidRPr="00452837" w:rsidDel="00DB2637" w:rsidRDefault="00521CCC" w:rsidP="00521CCC">
            <w:pPr>
              <w:jc w:val="center"/>
              <w:rPr>
                <w:del w:id="402" w:author="Paredes, Juan A." w:date="2020-09-09T10:27:00Z"/>
                <w:rFonts w:ascii="Times New Roman" w:eastAsia="Times New Roman" w:hAnsi="Times New Roman" w:cs="Times New Roman"/>
                <w:color w:val="000000"/>
              </w:rPr>
            </w:pPr>
            <w:del w:id="403" w:author="Paredes, Juan A." w:date="2020-09-09T10:27:00Z">
              <w:r w:rsidRPr="00452837" w:rsidDel="00DB2637">
                <w:rPr>
                  <w:rFonts w:ascii="Times New Roman" w:eastAsia="Times New Roman" w:hAnsi="Times New Roman" w:cs="Times New Roman"/>
                  <w:color w:val="000000"/>
                </w:rPr>
                <w:delText>1000</w:delText>
              </w:r>
            </w:del>
          </w:p>
        </w:tc>
        <w:tc>
          <w:tcPr>
            <w:tcW w:w="785" w:type="pct"/>
            <w:tcBorders>
              <w:top w:val="nil"/>
              <w:left w:val="nil"/>
              <w:bottom w:val="single" w:sz="8" w:space="0" w:color="auto"/>
              <w:right w:val="nil"/>
            </w:tcBorders>
            <w:shd w:val="clear" w:color="auto" w:fill="auto"/>
            <w:vAlign w:val="center"/>
            <w:hideMark/>
          </w:tcPr>
          <w:p w14:paraId="4802EF51" w14:textId="085E4FC7" w:rsidR="00521CCC" w:rsidRPr="00452837" w:rsidDel="00DB2637" w:rsidRDefault="00521CCC" w:rsidP="00521CCC">
            <w:pPr>
              <w:jc w:val="center"/>
              <w:rPr>
                <w:del w:id="404" w:author="Paredes, Juan A." w:date="2020-09-09T10:27:00Z"/>
                <w:rFonts w:ascii="Times New Roman" w:eastAsia="Times New Roman" w:hAnsi="Times New Roman" w:cs="Times New Roman"/>
                <w:color w:val="000000"/>
              </w:rPr>
            </w:pPr>
            <w:del w:id="405" w:author="Paredes, Juan A." w:date="2020-09-09T10:27:00Z">
              <w:r w:rsidRPr="00452837" w:rsidDel="00DB2637">
                <w:rPr>
                  <w:rFonts w:ascii="Times New Roman" w:eastAsia="Times New Roman" w:hAnsi="Times New Roman" w:cs="Times New Roman"/>
                  <w:color w:val="000000"/>
                </w:rPr>
                <w:delText>1500</w:delText>
              </w:r>
            </w:del>
          </w:p>
        </w:tc>
      </w:tr>
    </w:tbl>
    <w:p w14:paraId="43B07F88" w14:textId="18A35074" w:rsidR="00C53083" w:rsidRPr="00452837" w:rsidDel="00DB2637" w:rsidRDefault="00505035" w:rsidP="007E2063">
      <w:pPr>
        <w:spacing w:line="480" w:lineRule="auto"/>
        <w:jc w:val="both"/>
        <w:rPr>
          <w:del w:id="406" w:author="Paredes, Juan A." w:date="2020-09-09T10:27:00Z"/>
          <w:rFonts w:ascii="Times New Roman" w:eastAsia="Times New Roman" w:hAnsi="Times New Roman" w:cs="Times New Roman"/>
          <w:color w:val="000000"/>
          <w:sz w:val="20"/>
          <w:szCs w:val="20"/>
          <w:lang w:eastAsia="es-ES"/>
        </w:rPr>
      </w:pPr>
      <w:del w:id="407" w:author="Paredes, Juan A." w:date="2020-09-09T10:27:00Z">
        <w:r w:rsidRPr="00452837" w:rsidDel="00DB2637">
          <w:rPr>
            <w:rFonts w:ascii="Times New Roman" w:eastAsia="Times New Roman" w:hAnsi="Times New Roman" w:cs="Times New Roman"/>
            <w:color w:val="000000"/>
            <w:sz w:val="20"/>
            <w:szCs w:val="20"/>
            <w:lang w:eastAsia="es-ES"/>
          </w:rPr>
          <w:delText>* Experimental compounds provide</w:delText>
        </w:r>
        <w:r w:rsidR="00B26E01" w:rsidRPr="00452837" w:rsidDel="00DB2637">
          <w:rPr>
            <w:rFonts w:ascii="Times New Roman" w:eastAsia="Times New Roman" w:hAnsi="Times New Roman" w:cs="Times New Roman"/>
            <w:color w:val="000000"/>
            <w:sz w:val="20"/>
            <w:szCs w:val="20"/>
            <w:lang w:eastAsia="es-ES"/>
          </w:rPr>
          <w:delText>d</w:delText>
        </w:r>
        <w:r w:rsidRPr="00452837" w:rsidDel="00DB2637">
          <w:rPr>
            <w:rFonts w:ascii="Times New Roman" w:eastAsia="Times New Roman" w:hAnsi="Times New Roman" w:cs="Times New Roman"/>
            <w:color w:val="000000"/>
            <w:sz w:val="20"/>
            <w:szCs w:val="20"/>
            <w:lang w:eastAsia="es-ES"/>
          </w:rPr>
          <w:delText xml:space="preserve"> by company. </w:delText>
        </w:r>
      </w:del>
    </w:p>
    <w:p w14:paraId="49DCD5F5" w14:textId="4443D423" w:rsidR="00A268D5" w:rsidRPr="00452837" w:rsidDel="00DB2637" w:rsidRDefault="00A268D5" w:rsidP="007E2063">
      <w:pPr>
        <w:spacing w:line="480" w:lineRule="auto"/>
        <w:jc w:val="both"/>
        <w:rPr>
          <w:del w:id="408" w:author="Paredes, Juan A." w:date="2020-09-09T10:27:00Z"/>
          <w:rFonts w:ascii="Times New Roman" w:eastAsia="Times New Roman" w:hAnsi="Times New Roman" w:cs="Times New Roman"/>
          <w:color w:val="000000"/>
          <w:sz w:val="20"/>
          <w:szCs w:val="20"/>
          <w:lang w:eastAsia="es-ES"/>
        </w:rPr>
      </w:pPr>
      <w:del w:id="409" w:author="Paredes, Juan A." w:date="2020-09-09T10:27:00Z">
        <w:r w:rsidRPr="00452837" w:rsidDel="00DB2637">
          <w:rPr>
            <w:rFonts w:ascii="Times New Roman" w:eastAsia="Times New Roman" w:hAnsi="Times New Roman" w:cs="Times New Roman"/>
            <w:color w:val="000000"/>
            <w:sz w:val="20"/>
            <w:szCs w:val="20"/>
            <w:lang w:eastAsia="es-ES"/>
          </w:rPr>
          <w:delText>** Rate</w:delText>
        </w:r>
        <w:r w:rsidR="00374E98" w:rsidRPr="00452837" w:rsidDel="00DB2637">
          <w:rPr>
            <w:rFonts w:ascii="Times New Roman" w:eastAsia="Times New Roman" w:hAnsi="Times New Roman" w:cs="Times New Roman"/>
            <w:color w:val="000000"/>
            <w:sz w:val="20"/>
            <w:szCs w:val="20"/>
            <w:lang w:eastAsia="es-ES"/>
          </w:rPr>
          <w:delText>s were</w:delText>
        </w:r>
        <w:r w:rsidRPr="00452837" w:rsidDel="00DB2637">
          <w:rPr>
            <w:rFonts w:ascii="Times New Roman" w:eastAsia="Times New Roman" w:hAnsi="Times New Roman" w:cs="Times New Roman"/>
            <w:color w:val="000000"/>
            <w:sz w:val="20"/>
            <w:szCs w:val="20"/>
            <w:lang w:eastAsia="es-ES"/>
          </w:rPr>
          <w:delText xml:space="preserve"> calculated </w:delText>
        </w:r>
        <w:r w:rsidR="00374E98" w:rsidRPr="00452837" w:rsidDel="00DB2637">
          <w:rPr>
            <w:rFonts w:ascii="Times New Roman" w:eastAsia="Times New Roman" w:hAnsi="Times New Roman" w:cs="Times New Roman"/>
            <w:color w:val="000000"/>
            <w:sz w:val="20"/>
            <w:szCs w:val="20"/>
            <w:lang w:eastAsia="es-ES"/>
          </w:rPr>
          <w:delText>according</w:delText>
        </w:r>
        <w:r w:rsidRPr="00452837" w:rsidDel="00DB2637">
          <w:rPr>
            <w:rFonts w:ascii="Times New Roman" w:eastAsia="Times New Roman" w:hAnsi="Times New Roman" w:cs="Times New Roman"/>
            <w:color w:val="000000"/>
            <w:sz w:val="20"/>
            <w:szCs w:val="20"/>
            <w:lang w:eastAsia="es-ES"/>
          </w:rPr>
          <w:delText xml:space="preserve"> </w:delText>
        </w:r>
        <w:r w:rsidR="00374E98" w:rsidRPr="00452837" w:rsidDel="00DB2637">
          <w:rPr>
            <w:rFonts w:ascii="Times New Roman" w:eastAsia="Times New Roman" w:hAnsi="Times New Roman" w:cs="Times New Roman"/>
            <w:color w:val="000000"/>
            <w:sz w:val="20"/>
            <w:szCs w:val="20"/>
            <w:lang w:eastAsia="es-ES"/>
          </w:rPr>
          <w:delText>to labeled products</w:delText>
        </w:r>
        <w:r w:rsidRPr="00452837" w:rsidDel="00DB2637">
          <w:rPr>
            <w:rFonts w:ascii="Times New Roman" w:eastAsia="Times New Roman" w:hAnsi="Times New Roman" w:cs="Times New Roman"/>
            <w:color w:val="000000"/>
            <w:sz w:val="20"/>
            <w:szCs w:val="20"/>
            <w:lang w:eastAsia="es-ES"/>
          </w:rPr>
          <w:delText xml:space="preserve"> </w:delText>
        </w:r>
      </w:del>
    </w:p>
    <w:p w14:paraId="42E1BD87" w14:textId="792E198E" w:rsidR="00505035" w:rsidRPr="00452837" w:rsidDel="00DB2637" w:rsidRDefault="00505035" w:rsidP="007E2063">
      <w:pPr>
        <w:spacing w:line="480" w:lineRule="auto"/>
        <w:jc w:val="both"/>
        <w:rPr>
          <w:del w:id="410" w:author="Paredes, Juan A." w:date="2020-09-09T10:27:00Z"/>
          <w:rFonts w:ascii="Times New Roman" w:eastAsia="Times New Roman" w:hAnsi="Times New Roman" w:cs="Times New Roman"/>
          <w:color w:val="000000"/>
          <w:sz w:val="20"/>
          <w:szCs w:val="20"/>
          <w:lang w:eastAsia="es-ES"/>
        </w:rPr>
      </w:pPr>
    </w:p>
    <w:p w14:paraId="02DAEA8B" w14:textId="606F022E" w:rsidR="000732BE" w:rsidRPr="00452837" w:rsidRDefault="000732BE" w:rsidP="007E2063">
      <w:pPr>
        <w:spacing w:line="480" w:lineRule="auto"/>
        <w:jc w:val="both"/>
        <w:outlineLvl w:val="2"/>
        <w:rPr>
          <w:rFonts w:ascii="Times New Roman" w:eastAsia="Times New Roman" w:hAnsi="Times New Roman" w:cs="Times New Roman"/>
          <w:b/>
          <w:bCs/>
          <w:sz w:val="27"/>
          <w:szCs w:val="27"/>
        </w:rPr>
      </w:pPr>
      <w:r w:rsidRPr="00452837">
        <w:rPr>
          <w:rFonts w:ascii="Times New Roman" w:eastAsia="Times New Roman" w:hAnsi="Times New Roman" w:cs="Times New Roman"/>
          <w:color w:val="434343"/>
          <w:sz w:val="24"/>
          <w:szCs w:val="24"/>
        </w:rPr>
        <w:t>2.2.1. Field experiment</w:t>
      </w:r>
    </w:p>
    <w:p w14:paraId="2364761E" w14:textId="59373E7F" w:rsidR="000732BE" w:rsidRPr="00452837" w:rsidRDefault="000732BE" w:rsidP="007E2063">
      <w:pPr>
        <w:spacing w:line="480" w:lineRule="auto"/>
        <w:ind w:firstLine="700"/>
        <w:jc w:val="both"/>
        <w:rPr>
          <w:rFonts w:ascii="Times New Roman" w:eastAsia="Times New Roman" w:hAnsi="Times New Roman" w:cs="Times New Roman"/>
          <w:color w:val="000000"/>
          <w:sz w:val="24"/>
          <w:szCs w:val="24"/>
        </w:rPr>
      </w:pPr>
      <w:r w:rsidRPr="00452837">
        <w:rPr>
          <w:rFonts w:ascii="Times New Roman" w:eastAsia="Times New Roman" w:hAnsi="Times New Roman" w:cs="Times New Roman"/>
          <w:color w:val="000000"/>
          <w:sz w:val="24"/>
          <w:szCs w:val="24"/>
        </w:rPr>
        <w:t xml:space="preserve">Field </w:t>
      </w:r>
      <w:bookmarkStart w:id="411" w:name="_Hlk48542682"/>
      <w:r w:rsidR="00452FE3" w:rsidRPr="00452837">
        <w:rPr>
          <w:rFonts w:ascii="Times New Roman" w:eastAsia="Times New Roman" w:hAnsi="Times New Roman" w:cs="Times New Roman"/>
          <w:color w:val="000000"/>
          <w:sz w:val="24"/>
          <w:szCs w:val="24"/>
        </w:rPr>
        <w:t>trials</w:t>
      </w:r>
      <w:r w:rsidRPr="00452837">
        <w:rPr>
          <w:rFonts w:ascii="Times New Roman" w:eastAsia="Times New Roman" w:hAnsi="Times New Roman" w:cs="Times New Roman"/>
          <w:color w:val="000000"/>
          <w:sz w:val="24"/>
          <w:szCs w:val="24"/>
        </w:rPr>
        <w:t xml:space="preserve"> </w:t>
      </w:r>
      <w:bookmarkEnd w:id="411"/>
      <w:r w:rsidRPr="00452837">
        <w:rPr>
          <w:rFonts w:ascii="Times New Roman" w:eastAsia="Times New Roman" w:hAnsi="Times New Roman" w:cs="Times New Roman"/>
          <w:color w:val="000000"/>
          <w:sz w:val="24"/>
          <w:szCs w:val="24"/>
        </w:rPr>
        <w:t xml:space="preserve">were conducted at </w:t>
      </w:r>
      <w:ins w:id="412" w:author="WN" w:date="2020-09-13T10:02:00Z">
        <w:r w:rsidR="00953C42" w:rsidRPr="00452837">
          <w:rPr>
            <w:rFonts w:ascii="Times New Roman" w:eastAsia="Times New Roman" w:hAnsi="Times New Roman" w:cs="Times New Roman"/>
            <w:color w:val="000000"/>
            <w:sz w:val="24"/>
            <w:szCs w:val="24"/>
          </w:rPr>
          <w:t xml:space="preserve">the </w:t>
        </w:r>
      </w:ins>
      <w:r w:rsidR="00521CCC" w:rsidRPr="00452837">
        <w:rPr>
          <w:rFonts w:ascii="Times New Roman" w:eastAsia="Times New Roman" w:hAnsi="Times New Roman" w:cs="Times New Roman"/>
          <w:color w:val="000000"/>
          <w:sz w:val="24"/>
          <w:szCs w:val="24"/>
        </w:rPr>
        <w:t>Aceitera General Deheza (</w:t>
      </w:r>
      <w:commentRangeStart w:id="413"/>
      <w:r w:rsidR="00521CCC" w:rsidRPr="00452837">
        <w:rPr>
          <w:rFonts w:ascii="Times New Roman" w:eastAsia="Times New Roman" w:hAnsi="Times New Roman" w:cs="Times New Roman"/>
          <w:color w:val="000000"/>
          <w:sz w:val="24"/>
          <w:szCs w:val="24"/>
        </w:rPr>
        <w:t>AGD</w:t>
      </w:r>
      <w:commentRangeEnd w:id="413"/>
      <w:r w:rsidR="00DB5E51" w:rsidRPr="00452837">
        <w:rPr>
          <w:rStyle w:val="CommentReference"/>
        </w:rPr>
        <w:commentReference w:id="413"/>
      </w:r>
      <w:r w:rsidR="00521CCC" w:rsidRPr="00452837">
        <w:rPr>
          <w:rFonts w:ascii="Times New Roman" w:eastAsia="Times New Roman" w:hAnsi="Times New Roman" w:cs="Times New Roman"/>
          <w:color w:val="000000"/>
          <w:sz w:val="24"/>
          <w:szCs w:val="24"/>
        </w:rPr>
        <w:t xml:space="preserve">) experimental station in General Deheza </w:t>
      </w:r>
      <w:r w:rsidRPr="00452837">
        <w:rPr>
          <w:rFonts w:ascii="Times New Roman" w:eastAsia="Times New Roman" w:hAnsi="Times New Roman" w:cs="Times New Roman"/>
          <w:color w:val="000000"/>
          <w:sz w:val="24"/>
          <w:szCs w:val="24"/>
        </w:rPr>
        <w:t xml:space="preserve">(province of Córdoba, Argentina </w:t>
      </w:r>
      <w:ins w:id="414" w:author="WN" w:date="2020-09-13T10:02:00Z">
        <w:r w:rsidR="00953C42" w:rsidRPr="00452837">
          <w:rPr>
            <w:rFonts w:ascii="Times New Roman" w:eastAsia="Times New Roman" w:hAnsi="Times New Roman" w:cs="Times New Roman"/>
            <w:color w:val="000000"/>
            <w:sz w:val="24"/>
            <w:szCs w:val="24"/>
          </w:rPr>
          <w:t>–</w:t>
        </w:r>
      </w:ins>
      <w:del w:id="415" w:author="WN" w:date="2020-09-13T10:02:00Z">
        <w:r w:rsidRPr="00452837" w:rsidDel="00953C42">
          <w:rPr>
            <w:rFonts w:ascii="Times New Roman" w:eastAsia="Times New Roman" w:hAnsi="Times New Roman" w:cs="Times New Roman"/>
            <w:color w:val="000000"/>
            <w:sz w:val="24"/>
            <w:szCs w:val="24"/>
          </w:rPr>
          <w:delText>-</w:delText>
        </w:r>
      </w:del>
      <w:r w:rsidRPr="00452837">
        <w:rPr>
          <w:rFonts w:ascii="Times New Roman" w:eastAsia="Times New Roman" w:hAnsi="Times New Roman" w:cs="Times New Roman"/>
          <w:color w:val="000000"/>
          <w:sz w:val="24"/>
          <w:szCs w:val="24"/>
        </w:rPr>
        <w:t xml:space="preserve"> 32° 45</w:t>
      </w:r>
      <w:ins w:id="416" w:author="WN" w:date="2020-09-13T10:02:00Z">
        <w:r w:rsidR="0079280D" w:rsidRPr="00452837">
          <w:rPr>
            <w:rFonts w:ascii="Times New Roman" w:eastAsia="Times New Roman" w:hAnsi="Times New Roman" w:cs="Times New Roman"/>
            <w:color w:val="000000"/>
            <w:sz w:val="24"/>
            <w:szCs w:val="24"/>
          </w:rPr>
          <w:t>’</w:t>
        </w:r>
      </w:ins>
      <w:del w:id="417" w:author="WN" w:date="2020-09-13T10:02:00Z">
        <w:r w:rsidRPr="00452837" w:rsidDel="0079280D">
          <w:rPr>
            <w:rFonts w:ascii="Times New Roman" w:eastAsia="Times New Roman" w:hAnsi="Times New Roman" w:cs="Times New Roman"/>
            <w:color w:val="000000"/>
            <w:sz w:val="24"/>
            <w:szCs w:val="24"/>
          </w:rPr>
          <w:delText>′</w:delText>
        </w:r>
      </w:del>
      <w:r w:rsidRPr="00452837">
        <w:rPr>
          <w:rFonts w:ascii="Times New Roman" w:eastAsia="Times New Roman" w:hAnsi="Times New Roman" w:cs="Times New Roman"/>
          <w:color w:val="000000"/>
          <w:sz w:val="24"/>
          <w:szCs w:val="24"/>
        </w:rPr>
        <w:t xml:space="preserve"> 20.53</w:t>
      </w:r>
      <w:ins w:id="418" w:author="WN" w:date="2020-09-13T10:02:00Z">
        <w:r w:rsidR="0079280D" w:rsidRPr="00452837">
          <w:rPr>
            <w:rFonts w:ascii="Times New Roman" w:eastAsia="Times New Roman" w:hAnsi="Times New Roman" w:cs="Times New Roman"/>
            <w:color w:val="000000"/>
            <w:sz w:val="24"/>
            <w:szCs w:val="24"/>
          </w:rPr>
          <w:t xml:space="preserve">” </w:t>
        </w:r>
      </w:ins>
      <w:del w:id="419" w:author="WN" w:date="2020-09-13T10:02:00Z">
        <w:r w:rsidRPr="00452837" w:rsidDel="0079280D">
          <w:rPr>
            <w:rFonts w:ascii="Times New Roman" w:eastAsia="Times New Roman" w:hAnsi="Times New Roman" w:cs="Times New Roman"/>
            <w:color w:val="000000"/>
            <w:sz w:val="24"/>
            <w:szCs w:val="24"/>
          </w:rPr>
          <w:delText>″</w:delText>
        </w:r>
      </w:del>
      <w:r w:rsidRPr="00452837">
        <w:rPr>
          <w:rFonts w:ascii="Times New Roman" w:eastAsia="Times New Roman" w:hAnsi="Times New Roman" w:cs="Times New Roman"/>
          <w:color w:val="000000"/>
          <w:sz w:val="24"/>
          <w:szCs w:val="24"/>
        </w:rPr>
        <w:t>S, 63° 46</w:t>
      </w:r>
      <w:ins w:id="420" w:author="WN" w:date="2020-09-13T10:02:00Z">
        <w:r w:rsidR="0079280D" w:rsidRPr="00452837">
          <w:rPr>
            <w:rFonts w:ascii="Times New Roman" w:eastAsia="Times New Roman" w:hAnsi="Times New Roman" w:cs="Times New Roman"/>
            <w:color w:val="000000"/>
            <w:sz w:val="24"/>
            <w:szCs w:val="24"/>
          </w:rPr>
          <w:t>’</w:t>
        </w:r>
      </w:ins>
      <w:del w:id="421" w:author="WN" w:date="2020-09-13T10:02:00Z">
        <w:r w:rsidRPr="00452837" w:rsidDel="0079280D">
          <w:rPr>
            <w:rFonts w:ascii="Times New Roman" w:eastAsia="Times New Roman" w:hAnsi="Times New Roman" w:cs="Times New Roman"/>
            <w:color w:val="000000"/>
            <w:sz w:val="24"/>
            <w:szCs w:val="24"/>
          </w:rPr>
          <w:delText>′</w:delText>
        </w:r>
      </w:del>
      <w:r w:rsidRPr="00452837">
        <w:rPr>
          <w:rFonts w:ascii="Times New Roman" w:eastAsia="Times New Roman" w:hAnsi="Times New Roman" w:cs="Times New Roman"/>
          <w:color w:val="000000"/>
          <w:sz w:val="24"/>
          <w:szCs w:val="24"/>
        </w:rPr>
        <w:t xml:space="preserve"> 56.5</w:t>
      </w:r>
      <w:ins w:id="422" w:author="WN" w:date="2020-09-13T10:02:00Z">
        <w:r w:rsidR="0079280D" w:rsidRPr="00452837">
          <w:rPr>
            <w:rFonts w:ascii="Times New Roman" w:eastAsia="Times New Roman" w:hAnsi="Times New Roman" w:cs="Times New Roman"/>
            <w:color w:val="000000"/>
            <w:sz w:val="24"/>
            <w:szCs w:val="24"/>
          </w:rPr>
          <w:t xml:space="preserve">” </w:t>
        </w:r>
      </w:ins>
      <w:del w:id="423" w:author="WN" w:date="2020-09-13T10:02:00Z">
        <w:r w:rsidRPr="00452837" w:rsidDel="0079280D">
          <w:rPr>
            <w:rFonts w:ascii="Times New Roman" w:eastAsia="Times New Roman" w:hAnsi="Times New Roman" w:cs="Times New Roman"/>
            <w:color w:val="000000"/>
            <w:sz w:val="24"/>
            <w:szCs w:val="24"/>
          </w:rPr>
          <w:delText>″</w:delText>
        </w:r>
      </w:del>
      <w:r w:rsidRPr="00452837">
        <w:rPr>
          <w:rFonts w:ascii="Times New Roman" w:eastAsia="Times New Roman" w:hAnsi="Times New Roman" w:cs="Times New Roman"/>
          <w:color w:val="000000"/>
          <w:sz w:val="24"/>
          <w:szCs w:val="24"/>
        </w:rPr>
        <w:t xml:space="preserve">W), located in the main peanut producing region with high </w:t>
      </w:r>
      <w:r w:rsidRPr="00452837">
        <w:rPr>
          <w:rFonts w:ascii="Times New Roman" w:eastAsia="Times New Roman" w:hAnsi="Times New Roman" w:cs="Times New Roman"/>
          <w:i/>
          <w:iCs/>
          <w:color w:val="000000"/>
          <w:sz w:val="24"/>
          <w:szCs w:val="24"/>
        </w:rPr>
        <w:t>T. frezii</w:t>
      </w:r>
      <w:r w:rsidRPr="00452837">
        <w:rPr>
          <w:rFonts w:ascii="Times New Roman" w:eastAsia="Times New Roman" w:hAnsi="Times New Roman" w:cs="Times New Roman"/>
          <w:color w:val="000000"/>
          <w:sz w:val="24"/>
          <w:szCs w:val="24"/>
        </w:rPr>
        <w:t xml:space="preserve"> inoculum field pressure </w:t>
      </w:r>
      <w:r w:rsidR="00606EFE" w:rsidRPr="00452837">
        <w:rPr>
          <w:rFonts w:ascii="Times New Roman" w:eastAsia="Times New Roman" w:hAnsi="Times New Roman" w:cs="Times New Roman"/>
          <w:color w:val="000000"/>
          <w:sz w:val="24"/>
          <w:szCs w:val="24"/>
        </w:rPr>
        <w:fldChar w:fldCharType="begin" w:fldLock="1"/>
      </w:r>
      <w:r w:rsidR="00606EFE" w:rsidRPr="00452837">
        <w:rPr>
          <w:rFonts w:ascii="Times New Roman" w:eastAsia="Times New Roman" w:hAnsi="Times New Roman" w:cs="Times New Roman"/>
          <w:color w:val="000000"/>
          <w:sz w:val="24"/>
          <w:szCs w:val="24"/>
        </w:rPr>
        <w:instrText>ADDIN CSL_CITATION {"citationItems":[{"id":"ITEM-1","itemData":{"author":[{"dropping-particle":"","family":"Paredes","given":"Juan Andrés","non-dropping-particle":"","parse-names":false,"suffix":""}],"id":"ITEM-1","issued":{"date-parts":[["2017"]]},"number-of-pages":"87","publisher":"Universidad Nacional de Rio Cuarto","title":"Importancia regional del carbón del maní (Thecaphora frezii) y efecto de ingredientes activos de fungicidas sobre la intensidad de la enfermedad","type":"thesis"},"uris":["http://www.mendeley.com/documents/?uuid=c53cfa2c-fbfb-430a-afe5-166167e871ec"]}],"mendeley":{"formattedCitation":"(Paredes, 2017)","plainTextFormattedCitation":"(Paredes, 2017)","previouslyFormattedCitation":"(Paredes, 2017)"},"properties":{"noteIndex":0},"schema":"https://github.com/citation-style-language/schema/raw/master/csl-citation.json"}</w:instrText>
      </w:r>
      <w:r w:rsidR="00606EFE" w:rsidRPr="00452837">
        <w:rPr>
          <w:rFonts w:ascii="Times New Roman" w:eastAsia="Times New Roman" w:hAnsi="Times New Roman" w:cs="Times New Roman"/>
          <w:color w:val="000000"/>
          <w:sz w:val="24"/>
          <w:szCs w:val="24"/>
        </w:rPr>
        <w:fldChar w:fldCharType="separate"/>
      </w:r>
      <w:r w:rsidR="00606EFE" w:rsidRPr="00452837">
        <w:rPr>
          <w:rFonts w:ascii="Times New Roman" w:eastAsia="Times New Roman" w:hAnsi="Times New Roman" w:cs="Times New Roman"/>
          <w:color w:val="000000"/>
          <w:sz w:val="24"/>
          <w:szCs w:val="24"/>
          <w:rPrChange w:id="424" w:author="WN" w:date="2020-09-13T17:33:00Z">
            <w:rPr>
              <w:rFonts w:ascii="Times New Roman" w:eastAsia="Times New Roman" w:hAnsi="Times New Roman" w:cs="Times New Roman"/>
              <w:noProof/>
              <w:color w:val="000000"/>
              <w:sz w:val="24"/>
              <w:szCs w:val="24"/>
            </w:rPr>
          </w:rPrChange>
        </w:rPr>
        <w:t>(Paredes, 2017)</w:t>
      </w:r>
      <w:r w:rsidR="00606EFE" w:rsidRPr="00452837">
        <w:rPr>
          <w:rFonts w:ascii="Times New Roman" w:eastAsia="Times New Roman" w:hAnsi="Times New Roman" w:cs="Times New Roman"/>
          <w:color w:val="000000"/>
          <w:sz w:val="24"/>
          <w:szCs w:val="24"/>
        </w:rPr>
        <w:fldChar w:fldCharType="end"/>
      </w:r>
      <w:r w:rsidRPr="00452837">
        <w:rPr>
          <w:rFonts w:ascii="Times New Roman" w:eastAsia="Times New Roman" w:hAnsi="Times New Roman" w:cs="Times New Roman"/>
          <w:color w:val="000000"/>
          <w:sz w:val="24"/>
          <w:szCs w:val="24"/>
        </w:rPr>
        <w:t xml:space="preserve">. The inoculum concentration in the experimental area was higher than 4500 smut teliospores/g of soil. Treatments were distributed </w:t>
      </w:r>
      <w:ins w:id="425" w:author="WN" w:date="2020-09-13T10:03:00Z">
        <w:r w:rsidR="0079280D" w:rsidRPr="00452837">
          <w:rPr>
            <w:rFonts w:ascii="Times New Roman" w:eastAsia="Times New Roman" w:hAnsi="Times New Roman" w:cs="Times New Roman"/>
            <w:color w:val="000000"/>
            <w:sz w:val="24"/>
            <w:szCs w:val="24"/>
          </w:rPr>
          <w:t>in</w:t>
        </w:r>
      </w:ins>
      <w:del w:id="426" w:author="WN" w:date="2020-09-13T10:02:00Z">
        <w:r w:rsidRPr="00452837" w:rsidDel="0079280D">
          <w:rPr>
            <w:rFonts w:ascii="Times New Roman" w:eastAsia="Times New Roman" w:hAnsi="Times New Roman" w:cs="Times New Roman"/>
            <w:color w:val="000000"/>
            <w:sz w:val="24"/>
            <w:szCs w:val="24"/>
          </w:rPr>
          <w:delText>upon</w:delText>
        </w:r>
      </w:del>
      <w:r w:rsidRPr="00452837">
        <w:rPr>
          <w:rFonts w:ascii="Times New Roman" w:eastAsia="Times New Roman" w:hAnsi="Times New Roman" w:cs="Times New Roman"/>
          <w:color w:val="000000"/>
          <w:sz w:val="24"/>
          <w:szCs w:val="24"/>
        </w:rPr>
        <w:t xml:space="preserve"> a randomized complete block design with four replications. Plots consisted of four rows </w:t>
      </w:r>
      <w:r w:rsidR="00184296" w:rsidRPr="00452837">
        <w:rPr>
          <w:rFonts w:ascii="Times New Roman" w:hAnsi="Times New Roman" w:cs="Times New Roman"/>
          <w:sz w:val="24"/>
          <w:szCs w:val="24"/>
          <w:shd w:val="clear" w:color="auto" w:fill="FFFFFF"/>
        </w:rPr>
        <w:t xml:space="preserve">of peanut seedlings </w:t>
      </w:r>
      <w:r w:rsidRPr="00452837">
        <w:rPr>
          <w:rFonts w:ascii="Times New Roman" w:eastAsia="Times New Roman" w:hAnsi="Times New Roman" w:cs="Times New Roman"/>
          <w:color w:val="000000"/>
          <w:sz w:val="24"/>
          <w:szCs w:val="24"/>
        </w:rPr>
        <w:t>at 0.7</w:t>
      </w:r>
      <w:r w:rsidR="00B26E01" w:rsidRPr="00452837">
        <w:rPr>
          <w:rFonts w:ascii="Times New Roman" w:eastAsia="Times New Roman" w:hAnsi="Times New Roman" w:cs="Times New Roman"/>
          <w:color w:val="000000"/>
          <w:sz w:val="24"/>
          <w:szCs w:val="24"/>
        </w:rPr>
        <w:t xml:space="preserve"> </w:t>
      </w:r>
      <w:r w:rsidRPr="00452837">
        <w:rPr>
          <w:rFonts w:ascii="Times New Roman" w:eastAsia="Times New Roman" w:hAnsi="Times New Roman" w:cs="Times New Roman"/>
          <w:color w:val="000000"/>
          <w:sz w:val="24"/>
          <w:szCs w:val="24"/>
        </w:rPr>
        <w:t xml:space="preserve">m spacing and 8 m long. </w:t>
      </w:r>
      <w:bookmarkStart w:id="427" w:name="_Hlk46907578"/>
      <w:r w:rsidRPr="00452837">
        <w:rPr>
          <w:rFonts w:ascii="Times New Roman" w:eastAsia="Times New Roman" w:hAnsi="Times New Roman" w:cs="Times New Roman"/>
          <w:color w:val="000000"/>
          <w:sz w:val="24"/>
          <w:szCs w:val="24"/>
        </w:rPr>
        <w:t>Fungicides were applied at night (between 9</w:t>
      </w:r>
      <w:ins w:id="428" w:author="WN" w:date="2020-09-13T10:03:00Z">
        <w:r w:rsidR="0079280D" w:rsidRPr="00452837">
          <w:rPr>
            <w:rFonts w:ascii="Times New Roman" w:eastAsia="Times New Roman" w:hAnsi="Times New Roman" w:cs="Times New Roman"/>
            <w:color w:val="000000"/>
            <w:sz w:val="24"/>
            <w:szCs w:val="24"/>
          </w:rPr>
          <w:t>–</w:t>
        </w:r>
      </w:ins>
      <w:del w:id="429" w:author="WN" w:date="2020-09-13T10:03:00Z">
        <w:r w:rsidRPr="00452837" w:rsidDel="0079280D">
          <w:rPr>
            <w:rFonts w:ascii="Times New Roman" w:eastAsia="Times New Roman" w:hAnsi="Times New Roman" w:cs="Times New Roman"/>
            <w:color w:val="000000"/>
            <w:sz w:val="24"/>
            <w:szCs w:val="24"/>
          </w:rPr>
          <w:delText xml:space="preserve"> - </w:delText>
        </w:r>
      </w:del>
      <w:r w:rsidRPr="00452837">
        <w:rPr>
          <w:rFonts w:ascii="Times New Roman" w:eastAsia="Times New Roman" w:hAnsi="Times New Roman" w:cs="Times New Roman"/>
          <w:color w:val="000000"/>
          <w:sz w:val="24"/>
          <w:szCs w:val="24"/>
        </w:rPr>
        <w:t xml:space="preserve">11 pm) considering the soil as </w:t>
      </w:r>
      <w:ins w:id="430" w:author="WN" w:date="2020-09-13T10:03:00Z">
        <w:r w:rsidR="0079280D" w:rsidRPr="00452837">
          <w:rPr>
            <w:rFonts w:ascii="Times New Roman" w:eastAsia="Times New Roman" w:hAnsi="Times New Roman" w:cs="Times New Roman"/>
            <w:color w:val="000000"/>
            <w:sz w:val="24"/>
            <w:szCs w:val="24"/>
          </w:rPr>
          <w:t xml:space="preserve">the </w:t>
        </w:r>
      </w:ins>
      <w:r w:rsidRPr="00452837">
        <w:rPr>
          <w:rFonts w:ascii="Times New Roman" w:eastAsia="Times New Roman" w:hAnsi="Times New Roman" w:cs="Times New Roman"/>
          <w:color w:val="000000"/>
          <w:sz w:val="24"/>
          <w:szCs w:val="24"/>
        </w:rPr>
        <w:t>spraying target, with a CO</w:t>
      </w:r>
      <w:r w:rsidRPr="00452837">
        <w:rPr>
          <w:rFonts w:ascii="Times New Roman" w:eastAsia="Times New Roman" w:hAnsi="Times New Roman" w:cs="Times New Roman"/>
          <w:color w:val="000000"/>
          <w:sz w:val="24"/>
          <w:szCs w:val="24"/>
          <w:vertAlign w:val="subscript"/>
        </w:rPr>
        <w:t>2</w:t>
      </w:r>
      <w:r w:rsidRPr="00452837">
        <w:rPr>
          <w:rFonts w:ascii="Times New Roman" w:eastAsia="Times New Roman" w:hAnsi="Times New Roman" w:cs="Times New Roman"/>
          <w:color w:val="000000"/>
          <w:sz w:val="24"/>
          <w:szCs w:val="24"/>
        </w:rPr>
        <w:t xml:space="preserve"> pressurized backpack and handheld boom </w:t>
      </w:r>
      <w:bookmarkStart w:id="431" w:name="_Hlk46924576"/>
      <w:r w:rsidRPr="00452837">
        <w:rPr>
          <w:rFonts w:ascii="Times New Roman" w:eastAsia="Times New Roman" w:hAnsi="Times New Roman" w:cs="Times New Roman"/>
          <w:color w:val="000000"/>
          <w:sz w:val="24"/>
          <w:szCs w:val="24"/>
        </w:rPr>
        <w:t xml:space="preserve">equipped </w:t>
      </w:r>
      <w:r w:rsidR="008E395A" w:rsidRPr="00452837">
        <w:rPr>
          <w:rFonts w:ascii="Times New Roman" w:eastAsia="Times New Roman" w:hAnsi="Times New Roman" w:cs="Times New Roman"/>
          <w:color w:val="000000"/>
          <w:sz w:val="24"/>
          <w:szCs w:val="24"/>
        </w:rPr>
        <w:t xml:space="preserve">with </w:t>
      </w:r>
      <w:bookmarkStart w:id="432" w:name="_Hlk48892615"/>
      <w:ins w:id="433" w:author="WN" w:date="2020-09-13T10:03:00Z">
        <w:r w:rsidR="0079280D" w:rsidRPr="00452837">
          <w:rPr>
            <w:rFonts w:ascii="Times New Roman" w:eastAsia="Times New Roman" w:hAnsi="Times New Roman" w:cs="Times New Roman"/>
            <w:color w:val="000000"/>
            <w:sz w:val="24"/>
            <w:szCs w:val="24"/>
          </w:rPr>
          <w:t xml:space="preserve">four </w:t>
        </w:r>
      </w:ins>
      <w:del w:id="434" w:author="WN" w:date="2020-09-13T10:03:00Z">
        <w:r w:rsidR="008E395A" w:rsidRPr="00452837" w:rsidDel="0079280D">
          <w:rPr>
            <w:rFonts w:ascii="Times New Roman" w:eastAsia="Times New Roman" w:hAnsi="Times New Roman" w:cs="Times New Roman"/>
            <w:color w:val="000000"/>
            <w:sz w:val="24"/>
            <w:szCs w:val="24"/>
          </w:rPr>
          <w:delText>4-</w:delText>
        </w:r>
      </w:del>
      <w:r w:rsidR="008E395A" w:rsidRPr="00452837">
        <w:rPr>
          <w:rFonts w:ascii="Times New Roman" w:eastAsia="Times New Roman" w:hAnsi="Times New Roman" w:cs="Times New Roman"/>
          <w:color w:val="000000"/>
          <w:sz w:val="24"/>
          <w:szCs w:val="24"/>
        </w:rPr>
        <w:t>nozzles (</w:t>
      </w:r>
      <w:r w:rsidR="00BE408A" w:rsidRPr="00452837">
        <w:rPr>
          <w:rFonts w:ascii="Times New Roman" w:eastAsia="Times New Roman" w:hAnsi="Times New Roman" w:cs="Times New Roman"/>
          <w:color w:val="000000"/>
          <w:sz w:val="24"/>
          <w:szCs w:val="24"/>
        </w:rPr>
        <w:t>h</w:t>
      </w:r>
      <w:r w:rsidR="008E395A" w:rsidRPr="00452837">
        <w:rPr>
          <w:rFonts w:ascii="Times New Roman" w:eastAsia="Times New Roman" w:hAnsi="Times New Roman" w:cs="Times New Roman"/>
          <w:color w:val="000000"/>
          <w:sz w:val="24"/>
          <w:szCs w:val="24"/>
        </w:rPr>
        <w:t>o</w:t>
      </w:r>
      <w:r w:rsidR="00BE408A" w:rsidRPr="00452837">
        <w:rPr>
          <w:rFonts w:ascii="Times New Roman" w:eastAsia="Times New Roman" w:hAnsi="Times New Roman" w:cs="Times New Roman"/>
          <w:color w:val="000000"/>
          <w:sz w:val="24"/>
          <w:szCs w:val="24"/>
        </w:rPr>
        <w:t>l</w:t>
      </w:r>
      <w:r w:rsidR="008E395A" w:rsidRPr="00452837">
        <w:rPr>
          <w:rFonts w:ascii="Times New Roman" w:eastAsia="Times New Roman" w:hAnsi="Times New Roman" w:cs="Times New Roman"/>
          <w:color w:val="000000"/>
          <w:sz w:val="24"/>
          <w:szCs w:val="24"/>
        </w:rPr>
        <w:t>low cone, ALBUS ATR 80)</w:t>
      </w:r>
      <w:ins w:id="435" w:author="WN" w:date="2020-09-13T17:17:00Z">
        <w:r w:rsidR="002A0A44" w:rsidRPr="00452837">
          <w:rPr>
            <w:rFonts w:ascii="Times New Roman" w:eastAsia="Times New Roman" w:hAnsi="Times New Roman" w:cs="Times New Roman"/>
            <w:color w:val="000000"/>
            <w:sz w:val="24"/>
            <w:szCs w:val="24"/>
          </w:rPr>
          <w:t>,</w:t>
        </w:r>
      </w:ins>
      <w:r w:rsidR="008E395A" w:rsidRPr="00452837">
        <w:rPr>
          <w:rFonts w:ascii="Times New Roman" w:eastAsia="Times New Roman" w:hAnsi="Times New Roman" w:cs="Times New Roman"/>
          <w:color w:val="000000"/>
          <w:sz w:val="24"/>
          <w:szCs w:val="24"/>
        </w:rPr>
        <w:t xml:space="preserve"> </w:t>
      </w:r>
      <w:del w:id="436" w:author="WN" w:date="2020-09-13T17:18:00Z">
        <w:r w:rsidR="008E395A" w:rsidRPr="00452837" w:rsidDel="002A0A44">
          <w:rPr>
            <w:rFonts w:ascii="Times New Roman" w:eastAsia="Times New Roman" w:hAnsi="Times New Roman" w:cs="Times New Roman"/>
            <w:color w:val="000000"/>
            <w:sz w:val="24"/>
            <w:szCs w:val="24"/>
          </w:rPr>
          <w:delText xml:space="preserve">spaced </w:delText>
        </w:r>
      </w:del>
      <w:r w:rsidR="008E395A" w:rsidRPr="00452837">
        <w:rPr>
          <w:rFonts w:ascii="Times New Roman" w:eastAsia="Times New Roman" w:hAnsi="Times New Roman" w:cs="Times New Roman"/>
          <w:color w:val="000000"/>
          <w:sz w:val="24"/>
          <w:szCs w:val="24"/>
        </w:rPr>
        <w:t>50-cm</w:t>
      </w:r>
      <w:ins w:id="437" w:author="WN" w:date="2020-09-13T17:17:00Z">
        <w:r w:rsidR="002A0A44" w:rsidRPr="00452837">
          <w:rPr>
            <w:rFonts w:ascii="Times New Roman" w:eastAsia="Times New Roman" w:hAnsi="Times New Roman" w:cs="Times New Roman"/>
            <w:color w:val="000000"/>
            <w:sz w:val="24"/>
            <w:szCs w:val="24"/>
          </w:rPr>
          <w:t xml:space="preserve"> spacing</w:t>
        </w:r>
      </w:ins>
      <w:r w:rsidR="008E395A" w:rsidRPr="00452837">
        <w:rPr>
          <w:rFonts w:ascii="Times New Roman" w:eastAsia="Times New Roman" w:hAnsi="Times New Roman" w:cs="Times New Roman"/>
          <w:color w:val="000000"/>
          <w:sz w:val="24"/>
          <w:szCs w:val="24"/>
        </w:rPr>
        <w:t xml:space="preserve">, delivering 120 L/ha at a pressure of 310 kPa and 0.9 m/s spray </w:t>
      </w:r>
      <w:r w:rsidR="00B26E01" w:rsidRPr="00452837">
        <w:rPr>
          <w:rFonts w:ascii="Times New Roman" w:eastAsia="Times New Roman" w:hAnsi="Times New Roman" w:cs="Times New Roman"/>
          <w:color w:val="000000"/>
          <w:sz w:val="24"/>
          <w:szCs w:val="24"/>
        </w:rPr>
        <w:t>walking speed</w:t>
      </w:r>
      <w:bookmarkEnd w:id="432"/>
      <w:r w:rsidR="008E395A" w:rsidRPr="00452837">
        <w:rPr>
          <w:rFonts w:ascii="Times New Roman" w:eastAsia="Times New Roman" w:hAnsi="Times New Roman" w:cs="Times New Roman"/>
          <w:color w:val="000000"/>
          <w:sz w:val="24"/>
          <w:szCs w:val="24"/>
        </w:rPr>
        <w:t>.</w:t>
      </w:r>
      <w:bookmarkEnd w:id="427"/>
      <w:r w:rsidRPr="00452837">
        <w:rPr>
          <w:rFonts w:ascii="Times New Roman" w:eastAsia="Times New Roman" w:hAnsi="Times New Roman" w:cs="Times New Roman"/>
          <w:color w:val="000000"/>
          <w:sz w:val="24"/>
          <w:szCs w:val="24"/>
        </w:rPr>
        <w:t xml:space="preserve"> </w:t>
      </w:r>
      <w:bookmarkEnd w:id="431"/>
      <w:r w:rsidRPr="00452837">
        <w:rPr>
          <w:rFonts w:ascii="Times New Roman" w:eastAsia="Times New Roman" w:hAnsi="Times New Roman" w:cs="Times New Roman"/>
          <w:color w:val="000000"/>
          <w:sz w:val="24"/>
          <w:szCs w:val="24"/>
        </w:rPr>
        <w:t xml:space="preserve">The first application was done seven days after </w:t>
      </w:r>
      <w:ins w:id="438" w:author="WN" w:date="2020-09-13T10:03:00Z">
        <w:r w:rsidR="0079280D" w:rsidRPr="00452837">
          <w:rPr>
            <w:rFonts w:ascii="Times New Roman" w:eastAsia="Times New Roman" w:hAnsi="Times New Roman" w:cs="Times New Roman"/>
            <w:color w:val="000000"/>
            <w:sz w:val="24"/>
            <w:szCs w:val="24"/>
          </w:rPr>
          <w:t xml:space="preserve">the </w:t>
        </w:r>
      </w:ins>
      <w:r w:rsidRPr="00452837">
        <w:rPr>
          <w:rFonts w:ascii="Times New Roman" w:eastAsia="Times New Roman" w:hAnsi="Times New Roman" w:cs="Times New Roman"/>
          <w:color w:val="000000"/>
          <w:sz w:val="24"/>
          <w:szCs w:val="24"/>
        </w:rPr>
        <w:t xml:space="preserve">R2 stage (beginning peg) </w:t>
      </w:r>
      <w:r w:rsidR="00606EFE" w:rsidRPr="00452837">
        <w:rPr>
          <w:rFonts w:ascii="Times New Roman" w:eastAsia="Times New Roman" w:hAnsi="Times New Roman" w:cs="Times New Roman"/>
          <w:color w:val="000000"/>
          <w:sz w:val="24"/>
          <w:szCs w:val="24"/>
        </w:rPr>
        <w:fldChar w:fldCharType="begin" w:fldLock="1"/>
      </w:r>
      <w:r w:rsidR="00606EFE" w:rsidRPr="00452837">
        <w:rPr>
          <w:rFonts w:ascii="Times New Roman" w:eastAsia="Times New Roman" w:hAnsi="Times New Roman" w:cs="Times New Roman"/>
          <w:color w:val="000000"/>
          <w:sz w:val="24"/>
          <w:szCs w:val="24"/>
        </w:rPr>
        <w:instrText>ADDIN CSL_CITATION {"citationItems":[{"id":"ITEM-1","itemData":{"DOI":"10.3146/i0095-3679-9-1-11","ISSN":"0095-3679","abstract":"Abstract Uniform growth stage descriptions were developed for peanut based on visually observable vegetative (V) and reproductive (R) events. The V stage was determined by counting the number of developed nodes on the main stem, beginning with the cotyledonary node as zero. The last node counted must have its tetrafoliolate leaf sufficiently expanded so the leaflets are unfolded and flat in appearance. The R stages proposed are R1 (beginning bloom), R2 (beginning peg), R3 (beginning pod), R4 (full pod), R5 (beginning seed), R6 (full seed), R7 (beginning maturity), R8 (harvest maturity), and R9 (over mature pod). The V and R stages can be measured separately and concurrently and apply to populations or single plants. For populations, a given stage is reached when 50% of the plants sampled have achieved the specified node number or have one or more flowers, pegs, pods, or seeds exhibiting the specified trait. The stages apply to both Spanish and Virginia type cultivars. The proposed standard descriptions of...","author":[{"dropping-particle":"","family":"Boote","given":"K. J.","non-dropping-particle":"","parse-names":false,"suffix":""}],"container-title":"Peanut Science","id":"ITEM-1","issue":"1","issued":{"date-parts":[["1982"]]},"page":"35-40","title":" Growth Stages of Peanut ( Arachis hypogaea L.) 1 ","type":"article-journal","volume":"9"},"uris":["http://www.mendeley.com/documents/?uuid=71e25050-ffce-4204-8cd4-b2ea931b5713"]}],"mendeley":{"formattedCitation":"(Boote, 1982)","plainTextFormattedCitation":"(Boote, 1982)","previouslyFormattedCitation":"(Boote, 1982)"},"properties":{"noteIndex":0},"schema":"https://github.com/citation-style-language/schema/raw/master/csl-citation.json"}</w:instrText>
      </w:r>
      <w:r w:rsidR="00606EFE" w:rsidRPr="00452837">
        <w:rPr>
          <w:rFonts w:ascii="Times New Roman" w:eastAsia="Times New Roman" w:hAnsi="Times New Roman" w:cs="Times New Roman"/>
          <w:color w:val="000000"/>
          <w:sz w:val="24"/>
          <w:szCs w:val="24"/>
        </w:rPr>
        <w:fldChar w:fldCharType="separate"/>
      </w:r>
      <w:r w:rsidR="00606EFE" w:rsidRPr="00452837">
        <w:rPr>
          <w:rFonts w:ascii="Times New Roman" w:eastAsia="Times New Roman" w:hAnsi="Times New Roman" w:cs="Times New Roman"/>
          <w:color w:val="000000"/>
          <w:sz w:val="24"/>
          <w:szCs w:val="24"/>
          <w:rPrChange w:id="439" w:author="WN" w:date="2020-09-13T17:33:00Z">
            <w:rPr>
              <w:rFonts w:ascii="Times New Roman" w:eastAsia="Times New Roman" w:hAnsi="Times New Roman" w:cs="Times New Roman"/>
              <w:noProof/>
              <w:color w:val="000000"/>
              <w:sz w:val="24"/>
              <w:szCs w:val="24"/>
            </w:rPr>
          </w:rPrChange>
        </w:rPr>
        <w:t>(Boote, 1982)</w:t>
      </w:r>
      <w:r w:rsidR="00606EFE" w:rsidRPr="00452837">
        <w:rPr>
          <w:rFonts w:ascii="Times New Roman" w:eastAsia="Times New Roman" w:hAnsi="Times New Roman" w:cs="Times New Roman"/>
          <w:color w:val="000000"/>
          <w:sz w:val="24"/>
          <w:szCs w:val="24"/>
        </w:rPr>
        <w:fldChar w:fldCharType="end"/>
      </w:r>
      <w:r w:rsidRPr="00452837">
        <w:rPr>
          <w:rFonts w:ascii="Times New Roman" w:eastAsia="Times New Roman" w:hAnsi="Times New Roman" w:cs="Times New Roman"/>
          <w:color w:val="000000"/>
          <w:sz w:val="24"/>
          <w:szCs w:val="24"/>
        </w:rPr>
        <w:t xml:space="preserve"> and the second one </w:t>
      </w:r>
      <w:ins w:id="440" w:author="WN" w:date="2020-09-13T10:03:00Z">
        <w:r w:rsidR="0079280D" w:rsidRPr="00452837">
          <w:rPr>
            <w:rFonts w:ascii="Times New Roman" w:eastAsia="Times New Roman" w:hAnsi="Times New Roman" w:cs="Times New Roman"/>
            <w:color w:val="000000"/>
            <w:sz w:val="24"/>
            <w:szCs w:val="24"/>
          </w:rPr>
          <w:t>ten</w:t>
        </w:r>
      </w:ins>
      <w:del w:id="441" w:author="WN" w:date="2020-09-13T10:03:00Z">
        <w:r w:rsidRPr="00452837" w:rsidDel="0079280D">
          <w:rPr>
            <w:rFonts w:ascii="Times New Roman" w:eastAsia="Times New Roman" w:hAnsi="Times New Roman" w:cs="Times New Roman"/>
            <w:color w:val="000000"/>
            <w:sz w:val="24"/>
            <w:szCs w:val="24"/>
          </w:rPr>
          <w:delText>10</w:delText>
        </w:r>
      </w:del>
      <w:r w:rsidRPr="00452837">
        <w:rPr>
          <w:rFonts w:ascii="Times New Roman" w:eastAsia="Times New Roman" w:hAnsi="Times New Roman" w:cs="Times New Roman"/>
          <w:color w:val="000000"/>
          <w:sz w:val="24"/>
          <w:szCs w:val="24"/>
        </w:rPr>
        <w:t xml:space="preserve"> days after the first one.</w:t>
      </w:r>
    </w:p>
    <w:p w14:paraId="2FC6427F" w14:textId="18D11FA6" w:rsidR="00A95620" w:rsidRPr="00452837" w:rsidRDefault="00A95620" w:rsidP="007E2063">
      <w:pPr>
        <w:spacing w:line="480" w:lineRule="auto"/>
        <w:ind w:firstLine="700"/>
        <w:jc w:val="center"/>
        <w:rPr>
          <w:rFonts w:ascii="Times New Roman" w:eastAsia="Times New Roman" w:hAnsi="Times New Roman" w:cs="Times New Roman"/>
          <w:sz w:val="24"/>
          <w:szCs w:val="24"/>
        </w:rPr>
      </w:pPr>
    </w:p>
    <w:p w14:paraId="60142967" w14:textId="77777777" w:rsidR="000732BE" w:rsidRPr="00452837" w:rsidRDefault="000732BE" w:rsidP="007E2063">
      <w:pPr>
        <w:spacing w:line="480" w:lineRule="auto"/>
        <w:jc w:val="both"/>
        <w:outlineLvl w:val="2"/>
        <w:rPr>
          <w:rFonts w:ascii="Times New Roman" w:eastAsia="Times New Roman" w:hAnsi="Times New Roman" w:cs="Times New Roman"/>
          <w:b/>
          <w:bCs/>
          <w:sz w:val="27"/>
          <w:szCs w:val="27"/>
        </w:rPr>
      </w:pPr>
      <w:r w:rsidRPr="00452837">
        <w:rPr>
          <w:rFonts w:ascii="Times New Roman" w:eastAsia="Times New Roman" w:hAnsi="Times New Roman" w:cs="Times New Roman"/>
          <w:color w:val="434343"/>
          <w:sz w:val="24"/>
          <w:szCs w:val="24"/>
        </w:rPr>
        <w:t>2.2.2. Pot</w:t>
      </w:r>
      <w:del w:id="442" w:author="WN" w:date="2020-09-13T10:03:00Z">
        <w:r w:rsidRPr="00452837" w:rsidDel="0079280D">
          <w:rPr>
            <w:rFonts w:ascii="Times New Roman" w:eastAsia="Times New Roman" w:hAnsi="Times New Roman" w:cs="Times New Roman"/>
            <w:color w:val="434343"/>
            <w:sz w:val="24"/>
            <w:szCs w:val="24"/>
          </w:rPr>
          <w:delText>s</w:delText>
        </w:r>
      </w:del>
      <w:r w:rsidRPr="00452837">
        <w:rPr>
          <w:rFonts w:ascii="Times New Roman" w:eastAsia="Times New Roman" w:hAnsi="Times New Roman" w:cs="Times New Roman"/>
          <w:color w:val="434343"/>
          <w:sz w:val="24"/>
          <w:szCs w:val="24"/>
        </w:rPr>
        <w:t xml:space="preserve"> experiments</w:t>
      </w:r>
    </w:p>
    <w:p w14:paraId="0085305C" w14:textId="4C41F877" w:rsidR="000732BE" w:rsidRPr="00452837" w:rsidRDefault="000732BE" w:rsidP="007E2063">
      <w:pPr>
        <w:spacing w:line="480" w:lineRule="auto"/>
        <w:ind w:firstLine="700"/>
        <w:jc w:val="both"/>
        <w:rPr>
          <w:rFonts w:ascii="Times New Roman" w:eastAsia="Times New Roman" w:hAnsi="Times New Roman" w:cs="Times New Roman"/>
          <w:sz w:val="24"/>
          <w:szCs w:val="24"/>
        </w:rPr>
      </w:pPr>
      <w:r w:rsidRPr="00452837">
        <w:rPr>
          <w:rFonts w:ascii="Times New Roman" w:eastAsia="Times New Roman" w:hAnsi="Times New Roman" w:cs="Times New Roman"/>
          <w:color w:val="000000"/>
          <w:sz w:val="24"/>
          <w:szCs w:val="24"/>
        </w:rPr>
        <w:t xml:space="preserve">Two experiments with peanut plants growing in pots were conducted at </w:t>
      </w:r>
      <w:ins w:id="443" w:author="WN" w:date="2020-09-13T10:04:00Z">
        <w:r w:rsidR="0079280D" w:rsidRPr="00452837">
          <w:rPr>
            <w:rFonts w:ascii="Times New Roman" w:eastAsia="Times New Roman" w:hAnsi="Times New Roman" w:cs="Times New Roman"/>
            <w:color w:val="000000"/>
            <w:sz w:val="24"/>
            <w:szCs w:val="24"/>
          </w:rPr>
          <w:t xml:space="preserve">the </w:t>
        </w:r>
      </w:ins>
      <w:commentRangeStart w:id="444"/>
      <w:r w:rsidRPr="00452837">
        <w:rPr>
          <w:rFonts w:ascii="Times New Roman" w:eastAsia="Times New Roman" w:hAnsi="Times New Roman" w:cs="Times New Roman"/>
          <w:color w:val="000000"/>
          <w:sz w:val="24"/>
          <w:szCs w:val="24"/>
        </w:rPr>
        <w:t>INTA</w:t>
      </w:r>
      <w:commentRangeEnd w:id="444"/>
      <w:r w:rsidR="00DB5E51" w:rsidRPr="00452837">
        <w:rPr>
          <w:rStyle w:val="CommentReference"/>
        </w:rPr>
        <w:commentReference w:id="444"/>
      </w:r>
      <w:r w:rsidRPr="00452837">
        <w:rPr>
          <w:rFonts w:ascii="Times New Roman" w:eastAsia="Times New Roman" w:hAnsi="Times New Roman" w:cs="Times New Roman"/>
          <w:color w:val="000000"/>
          <w:sz w:val="24"/>
          <w:szCs w:val="24"/>
        </w:rPr>
        <w:t xml:space="preserve"> research facilities in Córdoba city (</w:t>
      </w:r>
      <w:ins w:id="445" w:author="WN" w:date="2020-09-13T17:19:00Z">
        <w:r w:rsidR="002A0A44" w:rsidRPr="00452837">
          <w:rPr>
            <w:rFonts w:ascii="Times New Roman" w:eastAsia="Times New Roman" w:hAnsi="Times New Roman" w:cs="Times New Roman"/>
            <w:color w:val="000000"/>
            <w:sz w:val="24"/>
            <w:szCs w:val="24"/>
          </w:rPr>
          <w:t>−</w:t>
        </w:r>
      </w:ins>
      <w:del w:id="446" w:author="WN" w:date="2020-09-13T17:19:00Z">
        <w:r w:rsidRPr="00452837" w:rsidDel="002A0A44">
          <w:rPr>
            <w:rFonts w:ascii="Times New Roman" w:eastAsia="Times New Roman" w:hAnsi="Times New Roman" w:cs="Times New Roman"/>
            <w:color w:val="000000"/>
            <w:sz w:val="24"/>
            <w:szCs w:val="24"/>
          </w:rPr>
          <w:delText>-</w:delText>
        </w:r>
      </w:del>
      <w:r w:rsidRPr="00452837">
        <w:rPr>
          <w:rFonts w:ascii="Times New Roman" w:eastAsia="Times New Roman" w:hAnsi="Times New Roman" w:cs="Times New Roman"/>
          <w:color w:val="000000"/>
          <w:sz w:val="24"/>
          <w:szCs w:val="24"/>
        </w:rPr>
        <w:t>31° 28</w:t>
      </w:r>
      <w:ins w:id="447" w:author="WN" w:date="2020-09-13T10:04:00Z">
        <w:r w:rsidR="0079280D" w:rsidRPr="00452837">
          <w:rPr>
            <w:rFonts w:ascii="Times New Roman" w:eastAsia="Times New Roman" w:hAnsi="Times New Roman" w:cs="Times New Roman"/>
            <w:color w:val="000000"/>
            <w:sz w:val="24"/>
            <w:szCs w:val="24"/>
          </w:rPr>
          <w:t>’</w:t>
        </w:r>
      </w:ins>
      <w:del w:id="448" w:author="WN" w:date="2020-09-13T10:04:00Z">
        <w:r w:rsidRPr="00452837" w:rsidDel="0079280D">
          <w:rPr>
            <w:rFonts w:ascii="Times New Roman" w:eastAsia="Times New Roman" w:hAnsi="Times New Roman" w:cs="Times New Roman"/>
            <w:color w:val="000000"/>
            <w:sz w:val="24"/>
            <w:szCs w:val="24"/>
          </w:rPr>
          <w:delText>'</w:delText>
        </w:r>
      </w:del>
      <w:r w:rsidRPr="00452837">
        <w:rPr>
          <w:rFonts w:ascii="Times New Roman" w:eastAsia="Times New Roman" w:hAnsi="Times New Roman" w:cs="Times New Roman"/>
          <w:color w:val="000000"/>
          <w:sz w:val="24"/>
          <w:szCs w:val="24"/>
        </w:rPr>
        <w:t xml:space="preserve"> 3.8</w:t>
      </w:r>
      <w:ins w:id="449" w:author="WN" w:date="2020-09-13T10:04:00Z">
        <w:r w:rsidR="0079280D" w:rsidRPr="00452837">
          <w:rPr>
            <w:rFonts w:ascii="Times New Roman" w:eastAsia="Times New Roman" w:hAnsi="Times New Roman" w:cs="Times New Roman"/>
            <w:color w:val="000000"/>
            <w:sz w:val="24"/>
            <w:szCs w:val="24"/>
          </w:rPr>
          <w:t xml:space="preserve">” </w:t>
        </w:r>
      </w:ins>
      <w:del w:id="450" w:author="WN" w:date="2020-09-13T10:04:00Z">
        <w:r w:rsidRPr="00452837" w:rsidDel="0079280D">
          <w:rPr>
            <w:rFonts w:ascii="Times New Roman" w:eastAsia="Times New Roman" w:hAnsi="Times New Roman" w:cs="Times New Roman"/>
            <w:color w:val="000000"/>
            <w:sz w:val="24"/>
            <w:szCs w:val="24"/>
          </w:rPr>
          <w:delText>"</w:delText>
        </w:r>
      </w:del>
      <w:r w:rsidRPr="00452837">
        <w:rPr>
          <w:rFonts w:ascii="Times New Roman" w:eastAsia="Times New Roman" w:hAnsi="Times New Roman" w:cs="Times New Roman"/>
          <w:color w:val="000000"/>
          <w:sz w:val="24"/>
          <w:szCs w:val="24"/>
        </w:rPr>
        <w:t xml:space="preserve">S, </w:t>
      </w:r>
      <w:ins w:id="451" w:author="WN" w:date="2020-09-13T17:19:00Z">
        <w:r w:rsidR="002A0A44" w:rsidRPr="00452837">
          <w:rPr>
            <w:rFonts w:ascii="Times New Roman" w:eastAsia="Times New Roman" w:hAnsi="Times New Roman" w:cs="Times New Roman"/>
            <w:color w:val="000000"/>
            <w:sz w:val="24"/>
            <w:szCs w:val="24"/>
          </w:rPr>
          <w:t>−</w:t>
        </w:r>
      </w:ins>
      <w:del w:id="452" w:author="WN" w:date="2020-09-13T17:19:00Z">
        <w:r w:rsidRPr="00452837" w:rsidDel="002A0A44">
          <w:rPr>
            <w:rFonts w:ascii="Times New Roman" w:eastAsia="Times New Roman" w:hAnsi="Times New Roman" w:cs="Times New Roman"/>
            <w:color w:val="000000"/>
            <w:sz w:val="24"/>
            <w:szCs w:val="24"/>
          </w:rPr>
          <w:delText>-</w:delText>
        </w:r>
      </w:del>
      <w:r w:rsidRPr="00452837">
        <w:rPr>
          <w:rFonts w:ascii="Times New Roman" w:eastAsia="Times New Roman" w:hAnsi="Times New Roman" w:cs="Times New Roman"/>
          <w:color w:val="000000"/>
          <w:sz w:val="24"/>
          <w:szCs w:val="24"/>
        </w:rPr>
        <w:t>64° 8</w:t>
      </w:r>
      <w:ins w:id="453" w:author="WN" w:date="2020-09-13T10:04:00Z">
        <w:r w:rsidR="0079280D" w:rsidRPr="00452837">
          <w:rPr>
            <w:rFonts w:ascii="Times New Roman" w:eastAsia="Times New Roman" w:hAnsi="Times New Roman" w:cs="Times New Roman"/>
            <w:color w:val="000000"/>
            <w:sz w:val="24"/>
            <w:szCs w:val="24"/>
          </w:rPr>
          <w:t>’</w:t>
        </w:r>
      </w:ins>
      <w:del w:id="454" w:author="WN" w:date="2020-09-13T10:04:00Z">
        <w:r w:rsidRPr="00452837" w:rsidDel="0079280D">
          <w:rPr>
            <w:rFonts w:ascii="Times New Roman" w:eastAsia="Times New Roman" w:hAnsi="Times New Roman" w:cs="Times New Roman"/>
            <w:color w:val="000000"/>
            <w:sz w:val="24"/>
            <w:szCs w:val="24"/>
          </w:rPr>
          <w:delText>'</w:delText>
        </w:r>
      </w:del>
      <w:r w:rsidRPr="00452837">
        <w:rPr>
          <w:rFonts w:ascii="Times New Roman" w:eastAsia="Times New Roman" w:hAnsi="Times New Roman" w:cs="Times New Roman"/>
          <w:color w:val="000000"/>
          <w:sz w:val="24"/>
          <w:szCs w:val="24"/>
        </w:rPr>
        <w:t xml:space="preserve"> 50.4</w:t>
      </w:r>
      <w:ins w:id="455" w:author="WN" w:date="2020-09-13T10:04:00Z">
        <w:r w:rsidR="0079280D" w:rsidRPr="00452837">
          <w:rPr>
            <w:rFonts w:ascii="Times New Roman" w:eastAsia="Times New Roman" w:hAnsi="Times New Roman" w:cs="Times New Roman"/>
            <w:color w:val="000000"/>
            <w:sz w:val="24"/>
            <w:szCs w:val="24"/>
          </w:rPr>
          <w:t xml:space="preserve">” </w:t>
        </w:r>
      </w:ins>
      <w:del w:id="456" w:author="WN" w:date="2020-09-13T10:04:00Z">
        <w:r w:rsidRPr="00452837" w:rsidDel="0079280D">
          <w:rPr>
            <w:rFonts w:ascii="Times New Roman" w:eastAsia="Times New Roman" w:hAnsi="Times New Roman" w:cs="Times New Roman"/>
            <w:color w:val="000000"/>
            <w:sz w:val="24"/>
            <w:szCs w:val="24"/>
          </w:rPr>
          <w:delText>"</w:delText>
        </w:r>
      </w:del>
      <w:r w:rsidRPr="00452837">
        <w:rPr>
          <w:rFonts w:ascii="Times New Roman" w:eastAsia="Times New Roman" w:hAnsi="Times New Roman" w:cs="Times New Roman"/>
          <w:color w:val="000000"/>
          <w:sz w:val="24"/>
          <w:szCs w:val="24"/>
        </w:rPr>
        <w:t xml:space="preserve">W). Single peanut plants were grown in 10 L pots containing a substrate composed of a 3:1 mixture of sterilized soil-vermiculite and </w:t>
      </w:r>
      <w:r w:rsidRPr="00452837">
        <w:rPr>
          <w:rFonts w:ascii="Times New Roman" w:eastAsia="Times New Roman" w:hAnsi="Times New Roman" w:cs="Times New Roman"/>
          <w:i/>
          <w:iCs/>
          <w:color w:val="000000"/>
          <w:sz w:val="24"/>
          <w:szCs w:val="24"/>
        </w:rPr>
        <w:t>T. frezii</w:t>
      </w:r>
      <w:r w:rsidRPr="00452837">
        <w:rPr>
          <w:rFonts w:ascii="Times New Roman" w:eastAsia="Times New Roman" w:hAnsi="Times New Roman" w:cs="Times New Roman"/>
          <w:color w:val="000000"/>
          <w:sz w:val="24"/>
          <w:szCs w:val="24"/>
        </w:rPr>
        <w:t xml:space="preserve"> teliospores. </w:t>
      </w:r>
      <w:r w:rsidR="00C96DC0" w:rsidRPr="00452837">
        <w:rPr>
          <w:rFonts w:ascii="Times New Roman" w:eastAsia="Times New Roman" w:hAnsi="Times New Roman" w:cs="Times New Roman"/>
          <w:color w:val="000000"/>
          <w:sz w:val="24"/>
          <w:szCs w:val="24"/>
        </w:rPr>
        <w:t>I</w:t>
      </w:r>
      <w:r w:rsidRPr="00452837">
        <w:rPr>
          <w:rFonts w:ascii="Times New Roman" w:eastAsia="Times New Roman" w:hAnsi="Times New Roman" w:cs="Times New Roman"/>
          <w:color w:val="000000"/>
          <w:sz w:val="24"/>
          <w:szCs w:val="24"/>
        </w:rPr>
        <w:t xml:space="preserve">noculum was added at a rate of 10,000 teliospores/g of substrate by drenching of a </w:t>
      </w:r>
      <w:r w:rsidRPr="00452837">
        <w:rPr>
          <w:rFonts w:ascii="Times New Roman" w:eastAsia="Times New Roman" w:hAnsi="Times New Roman" w:cs="Times New Roman"/>
          <w:i/>
          <w:iCs/>
          <w:color w:val="000000"/>
          <w:sz w:val="24"/>
          <w:szCs w:val="24"/>
        </w:rPr>
        <w:t>T. frezii</w:t>
      </w:r>
      <w:r w:rsidRPr="00452837">
        <w:rPr>
          <w:rFonts w:ascii="Times New Roman" w:eastAsia="Times New Roman" w:hAnsi="Times New Roman" w:cs="Times New Roman"/>
          <w:color w:val="000000"/>
          <w:sz w:val="24"/>
          <w:szCs w:val="24"/>
        </w:rPr>
        <w:t xml:space="preserve"> spore suspension. </w:t>
      </w:r>
      <w:r w:rsidRPr="00452837">
        <w:rPr>
          <w:rFonts w:ascii="Times New Roman" w:eastAsia="Times New Roman" w:hAnsi="Times New Roman" w:cs="Times New Roman"/>
          <w:i/>
          <w:iCs/>
          <w:color w:val="000000"/>
          <w:sz w:val="24"/>
          <w:szCs w:val="24"/>
        </w:rPr>
        <w:t>T. frezii</w:t>
      </w:r>
      <w:r w:rsidRPr="00452837">
        <w:rPr>
          <w:rFonts w:ascii="Times New Roman" w:eastAsia="Times New Roman" w:hAnsi="Times New Roman" w:cs="Times New Roman"/>
          <w:color w:val="000000"/>
          <w:sz w:val="24"/>
          <w:szCs w:val="24"/>
        </w:rPr>
        <w:t xml:space="preserve"> </w:t>
      </w:r>
      <w:r w:rsidR="00420968" w:rsidRPr="00452837">
        <w:rPr>
          <w:rFonts w:ascii="Times New Roman" w:eastAsia="Times New Roman" w:hAnsi="Times New Roman" w:cs="Times New Roman"/>
          <w:color w:val="000000"/>
          <w:sz w:val="24"/>
          <w:szCs w:val="24"/>
        </w:rPr>
        <w:t>spores</w:t>
      </w:r>
      <w:r w:rsidRPr="00452837">
        <w:rPr>
          <w:rFonts w:ascii="Times New Roman" w:eastAsia="Times New Roman" w:hAnsi="Times New Roman" w:cs="Times New Roman"/>
          <w:color w:val="000000"/>
          <w:sz w:val="24"/>
          <w:szCs w:val="24"/>
        </w:rPr>
        <w:t xml:space="preserve"> and soil used to fill the pots were obtained from the experimental area of the field trials. A completely randomized design, with five (2014/15, from now on 2015) and eight (2015/16, from now on 2016) repetitions was used </w:t>
      </w:r>
      <w:r w:rsidRPr="00452837">
        <w:rPr>
          <w:rFonts w:ascii="Times New Roman" w:eastAsia="Times New Roman" w:hAnsi="Times New Roman" w:cs="Times New Roman"/>
          <w:color w:val="000000"/>
          <w:sz w:val="24"/>
          <w:szCs w:val="24"/>
        </w:rPr>
        <w:lastRenderedPageBreak/>
        <w:t>for each treatment. Treatments consisted of two fungicide sprayings: at 7</w:t>
      </w:r>
      <w:ins w:id="457" w:author="WN" w:date="2020-09-13T10:05:00Z">
        <w:r w:rsidR="0079280D" w:rsidRPr="00452837">
          <w:rPr>
            <w:rFonts w:ascii="Times New Roman" w:eastAsia="Times New Roman" w:hAnsi="Times New Roman" w:cs="Times New Roman"/>
            <w:color w:val="000000"/>
            <w:sz w:val="24"/>
            <w:szCs w:val="24"/>
          </w:rPr>
          <w:t>–</w:t>
        </w:r>
      </w:ins>
      <w:del w:id="458" w:author="WN" w:date="2020-09-13T10:05:00Z">
        <w:r w:rsidRPr="00452837" w:rsidDel="0079280D">
          <w:rPr>
            <w:rFonts w:ascii="Times New Roman" w:eastAsia="Times New Roman" w:hAnsi="Times New Roman" w:cs="Times New Roman"/>
            <w:color w:val="000000"/>
            <w:sz w:val="24"/>
            <w:szCs w:val="24"/>
          </w:rPr>
          <w:delText xml:space="preserve"> to </w:delText>
        </w:r>
      </w:del>
      <w:r w:rsidRPr="00452837">
        <w:rPr>
          <w:rFonts w:ascii="Times New Roman" w:eastAsia="Times New Roman" w:hAnsi="Times New Roman" w:cs="Times New Roman"/>
          <w:color w:val="000000"/>
          <w:sz w:val="24"/>
          <w:szCs w:val="24"/>
        </w:rPr>
        <w:t xml:space="preserve">10 days after R2 (beginning peg) and </w:t>
      </w:r>
      <w:ins w:id="459" w:author="WN" w:date="2020-09-13T10:05:00Z">
        <w:r w:rsidR="0079280D" w:rsidRPr="00452837">
          <w:rPr>
            <w:rFonts w:ascii="Times New Roman" w:eastAsia="Times New Roman" w:hAnsi="Times New Roman" w:cs="Times New Roman"/>
            <w:color w:val="000000"/>
            <w:sz w:val="24"/>
            <w:szCs w:val="24"/>
          </w:rPr>
          <w:t>ten</w:t>
        </w:r>
      </w:ins>
      <w:del w:id="460" w:author="WN" w:date="2020-09-13T10:05:00Z">
        <w:r w:rsidRPr="00452837" w:rsidDel="0079280D">
          <w:rPr>
            <w:rFonts w:ascii="Times New Roman" w:eastAsia="Times New Roman" w:hAnsi="Times New Roman" w:cs="Times New Roman"/>
            <w:color w:val="000000"/>
            <w:sz w:val="24"/>
            <w:szCs w:val="24"/>
          </w:rPr>
          <w:delText>10</w:delText>
        </w:r>
      </w:del>
      <w:r w:rsidRPr="00452837">
        <w:rPr>
          <w:rFonts w:ascii="Times New Roman" w:eastAsia="Times New Roman" w:hAnsi="Times New Roman" w:cs="Times New Roman"/>
          <w:color w:val="000000"/>
          <w:sz w:val="24"/>
          <w:szCs w:val="24"/>
        </w:rPr>
        <w:t xml:space="preserve"> days after the first one. Each fungicide application consisted of three manual sprays (approximately 2.5 ml), directed to the plant base and pegs.</w:t>
      </w:r>
    </w:p>
    <w:p w14:paraId="5DF30192" w14:textId="77777777" w:rsidR="007E2063" w:rsidRPr="00452837" w:rsidRDefault="007E2063" w:rsidP="007E2063">
      <w:pPr>
        <w:spacing w:line="480" w:lineRule="auto"/>
        <w:outlineLvl w:val="1"/>
        <w:rPr>
          <w:rFonts w:ascii="Times New Roman" w:eastAsia="Times New Roman" w:hAnsi="Times New Roman" w:cs="Times New Roman"/>
          <w:color w:val="000000"/>
          <w:sz w:val="24"/>
          <w:szCs w:val="24"/>
        </w:rPr>
      </w:pPr>
    </w:p>
    <w:p w14:paraId="6E7E2DA2" w14:textId="648BB030" w:rsidR="000732BE" w:rsidRPr="00452837" w:rsidRDefault="000732BE" w:rsidP="007E2063">
      <w:pPr>
        <w:spacing w:line="480" w:lineRule="auto"/>
        <w:outlineLvl w:val="1"/>
        <w:rPr>
          <w:rFonts w:ascii="Times New Roman" w:eastAsia="Times New Roman" w:hAnsi="Times New Roman" w:cs="Times New Roman"/>
          <w:b/>
          <w:bCs/>
          <w:sz w:val="36"/>
          <w:szCs w:val="36"/>
        </w:rPr>
      </w:pPr>
      <w:r w:rsidRPr="00452837">
        <w:rPr>
          <w:rFonts w:ascii="Times New Roman" w:eastAsia="Times New Roman" w:hAnsi="Times New Roman" w:cs="Times New Roman"/>
          <w:b/>
          <w:bCs/>
          <w:color w:val="000000"/>
          <w:sz w:val="24"/>
          <w:szCs w:val="24"/>
          <w:rPrChange w:id="461" w:author="WN" w:date="2020-09-13T17:33:00Z">
            <w:rPr>
              <w:rFonts w:ascii="Times New Roman" w:eastAsia="Times New Roman" w:hAnsi="Times New Roman" w:cs="Times New Roman"/>
              <w:color w:val="000000"/>
              <w:sz w:val="24"/>
              <w:szCs w:val="24"/>
            </w:rPr>
          </w:rPrChange>
        </w:rPr>
        <w:t>2.3. Disease assessment</w:t>
      </w:r>
    </w:p>
    <w:p w14:paraId="79A98411" w14:textId="448D42C2" w:rsidR="000732BE" w:rsidRPr="00452837" w:rsidRDefault="000732BE" w:rsidP="007E2063">
      <w:pPr>
        <w:spacing w:line="480" w:lineRule="auto"/>
        <w:ind w:firstLine="700"/>
        <w:jc w:val="both"/>
        <w:rPr>
          <w:rFonts w:ascii="Times New Roman" w:eastAsia="Times New Roman" w:hAnsi="Times New Roman" w:cs="Times New Roman"/>
          <w:color w:val="000000"/>
          <w:sz w:val="24"/>
          <w:szCs w:val="24"/>
        </w:rPr>
      </w:pPr>
      <w:r w:rsidRPr="00452837">
        <w:rPr>
          <w:rFonts w:ascii="Times New Roman" w:eastAsia="Times New Roman" w:hAnsi="Times New Roman" w:cs="Times New Roman"/>
          <w:color w:val="000000"/>
          <w:sz w:val="24"/>
          <w:szCs w:val="24"/>
        </w:rPr>
        <w:t xml:space="preserve">Smut intensity assessment was performed at </w:t>
      </w:r>
      <w:ins w:id="462" w:author="WN" w:date="2020-09-13T10:05:00Z">
        <w:r w:rsidR="0079280D" w:rsidRPr="00452837">
          <w:rPr>
            <w:rFonts w:ascii="Times New Roman" w:eastAsia="Times New Roman" w:hAnsi="Times New Roman" w:cs="Times New Roman"/>
            <w:color w:val="000000"/>
            <w:sz w:val="24"/>
            <w:szCs w:val="24"/>
          </w:rPr>
          <w:t xml:space="preserve">the </w:t>
        </w:r>
      </w:ins>
      <w:r w:rsidRPr="00452837">
        <w:rPr>
          <w:rFonts w:ascii="Times New Roman" w:eastAsia="Times New Roman" w:hAnsi="Times New Roman" w:cs="Times New Roman"/>
          <w:color w:val="000000"/>
          <w:sz w:val="24"/>
          <w:szCs w:val="24"/>
        </w:rPr>
        <w:t>physiological mature crop stage (R8</w:t>
      </w:r>
      <w:ins w:id="463" w:author="WN" w:date="2020-09-13T10:05:00Z">
        <w:r w:rsidR="0079280D" w:rsidRPr="00452837">
          <w:rPr>
            <w:rFonts w:ascii="Times New Roman" w:eastAsia="Times New Roman" w:hAnsi="Times New Roman" w:cs="Times New Roman"/>
            <w:color w:val="000000"/>
            <w:sz w:val="24"/>
            <w:szCs w:val="24"/>
          </w:rPr>
          <w:t>)</w:t>
        </w:r>
      </w:ins>
      <w:del w:id="464" w:author="WN" w:date="2020-09-13T10:05:00Z">
        <w:r w:rsidRPr="00452837" w:rsidDel="0079280D">
          <w:rPr>
            <w:rFonts w:ascii="Times New Roman" w:eastAsia="Times New Roman" w:hAnsi="Times New Roman" w:cs="Times New Roman"/>
            <w:color w:val="000000"/>
            <w:sz w:val="24"/>
            <w:szCs w:val="24"/>
          </w:rPr>
          <w:delText>,</w:delText>
        </w:r>
      </w:del>
      <w:r w:rsidRPr="00452837">
        <w:rPr>
          <w:rFonts w:ascii="Times New Roman" w:eastAsia="Times New Roman" w:hAnsi="Times New Roman" w:cs="Times New Roman"/>
          <w:color w:val="000000"/>
          <w:sz w:val="24"/>
          <w:szCs w:val="24"/>
        </w:rPr>
        <w:t xml:space="preserve"> </w:t>
      </w:r>
      <w:ins w:id="465" w:author="WN" w:date="2020-09-13T10:05:00Z">
        <w:r w:rsidR="0079280D" w:rsidRPr="00452837">
          <w:rPr>
            <w:rFonts w:ascii="Times New Roman" w:eastAsia="Times New Roman" w:hAnsi="Times New Roman" w:cs="Times New Roman"/>
            <w:color w:val="000000"/>
            <w:sz w:val="24"/>
            <w:szCs w:val="24"/>
          </w:rPr>
          <w:t>(</w:t>
        </w:r>
      </w:ins>
      <w:r w:rsidR="00606EFE" w:rsidRPr="00452837">
        <w:rPr>
          <w:rFonts w:ascii="Times New Roman" w:eastAsia="Times New Roman" w:hAnsi="Times New Roman" w:cs="Times New Roman"/>
          <w:color w:val="000000"/>
          <w:sz w:val="24"/>
          <w:szCs w:val="24"/>
        </w:rPr>
        <w:fldChar w:fldCharType="begin" w:fldLock="1"/>
      </w:r>
      <w:r w:rsidR="00606EFE" w:rsidRPr="00452837">
        <w:rPr>
          <w:rFonts w:ascii="Times New Roman" w:eastAsia="Times New Roman" w:hAnsi="Times New Roman" w:cs="Times New Roman"/>
          <w:color w:val="000000"/>
          <w:sz w:val="24"/>
          <w:szCs w:val="24"/>
        </w:rPr>
        <w:instrText>ADDIN CSL_CITATION {"citationItems":[{"id":"ITEM-1","itemData":{"DOI":"10.3146/i0095-3679-9-1-11","ISSN":"0095-3679","abstract":"Abstract Uniform growth stage descriptions were developed for peanut based on visually observable vegetative (V) and reproductive (R) events. The V stage was determined by counting the number of developed nodes on the main stem, beginning with the cotyledonary node as zero. The last node counted must have its tetrafoliolate leaf sufficiently expanded so the leaflets are unfolded and flat in appearance. The R stages proposed are R1 (beginning bloom), R2 (beginning peg), R3 (beginning pod), R4 (full pod), R5 (beginning seed), R6 (full seed), R7 (beginning maturity), R8 (harvest maturity), and R9 (over mature pod). The V and R stages can be measured separately and concurrently and apply to populations or single plants. For populations, a given stage is reached when 50% of the plants sampled have achieved the specified node number or have one or more flowers, pegs, pods, or seeds exhibiting the specified trait. The stages apply to both Spanish and Virginia type cultivars. The proposed standard descriptions of...","author":[{"dropping-particle":"","family":"Boote","given":"K. J.","non-dropping-particle":"","parse-names":false,"suffix":""}],"container-title":"Peanut Science","id":"ITEM-1","issue":"1","issued":{"date-parts":[["1982"]]},"page":"35-40","title":" Growth Stages of Peanut ( Arachis hypogaea L.) 1 ","type":"article-journal","volume":"9"},"uris":["http://www.mendeley.com/documents/?uuid=71e25050-ffce-4204-8cd4-b2ea931b5713"]}],"mendeley":{"formattedCitation":"(Boote, 1982)","manualFormatting":"Boote, 1982)","plainTextFormattedCitation":"(Boote, 1982)","previouslyFormattedCitation":"(Boote, 1982)"},"properties":{"noteIndex":0},"schema":"https://github.com/citation-style-language/schema/raw/master/csl-citation.json"}</w:instrText>
      </w:r>
      <w:r w:rsidR="00606EFE" w:rsidRPr="00452837">
        <w:rPr>
          <w:rFonts w:ascii="Times New Roman" w:eastAsia="Times New Roman" w:hAnsi="Times New Roman" w:cs="Times New Roman"/>
          <w:color w:val="000000"/>
          <w:sz w:val="24"/>
          <w:szCs w:val="24"/>
        </w:rPr>
        <w:fldChar w:fldCharType="separate"/>
      </w:r>
      <w:r w:rsidR="00606EFE" w:rsidRPr="00452837">
        <w:rPr>
          <w:rFonts w:ascii="Times New Roman" w:eastAsia="Times New Roman" w:hAnsi="Times New Roman" w:cs="Times New Roman"/>
          <w:color w:val="000000"/>
          <w:sz w:val="24"/>
          <w:szCs w:val="24"/>
          <w:rPrChange w:id="466" w:author="WN" w:date="2020-09-13T17:33:00Z">
            <w:rPr>
              <w:rFonts w:ascii="Times New Roman" w:eastAsia="Times New Roman" w:hAnsi="Times New Roman" w:cs="Times New Roman"/>
              <w:noProof/>
              <w:color w:val="000000"/>
              <w:sz w:val="24"/>
              <w:szCs w:val="24"/>
            </w:rPr>
          </w:rPrChange>
        </w:rPr>
        <w:t>Boote, 1982</w:t>
      </w:r>
      <w:ins w:id="467" w:author="WN" w:date="2020-09-13T10:05:00Z">
        <w:r w:rsidR="0079280D" w:rsidRPr="00452837">
          <w:rPr>
            <w:rFonts w:ascii="Times New Roman" w:eastAsia="Times New Roman" w:hAnsi="Times New Roman" w:cs="Times New Roman"/>
            <w:color w:val="000000"/>
            <w:sz w:val="24"/>
            <w:szCs w:val="24"/>
            <w:rPrChange w:id="468" w:author="WN" w:date="2020-09-13T17:33:00Z">
              <w:rPr>
                <w:rFonts w:ascii="Times New Roman" w:eastAsia="Times New Roman" w:hAnsi="Times New Roman" w:cs="Times New Roman"/>
                <w:noProof/>
                <w:color w:val="000000"/>
                <w:sz w:val="24"/>
                <w:szCs w:val="24"/>
              </w:rPr>
            </w:rPrChange>
          </w:rPr>
          <w:t>;</w:t>
        </w:r>
      </w:ins>
      <w:ins w:id="469" w:author="WN" w:date="2020-09-13T10:06:00Z">
        <w:r w:rsidR="0079280D" w:rsidRPr="00452837" w:rsidDel="0079280D">
          <w:rPr>
            <w:rFonts w:ascii="Times New Roman" w:eastAsia="Times New Roman" w:hAnsi="Times New Roman" w:cs="Times New Roman"/>
            <w:color w:val="000000"/>
            <w:sz w:val="24"/>
            <w:szCs w:val="24"/>
            <w:rPrChange w:id="470" w:author="WN" w:date="2020-09-13T17:33:00Z">
              <w:rPr>
                <w:rFonts w:ascii="Times New Roman" w:eastAsia="Times New Roman" w:hAnsi="Times New Roman" w:cs="Times New Roman"/>
                <w:noProof/>
                <w:color w:val="000000"/>
                <w:sz w:val="24"/>
                <w:szCs w:val="24"/>
              </w:rPr>
            </w:rPrChange>
          </w:rPr>
          <w:t xml:space="preserve"> </w:t>
        </w:r>
      </w:ins>
      <w:del w:id="471" w:author="WN" w:date="2020-09-13T10:06:00Z">
        <w:r w:rsidR="00606EFE" w:rsidRPr="00452837" w:rsidDel="0079280D">
          <w:rPr>
            <w:rFonts w:ascii="Times New Roman" w:eastAsia="Times New Roman" w:hAnsi="Times New Roman" w:cs="Times New Roman"/>
            <w:color w:val="000000"/>
            <w:sz w:val="24"/>
            <w:szCs w:val="24"/>
            <w:rPrChange w:id="472" w:author="WN" w:date="2020-09-13T17:33:00Z">
              <w:rPr>
                <w:rFonts w:ascii="Times New Roman" w:eastAsia="Times New Roman" w:hAnsi="Times New Roman" w:cs="Times New Roman"/>
                <w:noProof/>
                <w:color w:val="000000"/>
                <w:sz w:val="24"/>
                <w:szCs w:val="24"/>
              </w:rPr>
            </w:rPrChange>
          </w:rPr>
          <w:delText>)</w:delText>
        </w:r>
      </w:del>
      <w:r w:rsidR="00606EFE" w:rsidRPr="00452837">
        <w:rPr>
          <w:rFonts w:ascii="Times New Roman" w:eastAsia="Times New Roman" w:hAnsi="Times New Roman" w:cs="Times New Roman"/>
          <w:color w:val="000000"/>
          <w:sz w:val="24"/>
          <w:szCs w:val="24"/>
        </w:rPr>
        <w:fldChar w:fldCharType="end"/>
      </w:r>
      <w:del w:id="473" w:author="WN" w:date="2020-09-13T10:49:00Z">
        <w:r w:rsidRPr="00452837" w:rsidDel="00DB5E51">
          <w:rPr>
            <w:rFonts w:ascii="Times New Roman" w:eastAsia="Times New Roman" w:hAnsi="Times New Roman" w:cs="Times New Roman"/>
            <w:color w:val="000000"/>
            <w:sz w:val="24"/>
            <w:szCs w:val="24"/>
          </w:rPr>
          <w:delText xml:space="preserve"> </w:delText>
        </w:r>
      </w:del>
      <w:r w:rsidR="00606EFE" w:rsidRPr="00452837">
        <w:rPr>
          <w:rFonts w:ascii="Times New Roman" w:eastAsia="Times New Roman" w:hAnsi="Times New Roman" w:cs="Times New Roman"/>
          <w:color w:val="000000"/>
          <w:sz w:val="24"/>
          <w:szCs w:val="24"/>
        </w:rPr>
        <w:fldChar w:fldCharType="begin" w:fldLock="1"/>
      </w:r>
      <w:r w:rsidR="00606EFE" w:rsidRPr="00452837">
        <w:rPr>
          <w:rFonts w:ascii="Times New Roman" w:eastAsia="Times New Roman" w:hAnsi="Times New Roman" w:cs="Times New Roman"/>
          <w:color w:val="000000"/>
          <w:sz w:val="24"/>
          <w:szCs w:val="24"/>
        </w:rPr>
        <w:instrText>ADDIN CSL_CITATION {"citationItems":[{"id":"ITEM-1","itemData":{"DOI":"10.1094/PDIS-09-16-1248-FE","ISSN":"0191-2917","abstract":"The center of origin of peanut is located in South America, specifically in southeastern Bolivia and northwestern Argentina, where its parental species are found in wild habits. Even though Argentina is only the seventh largest producer of peanut in the world (2% of global production), it is the leading exporter of edible grain and crushed (e.g., flour, butter, and oil) peanut products worldwide. Peanut production was moved to more southern areas of Cordoba in the early 1990s to avoid the consequences of production issues in the northern region. During this migration process, a new disease emerged in commercial plots: peanut smut caused by Thecaphora frezii. Peanut smut was first detected in the northern peanut producing areas in Córdoba Province, and then established on the central region where the main grain processing industries are located. Currently, the prevalence is 100% in Argentinian peanut area. This finding showed evidence that pathogens could also migrate along with peanut production activities and contaminate soil of new production areas.","author":[{"dropping-particle":"","family":"Rago","given":"Alejandro Mario","non-dropping-particle":"","parse-names":false,"suffix":""},{"dropping-particle":"","family":"Cazón","given":"Luis Ignacio","non-dropping-particle":"","parse-names":false,"suffix":""},{"dropping-particle":"","family":"Paredes","given":"Juan Andrés","non-dropping-particle":"","parse-names":false,"suffix":""},{"dropping-particle":"","family":"Molina","given":"Juan Pablo Edwards","non-dropping-particle":"","parse-names":false,"suffix":""},{"dropping-particle":"","family":"Conforto","given":"Erica Cinthia","non-dropping-particle":"","parse-names":false,"suffix":""},{"dropping-particle":"","family":"Bisonard","given":"Eduardo Matías","non-dropping-particle":"","parse-names":false,"suffix":""},{"dropping-particle":"","family":"Oddino","given":"Claudio","non-dropping-particle":"","parse-names":false,"suffix":""}],"container-title":"Plant Disease","id":"ITEM-1","issue":"3","issued":{"date-parts":[["2017","3"]]},"page":"400-408","title":"Peanut Smut: From an Emerging Disease to an Actual Threat to Argentine Peanut Production","type":"article-journal","volume":"101"},"uris":["http://www.mendeley.com/documents/?uuid=3691062a-21d4-4fbc-8e7c-e1726a291423"]}],"mendeley":{"formattedCitation":"(Rago et al., 2017)","plainTextFormattedCitation":"(Rago et al., 2017)","previouslyFormattedCitation":"(Rago et al., 2017)"},"properties":{"noteIndex":0},"schema":"https://github.com/citation-style-language/schema/raw/master/csl-citation.json"}</w:instrText>
      </w:r>
      <w:r w:rsidR="00606EFE" w:rsidRPr="00452837">
        <w:rPr>
          <w:rFonts w:ascii="Times New Roman" w:eastAsia="Times New Roman" w:hAnsi="Times New Roman" w:cs="Times New Roman"/>
          <w:color w:val="000000"/>
          <w:sz w:val="24"/>
          <w:szCs w:val="24"/>
        </w:rPr>
        <w:fldChar w:fldCharType="separate"/>
      </w:r>
      <w:del w:id="474" w:author="WN" w:date="2020-09-13T10:06:00Z">
        <w:r w:rsidR="00606EFE" w:rsidRPr="00452837" w:rsidDel="0079280D">
          <w:rPr>
            <w:rFonts w:ascii="Times New Roman" w:eastAsia="Times New Roman" w:hAnsi="Times New Roman" w:cs="Times New Roman"/>
            <w:color w:val="000000"/>
            <w:sz w:val="24"/>
            <w:szCs w:val="24"/>
            <w:rPrChange w:id="475" w:author="WN" w:date="2020-09-13T17:33:00Z">
              <w:rPr>
                <w:rFonts w:ascii="Times New Roman" w:eastAsia="Times New Roman" w:hAnsi="Times New Roman" w:cs="Times New Roman"/>
                <w:noProof/>
                <w:color w:val="000000"/>
                <w:sz w:val="24"/>
                <w:szCs w:val="24"/>
              </w:rPr>
            </w:rPrChange>
          </w:rPr>
          <w:delText>(</w:delText>
        </w:r>
      </w:del>
      <w:r w:rsidR="00606EFE" w:rsidRPr="00452837">
        <w:rPr>
          <w:rFonts w:ascii="Times New Roman" w:eastAsia="Times New Roman" w:hAnsi="Times New Roman" w:cs="Times New Roman"/>
          <w:color w:val="000000"/>
          <w:sz w:val="24"/>
          <w:szCs w:val="24"/>
          <w:rPrChange w:id="476" w:author="WN" w:date="2020-09-13T17:33:00Z">
            <w:rPr>
              <w:rFonts w:ascii="Times New Roman" w:eastAsia="Times New Roman" w:hAnsi="Times New Roman" w:cs="Times New Roman"/>
              <w:noProof/>
              <w:color w:val="000000"/>
              <w:sz w:val="24"/>
              <w:szCs w:val="24"/>
            </w:rPr>
          </w:rPrChange>
        </w:rPr>
        <w:t>Rago et al., 2017)</w:t>
      </w:r>
      <w:r w:rsidR="00606EFE" w:rsidRPr="00452837">
        <w:rPr>
          <w:rFonts w:ascii="Times New Roman" w:eastAsia="Times New Roman" w:hAnsi="Times New Roman" w:cs="Times New Roman"/>
          <w:color w:val="000000"/>
          <w:sz w:val="24"/>
          <w:szCs w:val="24"/>
        </w:rPr>
        <w:fldChar w:fldCharType="end"/>
      </w:r>
      <w:r w:rsidRPr="00452837">
        <w:rPr>
          <w:rFonts w:ascii="Times New Roman" w:eastAsia="Times New Roman" w:hAnsi="Times New Roman" w:cs="Times New Roman"/>
          <w:color w:val="000000"/>
          <w:sz w:val="24"/>
          <w:szCs w:val="24"/>
        </w:rPr>
        <w:t xml:space="preserve">. Severity was visually estimated using a five-class scale </w:t>
      </w:r>
      <w:r w:rsidR="00162430" w:rsidRPr="00452837">
        <w:rPr>
          <w:rFonts w:ascii="Times New Roman" w:eastAsia="Times New Roman" w:hAnsi="Times New Roman" w:cs="Times New Roman"/>
          <w:color w:val="000000"/>
          <w:sz w:val="24"/>
          <w:szCs w:val="24"/>
        </w:rPr>
        <w:fldChar w:fldCharType="begin" w:fldLock="1"/>
      </w:r>
      <w:r w:rsidR="00652FF8" w:rsidRPr="00452837">
        <w:rPr>
          <w:rFonts w:ascii="Times New Roman" w:eastAsia="Times New Roman" w:hAnsi="Times New Roman" w:cs="Times New Roman"/>
          <w:color w:val="000000"/>
          <w:sz w:val="24"/>
          <w:szCs w:val="24"/>
        </w:rPr>
        <w:instrText>ADDIN CSL_CITATION {"citationItems":[{"id":"ITEM-1","itemData":{"author":[{"dropping-particle":"","family":"Astiz Gasso","given":"Monica","non-dropping-particle":"","parse-names":false,"suffix":""},{"dropping-particle":"","family":"Leis","given":"R","non-dropping-particle":"","parse-names":false,"suffix":""},{"dropping-particle":"","family":"Marinelli","given":"Adriana","non-dropping-particle":"","parse-names":false,"suffix":""}],"container-title":"1° Congreso Argentino de Fitopatología","id":"ITEM-1","issued":{"date-parts":[["2008"]]},"page":"161","title":"Evaluación de incidencia y severidad del carbón de maní (Thecaphora frezii) en infecciones artificiales, sobre cultivares comerciales de maní","type":"chapter"},"uris":["http://www.mendeley.com/documents/?uuid=58450856-a788-438e-bee4-ec3205aaa53a"]}],"mendeley":{"formattedCitation":"(Astiz Gasso et al., 2008)","plainTextFormattedCitation":"(Astiz Gasso et al., 2008)","previouslyFormattedCitation":"(Astiz Gasso et al., 2008)"},"properties":{"noteIndex":0},"schema":"https://github.com/citation-style-language/schema/raw/master/csl-citation.json"}</w:instrText>
      </w:r>
      <w:r w:rsidR="00162430" w:rsidRPr="00452837">
        <w:rPr>
          <w:rFonts w:ascii="Times New Roman" w:eastAsia="Times New Roman" w:hAnsi="Times New Roman" w:cs="Times New Roman"/>
          <w:color w:val="000000"/>
          <w:sz w:val="24"/>
          <w:szCs w:val="24"/>
        </w:rPr>
        <w:fldChar w:fldCharType="separate"/>
      </w:r>
      <w:r w:rsidR="00162430" w:rsidRPr="00452837">
        <w:rPr>
          <w:rFonts w:ascii="Times New Roman" w:eastAsia="Times New Roman" w:hAnsi="Times New Roman" w:cs="Times New Roman"/>
          <w:color w:val="000000"/>
          <w:sz w:val="24"/>
          <w:szCs w:val="24"/>
          <w:rPrChange w:id="477" w:author="WN" w:date="2020-09-13T17:33:00Z">
            <w:rPr>
              <w:rFonts w:ascii="Times New Roman" w:eastAsia="Times New Roman" w:hAnsi="Times New Roman" w:cs="Times New Roman"/>
              <w:noProof/>
              <w:color w:val="000000"/>
              <w:sz w:val="24"/>
              <w:szCs w:val="24"/>
            </w:rPr>
          </w:rPrChange>
        </w:rPr>
        <w:t>(Astiz Gasso et al., 2008)</w:t>
      </w:r>
      <w:r w:rsidR="00162430" w:rsidRPr="00452837">
        <w:rPr>
          <w:rFonts w:ascii="Times New Roman" w:eastAsia="Times New Roman" w:hAnsi="Times New Roman" w:cs="Times New Roman"/>
          <w:color w:val="000000"/>
          <w:sz w:val="24"/>
          <w:szCs w:val="24"/>
        </w:rPr>
        <w:fldChar w:fldCharType="end"/>
      </w:r>
      <w:r w:rsidRPr="00452837">
        <w:rPr>
          <w:rFonts w:ascii="Times New Roman" w:eastAsia="Times New Roman" w:hAnsi="Times New Roman" w:cs="Times New Roman"/>
          <w:color w:val="000000"/>
          <w:sz w:val="24"/>
          <w:szCs w:val="24"/>
        </w:rPr>
        <w:t xml:space="preserve"> which </w:t>
      </w:r>
      <w:bookmarkStart w:id="478" w:name="_Hlk48474339"/>
      <w:r w:rsidRPr="00452837">
        <w:rPr>
          <w:rFonts w:ascii="Times New Roman" w:eastAsia="Times New Roman" w:hAnsi="Times New Roman" w:cs="Times New Roman"/>
          <w:color w:val="000000"/>
          <w:sz w:val="24"/>
          <w:szCs w:val="24"/>
        </w:rPr>
        <w:t>take</w:t>
      </w:r>
      <w:r w:rsidR="00300504" w:rsidRPr="00452837">
        <w:rPr>
          <w:rFonts w:ascii="Times New Roman" w:eastAsia="Times New Roman" w:hAnsi="Times New Roman" w:cs="Times New Roman"/>
          <w:color w:val="000000"/>
          <w:sz w:val="24"/>
          <w:szCs w:val="24"/>
        </w:rPr>
        <w:t>s</w:t>
      </w:r>
      <w:r w:rsidRPr="00452837">
        <w:rPr>
          <w:rFonts w:ascii="Times New Roman" w:eastAsia="Times New Roman" w:hAnsi="Times New Roman" w:cs="Times New Roman"/>
          <w:color w:val="000000"/>
          <w:sz w:val="24"/>
          <w:szCs w:val="24"/>
        </w:rPr>
        <w:t xml:space="preserve"> </w:t>
      </w:r>
      <w:bookmarkEnd w:id="478"/>
      <w:r w:rsidRPr="00452837">
        <w:rPr>
          <w:rFonts w:ascii="Times New Roman" w:eastAsia="Times New Roman" w:hAnsi="Times New Roman" w:cs="Times New Roman"/>
          <w:color w:val="000000"/>
          <w:sz w:val="24"/>
          <w:szCs w:val="24"/>
        </w:rPr>
        <w:t>into account both grains</w:t>
      </w:r>
      <w:ins w:id="479" w:author="WN" w:date="2020-09-13T10:07:00Z">
        <w:r w:rsidR="0079280D" w:rsidRPr="00452837">
          <w:rPr>
            <w:rFonts w:ascii="Times New Roman" w:eastAsia="Times New Roman" w:hAnsi="Times New Roman" w:cs="Times New Roman"/>
            <w:color w:val="000000"/>
            <w:sz w:val="24"/>
            <w:szCs w:val="24"/>
          </w:rPr>
          <w:t>’</w:t>
        </w:r>
      </w:ins>
      <w:r w:rsidRPr="00452837">
        <w:rPr>
          <w:rFonts w:ascii="Times New Roman" w:eastAsia="Times New Roman" w:hAnsi="Times New Roman" w:cs="Times New Roman"/>
          <w:color w:val="000000"/>
          <w:sz w:val="24"/>
          <w:szCs w:val="24"/>
        </w:rPr>
        <w:t xml:space="preserve"> </w:t>
      </w:r>
      <w:r w:rsidR="00C96DC0" w:rsidRPr="00452837">
        <w:rPr>
          <w:rFonts w:ascii="Times New Roman" w:eastAsia="Times New Roman" w:hAnsi="Times New Roman" w:cs="Times New Roman"/>
          <w:color w:val="000000"/>
          <w:sz w:val="24"/>
          <w:szCs w:val="24"/>
        </w:rPr>
        <w:t xml:space="preserve">disease </w:t>
      </w:r>
      <w:r w:rsidRPr="00452837">
        <w:rPr>
          <w:rFonts w:ascii="Times New Roman" w:eastAsia="Times New Roman" w:hAnsi="Times New Roman" w:cs="Times New Roman"/>
          <w:color w:val="000000"/>
          <w:sz w:val="24"/>
          <w:szCs w:val="24"/>
        </w:rPr>
        <w:t>status within the pod</w:t>
      </w:r>
      <w:r w:rsidR="00F67F38" w:rsidRPr="00452837">
        <w:rPr>
          <w:rFonts w:ascii="Times New Roman" w:eastAsia="Times New Roman" w:hAnsi="Times New Roman" w:cs="Times New Roman"/>
          <w:color w:val="000000"/>
          <w:sz w:val="24"/>
          <w:szCs w:val="24"/>
        </w:rPr>
        <w:t xml:space="preserve"> (Figure </w:t>
      </w:r>
      <w:r w:rsidR="007E2063" w:rsidRPr="00452837">
        <w:rPr>
          <w:rFonts w:ascii="Times New Roman" w:eastAsia="Times New Roman" w:hAnsi="Times New Roman" w:cs="Times New Roman"/>
          <w:color w:val="000000"/>
          <w:sz w:val="24"/>
          <w:szCs w:val="24"/>
        </w:rPr>
        <w:t>1</w:t>
      </w:r>
      <w:r w:rsidR="00F67F38" w:rsidRPr="00452837">
        <w:rPr>
          <w:rFonts w:ascii="Times New Roman" w:eastAsia="Times New Roman" w:hAnsi="Times New Roman" w:cs="Times New Roman"/>
          <w:color w:val="000000"/>
          <w:sz w:val="24"/>
          <w:szCs w:val="24"/>
        </w:rPr>
        <w:t>)</w:t>
      </w:r>
      <w:r w:rsidRPr="00452837">
        <w:rPr>
          <w:rFonts w:ascii="Times New Roman" w:eastAsia="Times New Roman" w:hAnsi="Times New Roman" w:cs="Times New Roman"/>
          <w:color w:val="000000"/>
          <w:sz w:val="24"/>
          <w:szCs w:val="24"/>
        </w:rPr>
        <w:t>. Disease assessment in the field plot</w:t>
      </w:r>
      <w:del w:id="480" w:author="WN" w:date="2020-09-13T10:06:00Z">
        <w:r w:rsidRPr="00452837" w:rsidDel="0079280D">
          <w:rPr>
            <w:rFonts w:ascii="Times New Roman" w:eastAsia="Times New Roman" w:hAnsi="Times New Roman" w:cs="Times New Roman"/>
            <w:color w:val="000000"/>
            <w:sz w:val="24"/>
            <w:szCs w:val="24"/>
          </w:rPr>
          <w:delText>s</w:delText>
        </w:r>
      </w:del>
      <w:r w:rsidRPr="00452837">
        <w:rPr>
          <w:rFonts w:ascii="Times New Roman" w:eastAsia="Times New Roman" w:hAnsi="Times New Roman" w:cs="Times New Roman"/>
          <w:color w:val="000000"/>
          <w:sz w:val="24"/>
          <w:szCs w:val="24"/>
        </w:rPr>
        <w:t xml:space="preserve"> experiment was performed by collecting 1 m² from the two central grooves of each plot (and all pods produced in that area were evaluated) and </w:t>
      </w:r>
      <w:r w:rsidR="008024FA" w:rsidRPr="00452837">
        <w:rPr>
          <w:rFonts w:ascii="Times New Roman" w:eastAsia="Times New Roman" w:hAnsi="Times New Roman" w:cs="Times New Roman"/>
          <w:color w:val="000000"/>
          <w:sz w:val="24"/>
          <w:szCs w:val="24"/>
        </w:rPr>
        <w:t>in the pot</w:t>
      </w:r>
      <w:del w:id="481" w:author="WN" w:date="2020-09-13T10:06:00Z">
        <w:r w:rsidR="008024FA" w:rsidRPr="00452837" w:rsidDel="0079280D">
          <w:rPr>
            <w:rFonts w:ascii="Times New Roman" w:eastAsia="Times New Roman" w:hAnsi="Times New Roman" w:cs="Times New Roman"/>
            <w:color w:val="000000"/>
            <w:sz w:val="24"/>
            <w:szCs w:val="24"/>
          </w:rPr>
          <w:delText>s</w:delText>
        </w:r>
      </w:del>
      <w:r w:rsidR="008024FA" w:rsidRPr="00452837">
        <w:rPr>
          <w:rFonts w:ascii="Times New Roman" w:eastAsia="Times New Roman" w:hAnsi="Times New Roman" w:cs="Times New Roman"/>
          <w:color w:val="000000"/>
          <w:sz w:val="24"/>
          <w:szCs w:val="24"/>
        </w:rPr>
        <w:t xml:space="preserve"> experiment</w:t>
      </w:r>
      <w:ins w:id="482" w:author="WN" w:date="2020-09-13T10:06:00Z">
        <w:r w:rsidR="0079280D" w:rsidRPr="00452837">
          <w:rPr>
            <w:rFonts w:ascii="Times New Roman" w:eastAsia="Times New Roman" w:hAnsi="Times New Roman" w:cs="Times New Roman"/>
            <w:color w:val="000000"/>
            <w:sz w:val="24"/>
            <w:szCs w:val="24"/>
          </w:rPr>
          <w:t>,</w:t>
        </w:r>
      </w:ins>
      <w:r w:rsidR="008024FA" w:rsidRPr="00452837">
        <w:rPr>
          <w:rFonts w:ascii="Times New Roman" w:eastAsia="Times New Roman" w:hAnsi="Times New Roman" w:cs="Times New Roman"/>
          <w:color w:val="000000"/>
          <w:sz w:val="24"/>
          <w:szCs w:val="24"/>
        </w:rPr>
        <w:t xml:space="preserve"> </w:t>
      </w:r>
      <w:r w:rsidRPr="00452837">
        <w:rPr>
          <w:rFonts w:ascii="Times New Roman" w:eastAsia="Times New Roman" w:hAnsi="Times New Roman" w:cs="Times New Roman"/>
          <w:color w:val="000000"/>
          <w:sz w:val="24"/>
          <w:szCs w:val="24"/>
        </w:rPr>
        <w:t>all the pods contained in the pots were evaluated.</w:t>
      </w:r>
    </w:p>
    <w:p w14:paraId="3478CA12" w14:textId="045CE1A9" w:rsidR="00654173" w:rsidRPr="00452837" w:rsidDel="00DB2637" w:rsidRDefault="007E2063">
      <w:pPr>
        <w:spacing w:line="480" w:lineRule="auto"/>
        <w:ind w:firstLine="700"/>
        <w:jc w:val="center"/>
        <w:rPr>
          <w:del w:id="483" w:author="Paredes, Juan A." w:date="2020-09-09T10:27:00Z"/>
          <w:rFonts w:ascii="Times New Roman" w:eastAsia="Times New Roman" w:hAnsi="Times New Roman" w:cs="Times New Roman"/>
          <w:sz w:val="24"/>
          <w:szCs w:val="24"/>
        </w:rPr>
      </w:pPr>
      <w:del w:id="484" w:author="Paredes, Juan A." w:date="2020-09-09T10:27:00Z">
        <w:r w:rsidRPr="00452837" w:rsidDel="00DB2637">
          <w:rPr>
            <w:color w:val="000000"/>
            <w:bdr w:val="none" w:sz="0" w:space="0" w:color="auto" w:frame="1"/>
            <w:rPrChange w:id="485" w:author="WN" w:date="2020-09-13T17:33:00Z">
              <w:rPr>
                <w:noProof/>
                <w:color w:val="000000"/>
                <w:bdr w:val="none" w:sz="0" w:space="0" w:color="auto" w:frame="1"/>
              </w:rPr>
            </w:rPrChange>
          </w:rPr>
          <w:drawing>
            <wp:anchor distT="0" distB="0" distL="114300" distR="114300" simplePos="0" relativeHeight="251658240" behindDoc="0" locked="0" layoutInCell="1" allowOverlap="1" wp14:anchorId="7D0B1821" wp14:editId="202843C9">
              <wp:simplePos x="0" y="0"/>
              <wp:positionH relativeFrom="column">
                <wp:posOffset>441960</wp:posOffset>
              </wp:positionH>
              <wp:positionV relativeFrom="paragraph">
                <wp:posOffset>0</wp:posOffset>
              </wp:positionV>
              <wp:extent cx="5730240" cy="266700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667000"/>
                      </a:xfrm>
                      <a:prstGeom prst="rect">
                        <a:avLst/>
                      </a:prstGeom>
                      <a:noFill/>
                      <a:ln>
                        <a:noFill/>
                      </a:ln>
                    </pic:spPr>
                  </pic:pic>
                </a:graphicData>
              </a:graphic>
            </wp:anchor>
          </w:drawing>
        </w:r>
      </w:del>
    </w:p>
    <w:p w14:paraId="418A0F3C" w14:textId="3918BAB1" w:rsidR="007E2063" w:rsidRPr="00452837" w:rsidDel="00DB2637" w:rsidRDefault="007E2063">
      <w:pPr>
        <w:spacing w:line="480" w:lineRule="auto"/>
        <w:ind w:firstLine="700"/>
        <w:jc w:val="center"/>
        <w:rPr>
          <w:del w:id="486" w:author="Paredes, Juan A." w:date="2020-09-09T10:27:00Z"/>
          <w:rFonts w:ascii="Times New Roman" w:eastAsia="Times New Roman" w:hAnsi="Times New Roman" w:cs="Times New Roman"/>
          <w:color w:val="000000"/>
          <w:lang w:eastAsia="es-ES"/>
        </w:rPr>
        <w:pPrChange w:id="487" w:author="Paredes, Juan A." w:date="2020-09-09T10:27:00Z">
          <w:pPr>
            <w:spacing w:line="480" w:lineRule="auto"/>
            <w:jc w:val="both"/>
          </w:pPr>
        </w:pPrChange>
      </w:pPr>
      <w:del w:id="488" w:author="Paredes, Juan A." w:date="2020-09-09T10:27:00Z">
        <w:r w:rsidRPr="00452837" w:rsidDel="00DB2637">
          <w:rPr>
            <w:rFonts w:ascii="Times New Roman" w:eastAsia="Times New Roman" w:hAnsi="Times New Roman" w:cs="Times New Roman"/>
            <w:color w:val="000000"/>
            <w:lang w:eastAsia="es-ES"/>
          </w:rPr>
          <w:delText xml:space="preserve">Figure 1. </w:delText>
        </w:r>
        <w:r w:rsidR="00452FE3" w:rsidRPr="00452837" w:rsidDel="00DB2637">
          <w:rPr>
            <w:rFonts w:ascii="Times New Roman" w:eastAsia="Times New Roman" w:hAnsi="Times New Roman" w:cs="Times New Roman"/>
            <w:color w:val="000000"/>
            <w:lang w:eastAsia="es-ES"/>
          </w:rPr>
          <w:delText>Five-class severity</w:delText>
        </w:r>
        <w:r w:rsidRPr="00452837" w:rsidDel="00DB2637">
          <w:rPr>
            <w:rFonts w:ascii="Times New Roman" w:eastAsia="Times New Roman" w:hAnsi="Times New Roman" w:cs="Times New Roman"/>
            <w:color w:val="000000"/>
            <w:lang w:eastAsia="es-ES"/>
          </w:rPr>
          <w:delText xml:space="preserve"> scale for peanut smut, where: 0 = both healthy kernels</w:delText>
        </w:r>
        <w:r w:rsidR="00D12C8B" w:rsidRPr="00452837" w:rsidDel="00DB2637">
          <w:rPr>
            <w:rFonts w:ascii="Times New Roman" w:eastAsia="Times New Roman" w:hAnsi="Times New Roman" w:cs="Times New Roman"/>
            <w:color w:val="000000"/>
            <w:lang w:eastAsia="es-ES"/>
          </w:rPr>
          <w:delText>;</w:delText>
        </w:r>
        <w:r w:rsidRPr="00452837" w:rsidDel="00DB2637">
          <w:rPr>
            <w:rFonts w:ascii="Times New Roman" w:eastAsia="Times New Roman" w:hAnsi="Times New Roman" w:cs="Times New Roman"/>
            <w:color w:val="000000"/>
            <w:lang w:eastAsia="es-ES"/>
          </w:rPr>
          <w:delText xml:space="preserve"> 1 = presence of a small sorus in single kernel</w:delText>
        </w:r>
        <w:r w:rsidR="00B26E01" w:rsidRPr="00452837" w:rsidDel="00DB2637">
          <w:rPr>
            <w:rFonts w:ascii="Times New Roman" w:eastAsia="Times New Roman" w:hAnsi="Times New Roman" w:cs="Times New Roman"/>
            <w:color w:val="000000"/>
            <w:lang w:eastAsia="es-ES"/>
          </w:rPr>
          <w:delText>;</w:delText>
        </w:r>
        <w:r w:rsidRPr="00452837" w:rsidDel="00DB2637">
          <w:rPr>
            <w:rFonts w:ascii="Times New Roman" w:eastAsia="Times New Roman" w:hAnsi="Times New Roman" w:cs="Times New Roman"/>
            <w:color w:val="000000"/>
            <w:lang w:eastAsia="es-ES"/>
          </w:rPr>
          <w:delText xml:space="preserve"> 2 = at least one kernel with half area affected</w:delText>
        </w:r>
        <w:r w:rsidR="00B26E01" w:rsidRPr="00452837" w:rsidDel="00DB2637">
          <w:rPr>
            <w:rFonts w:ascii="Times New Roman" w:eastAsia="Times New Roman" w:hAnsi="Times New Roman" w:cs="Times New Roman"/>
            <w:color w:val="000000"/>
            <w:lang w:eastAsia="es-ES"/>
          </w:rPr>
          <w:delText>;</w:delText>
        </w:r>
        <w:r w:rsidRPr="00452837" w:rsidDel="00DB2637">
          <w:rPr>
            <w:rFonts w:ascii="Times New Roman" w:eastAsia="Times New Roman" w:hAnsi="Times New Roman" w:cs="Times New Roman"/>
            <w:color w:val="000000"/>
            <w:lang w:eastAsia="es-ES"/>
          </w:rPr>
          <w:delText xml:space="preserve"> 3 = deformed pod, with one single kernel completely smutted</w:delText>
        </w:r>
        <w:r w:rsidR="00B26E01" w:rsidRPr="00452837" w:rsidDel="00DB2637">
          <w:rPr>
            <w:rFonts w:ascii="Times New Roman" w:eastAsia="Times New Roman" w:hAnsi="Times New Roman" w:cs="Times New Roman"/>
            <w:color w:val="000000"/>
            <w:lang w:eastAsia="es-ES"/>
          </w:rPr>
          <w:delText>;</w:delText>
        </w:r>
        <w:r w:rsidRPr="00452837" w:rsidDel="00DB2637">
          <w:rPr>
            <w:rFonts w:ascii="Times New Roman" w:eastAsia="Times New Roman" w:hAnsi="Times New Roman" w:cs="Times New Roman"/>
            <w:color w:val="000000"/>
            <w:lang w:eastAsia="es-ES"/>
          </w:rPr>
          <w:delText xml:space="preserve"> 4 = deformed pod with two kernels completely smutted</w:delText>
        </w:r>
      </w:del>
    </w:p>
    <w:p w14:paraId="13E42E30" w14:textId="77777777" w:rsidR="008024FA" w:rsidRPr="00452837" w:rsidRDefault="008024FA">
      <w:pPr>
        <w:spacing w:line="480" w:lineRule="auto"/>
        <w:ind w:firstLine="700"/>
        <w:jc w:val="center"/>
        <w:rPr>
          <w:rFonts w:ascii="Times New Roman" w:eastAsia="Times New Roman" w:hAnsi="Times New Roman" w:cs="Times New Roman"/>
          <w:color w:val="000000"/>
          <w:sz w:val="24"/>
          <w:szCs w:val="24"/>
        </w:rPr>
        <w:pPrChange w:id="489" w:author="Paredes, Juan A." w:date="2020-09-09T10:27:00Z">
          <w:pPr>
            <w:spacing w:line="480" w:lineRule="auto"/>
            <w:ind w:firstLine="700"/>
            <w:jc w:val="both"/>
          </w:pPr>
        </w:pPrChange>
      </w:pPr>
    </w:p>
    <w:p w14:paraId="773C6B18" w14:textId="1D5FF203" w:rsidR="000732BE" w:rsidRPr="00452837" w:rsidRDefault="000732BE" w:rsidP="007E2063">
      <w:pPr>
        <w:spacing w:line="480" w:lineRule="auto"/>
        <w:ind w:firstLine="700"/>
        <w:jc w:val="both"/>
        <w:rPr>
          <w:rFonts w:ascii="Times New Roman" w:eastAsia="Times New Roman" w:hAnsi="Times New Roman" w:cs="Times New Roman"/>
          <w:sz w:val="24"/>
          <w:szCs w:val="24"/>
        </w:rPr>
      </w:pPr>
      <w:r w:rsidRPr="00452837">
        <w:rPr>
          <w:rFonts w:ascii="Times New Roman" w:eastAsia="Times New Roman" w:hAnsi="Times New Roman" w:cs="Times New Roman"/>
          <w:color w:val="000000"/>
          <w:sz w:val="24"/>
          <w:szCs w:val="24"/>
        </w:rPr>
        <w:t>For the purposes of this analysis, we used the proportion of severely damaged pods (SDP, disease class 3 and 4) as the response variable</w:t>
      </w:r>
      <w:bookmarkStart w:id="490" w:name="_Hlk37828714"/>
      <w:r w:rsidRPr="00452837">
        <w:rPr>
          <w:rFonts w:ascii="Times New Roman" w:eastAsia="Times New Roman" w:hAnsi="Times New Roman" w:cs="Times New Roman"/>
          <w:color w:val="000000"/>
          <w:sz w:val="24"/>
          <w:szCs w:val="24"/>
        </w:rPr>
        <w:t>.</w:t>
      </w:r>
      <w:r w:rsidR="00B62752" w:rsidRPr="00452837">
        <w:t xml:space="preserve"> </w:t>
      </w:r>
      <w:bookmarkStart w:id="491" w:name="_Hlk48892769"/>
      <w:r w:rsidR="00D21729" w:rsidRPr="00452837">
        <w:rPr>
          <w:rFonts w:ascii="Times New Roman" w:eastAsia="Times New Roman" w:hAnsi="Times New Roman" w:cs="Times New Roman"/>
          <w:color w:val="000000"/>
          <w:sz w:val="24"/>
          <w:szCs w:val="24"/>
        </w:rPr>
        <w:t xml:space="preserve">Disease in these classes is considered </w:t>
      </w:r>
      <w:r w:rsidR="00300504" w:rsidRPr="00452837">
        <w:rPr>
          <w:rFonts w:ascii="Times New Roman" w:eastAsia="Times New Roman" w:hAnsi="Times New Roman" w:cs="Times New Roman"/>
          <w:color w:val="000000"/>
          <w:sz w:val="24"/>
          <w:szCs w:val="24"/>
        </w:rPr>
        <w:t xml:space="preserve">to have </w:t>
      </w:r>
      <w:ins w:id="492" w:author="WN" w:date="2020-09-13T10:07:00Z">
        <w:r w:rsidR="0079280D" w:rsidRPr="00452837">
          <w:rPr>
            <w:rFonts w:ascii="Times New Roman" w:eastAsia="Times New Roman" w:hAnsi="Times New Roman" w:cs="Times New Roman"/>
            <w:color w:val="000000"/>
            <w:sz w:val="24"/>
            <w:szCs w:val="24"/>
          </w:rPr>
          <w:t xml:space="preserve">an </w:t>
        </w:r>
      </w:ins>
      <w:r w:rsidR="00300504" w:rsidRPr="00452837">
        <w:rPr>
          <w:rFonts w:ascii="Times New Roman" w:eastAsia="Times New Roman" w:hAnsi="Times New Roman" w:cs="Times New Roman"/>
          <w:color w:val="000000"/>
          <w:sz w:val="24"/>
          <w:szCs w:val="24"/>
        </w:rPr>
        <w:t>impact</w:t>
      </w:r>
      <w:r w:rsidR="00B62752" w:rsidRPr="00452837">
        <w:rPr>
          <w:rFonts w:ascii="Times New Roman" w:eastAsia="Times New Roman" w:hAnsi="Times New Roman" w:cs="Times New Roman"/>
          <w:color w:val="000000"/>
          <w:sz w:val="24"/>
          <w:szCs w:val="24"/>
        </w:rPr>
        <w:t xml:space="preserve"> </w:t>
      </w:r>
      <w:ins w:id="493" w:author="WN" w:date="2020-09-13T10:07:00Z">
        <w:r w:rsidR="0079280D" w:rsidRPr="00452837">
          <w:rPr>
            <w:rFonts w:ascii="Times New Roman" w:eastAsia="Times New Roman" w:hAnsi="Times New Roman" w:cs="Times New Roman"/>
            <w:color w:val="000000"/>
            <w:sz w:val="24"/>
            <w:szCs w:val="24"/>
          </w:rPr>
          <w:t>o</w:t>
        </w:r>
      </w:ins>
      <w:del w:id="494" w:author="WN" w:date="2020-09-13T10:07:00Z">
        <w:r w:rsidR="00B62752" w:rsidRPr="00452837" w:rsidDel="0079280D">
          <w:rPr>
            <w:rFonts w:ascii="Times New Roman" w:eastAsia="Times New Roman" w:hAnsi="Times New Roman" w:cs="Times New Roman"/>
            <w:color w:val="000000"/>
            <w:sz w:val="24"/>
            <w:szCs w:val="24"/>
          </w:rPr>
          <w:delText>i</w:delText>
        </w:r>
      </w:del>
      <w:r w:rsidR="00B62752" w:rsidRPr="00452837">
        <w:rPr>
          <w:rFonts w:ascii="Times New Roman" w:eastAsia="Times New Roman" w:hAnsi="Times New Roman" w:cs="Times New Roman"/>
          <w:color w:val="000000"/>
          <w:sz w:val="24"/>
          <w:szCs w:val="24"/>
        </w:rPr>
        <w:t>n inoculum increase as they are lost at harvest and produce</w:t>
      </w:r>
      <w:del w:id="495" w:author="WN" w:date="2020-09-13T17:21:00Z">
        <w:r w:rsidR="00B62752" w:rsidRPr="00452837" w:rsidDel="002A0A44">
          <w:rPr>
            <w:rFonts w:ascii="Times New Roman" w:eastAsia="Times New Roman" w:hAnsi="Times New Roman" w:cs="Times New Roman"/>
            <w:color w:val="000000"/>
            <w:sz w:val="24"/>
            <w:szCs w:val="24"/>
          </w:rPr>
          <w:delText>s</w:delText>
        </w:r>
      </w:del>
      <w:r w:rsidR="00B62752" w:rsidRPr="00452837">
        <w:rPr>
          <w:rFonts w:ascii="Times New Roman" w:eastAsia="Times New Roman" w:hAnsi="Times New Roman" w:cs="Times New Roman"/>
          <w:color w:val="000000"/>
          <w:sz w:val="24"/>
          <w:szCs w:val="24"/>
        </w:rPr>
        <w:t xml:space="preserve"> </w:t>
      </w:r>
      <w:ins w:id="496" w:author="WN" w:date="2020-09-13T17:21:00Z">
        <w:r w:rsidR="002A0A44" w:rsidRPr="00452837">
          <w:rPr>
            <w:rFonts w:ascii="Times New Roman" w:eastAsia="Times New Roman" w:hAnsi="Times New Roman" w:cs="Times New Roman"/>
            <w:color w:val="000000"/>
            <w:sz w:val="24"/>
            <w:szCs w:val="24"/>
          </w:rPr>
          <w:t>is</w:t>
        </w:r>
      </w:ins>
      <w:del w:id="497" w:author="WN" w:date="2020-09-13T17:21:00Z">
        <w:r w:rsidR="00B62752" w:rsidRPr="00452837" w:rsidDel="002A0A44">
          <w:rPr>
            <w:rFonts w:ascii="Times New Roman" w:eastAsia="Times New Roman" w:hAnsi="Times New Roman" w:cs="Times New Roman"/>
            <w:color w:val="000000"/>
            <w:sz w:val="24"/>
            <w:szCs w:val="24"/>
          </w:rPr>
          <w:delText>are</w:delText>
        </w:r>
      </w:del>
      <w:r w:rsidR="00B62752" w:rsidRPr="00452837">
        <w:rPr>
          <w:rFonts w:ascii="Times New Roman" w:eastAsia="Times New Roman" w:hAnsi="Times New Roman" w:cs="Times New Roman"/>
          <w:color w:val="000000"/>
          <w:sz w:val="24"/>
          <w:szCs w:val="24"/>
        </w:rPr>
        <w:t xml:space="preserve"> discarded by the industry because of quality issues </w:t>
      </w:r>
      <w:r w:rsidRPr="00452837">
        <w:rPr>
          <w:rFonts w:ascii="Times New Roman" w:eastAsia="Times New Roman" w:hAnsi="Times New Roman" w:cs="Times New Roman"/>
          <w:color w:val="000000"/>
          <w:sz w:val="24"/>
          <w:szCs w:val="24"/>
        </w:rPr>
        <w:t>(Morichetti S. personal communication)</w:t>
      </w:r>
      <w:bookmarkEnd w:id="491"/>
      <w:r w:rsidRPr="00452837">
        <w:rPr>
          <w:rFonts w:ascii="Times New Roman" w:eastAsia="Times New Roman" w:hAnsi="Times New Roman" w:cs="Times New Roman"/>
          <w:color w:val="000000"/>
          <w:sz w:val="24"/>
          <w:szCs w:val="24"/>
        </w:rPr>
        <w:t>. SDP was calculated as:</w:t>
      </w:r>
    </w:p>
    <w:bookmarkEnd w:id="490"/>
    <w:p w14:paraId="63E57FB6" w14:textId="28EB32D9" w:rsidR="000732BE" w:rsidRPr="00452837" w:rsidRDefault="000732BE" w:rsidP="007E2063">
      <w:pPr>
        <w:spacing w:line="480" w:lineRule="auto"/>
        <w:jc w:val="both"/>
        <w:rPr>
          <w:rFonts w:ascii="Times New Roman" w:eastAsia="Times New Roman" w:hAnsi="Times New Roman" w:cs="Times New Roman"/>
          <w:sz w:val="24"/>
          <w:szCs w:val="24"/>
        </w:rPr>
      </w:pPr>
      <w:r w:rsidRPr="00452837">
        <w:rPr>
          <w:rFonts w:ascii="Times New Roman" w:eastAsia="Times New Roman" w:hAnsi="Times New Roman" w:cs="Times New Roman"/>
          <w:color w:val="000000"/>
          <w:sz w:val="24"/>
          <w:szCs w:val="24"/>
        </w:rPr>
        <w:t>SDP = (n</w:t>
      </w:r>
      <w:r w:rsidRPr="00452837">
        <w:rPr>
          <w:rFonts w:ascii="Times New Roman" w:eastAsia="Times New Roman" w:hAnsi="Times New Roman" w:cs="Times New Roman"/>
          <w:color w:val="000000"/>
          <w:sz w:val="24"/>
          <w:szCs w:val="24"/>
          <w:vertAlign w:val="subscript"/>
        </w:rPr>
        <w:t>3</w:t>
      </w:r>
      <w:r w:rsidRPr="00452837">
        <w:rPr>
          <w:rFonts w:ascii="Times New Roman" w:eastAsia="Times New Roman" w:hAnsi="Times New Roman" w:cs="Times New Roman"/>
          <w:color w:val="000000"/>
          <w:sz w:val="24"/>
          <w:szCs w:val="24"/>
        </w:rPr>
        <w:t xml:space="preserve"> + n</w:t>
      </w:r>
      <w:r w:rsidRPr="00452837">
        <w:rPr>
          <w:rFonts w:ascii="Times New Roman" w:eastAsia="Times New Roman" w:hAnsi="Times New Roman" w:cs="Times New Roman"/>
          <w:color w:val="000000"/>
          <w:sz w:val="24"/>
          <w:szCs w:val="24"/>
          <w:vertAlign w:val="subscript"/>
        </w:rPr>
        <w:t>4</w:t>
      </w:r>
      <w:del w:id="498" w:author="WN" w:date="2020-09-13T10:49:00Z">
        <w:r w:rsidRPr="00452837" w:rsidDel="00DB5E51">
          <w:rPr>
            <w:rFonts w:ascii="Times New Roman" w:eastAsia="Times New Roman" w:hAnsi="Times New Roman" w:cs="Times New Roman"/>
            <w:color w:val="000000"/>
            <w:sz w:val="24"/>
            <w:szCs w:val="24"/>
          </w:rPr>
          <w:delText xml:space="preserve"> </w:delText>
        </w:r>
      </w:del>
      <w:r w:rsidRPr="00452837">
        <w:rPr>
          <w:rFonts w:ascii="Times New Roman" w:eastAsia="Times New Roman" w:hAnsi="Times New Roman" w:cs="Times New Roman"/>
          <w:color w:val="000000"/>
          <w:sz w:val="24"/>
          <w:szCs w:val="24"/>
        </w:rPr>
        <w:t xml:space="preserve">) / N           </w:t>
      </w:r>
      <w:r w:rsidRPr="00452837">
        <w:rPr>
          <w:rFonts w:ascii="Times New Roman" w:eastAsia="Times New Roman" w:hAnsi="Times New Roman" w:cs="Times New Roman"/>
          <w:color w:val="000000"/>
          <w:sz w:val="24"/>
          <w:szCs w:val="24"/>
        </w:rPr>
        <w:tab/>
        <w:t xml:space="preserve"> (</w:t>
      </w:r>
      <w:r w:rsidR="00F470F4" w:rsidRPr="00452837">
        <w:rPr>
          <w:rFonts w:ascii="Times New Roman" w:eastAsia="Times New Roman" w:hAnsi="Times New Roman" w:cs="Times New Roman"/>
          <w:color w:val="000000"/>
          <w:sz w:val="24"/>
          <w:szCs w:val="24"/>
        </w:rPr>
        <w:t>2</w:t>
      </w:r>
      <w:r w:rsidRPr="00452837">
        <w:rPr>
          <w:rFonts w:ascii="Times New Roman" w:eastAsia="Times New Roman" w:hAnsi="Times New Roman" w:cs="Times New Roman"/>
          <w:color w:val="000000"/>
          <w:sz w:val="24"/>
          <w:szCs w:val="24"/>
        </w:rPr>
        <w:t>)</w:t>
      </w:r>
    </w:p>
    <w:p w14:paraId="76615D07" w14:textId="7BAC535A" w:rsidR="000732BE" w:rsidRPr="00452837" w:rsidRDefault="000732BE" w:rsidP="007E2063">
      <w:pPr>
        <w:spacing w:line="480" w:lineRule="auto"/>
        <w:jc w:val="both"/>
        <w:rPr>
          <w:rFonts w:ascii="Times New Roman" w:eastAsia="Times New Roman" w:hAnsi="Times New Roman" w:cs="Times New Roman"/>
          <w:sz w:val="24"/>
          <w:szCs w:val="24"/>
        </w:rPr>
      </w:pPr>
      <w:r w:rsidRPr="00452837">
        <w:rPr>
          <w:rFonts w:ascii="Times New Roman" w:eastAsia="Times New Roman" w:hAnsi="Times New Roman" w:cs="Times New Roman"/>
          <w:color w:val="000000"/>
          <w:sz w:val="24"/>
          <w:szCs w:val="24"/>
        </w:rPr>
        <w:t>where n</w:t>
      </w:r>
      <w:r w:rsidRPr="00452837">
        <w:rPr>
          <w:rFonts w:ascii="Times New Roman" w:eastAsia="Times New Roman" w:hAnsi="Times New Roman" w:cs="Times New Roman"/>
          <w:color w:val="000000"/>
          <w:sz w:val="14"/>
          <w:szCs w:val="14"/>
          <w:vertAlign w:val="subscript"/>
        </w:rPr>
        <w:t>3</w:t>
      </w:r>
      <w:r w:rsidRPr="00452837">
        <w:rPr>
          <w:rFonts w:ascii="Times New Roman" w:eastAsia="Times New Roman" w:hAnsi="Times New Roman" w:cs="Times New Roman"/>
          <w:color w:val="000000"/>
          <w:sz w:val="24"/>
          <w:szCs w:val="24"/>
        </w:rPr>
        <w:t xml:space="preserve"> and n</w:t>
      </w:r>
      <w:r w:rsidRPr="00452837">
        <w:rPr>
          <w:rFonts w:ascii="Times New Roman" w:eastAsia="Times New Roman" w:hAnsi="Times New Roman" w:cs="Times New Roman"/>
          <w:color w:val="000000"/>
          <w:sz w:val="14"/>
          <w:szCs w:val="14"/>
          <w:vertAlign w:val="subscript"/>
        </w:rPr>
        <w:t>4</w:t>
      </w:r>
      <w:r w:rsidRPr="00452837">
        <w:rPr>
          <w:rFonts w:ascii="Times New Roman" w:eastAsia="Times New Roman" w:hAnsi="Times New Roman" w:cs="Times New Roman"/>
          <w:color w:val="000000"/>
          <w:sz w:val="24"/>
          <w:szCs w:val="24"/>
        </w:rPr>
        <w:t xml:space="preserve"> are the number of pods corresponding to disease severity class</w:t>
      </w:r>
      <w:ins w:id="499" w:author="WN" w:date="2020-09-13T10:08:00Z">
        <w:r w:rsidR="0079280D" w:rsidRPr="00452837">
          <w:rPr>
            <w:rFonts w:ascii="Times New Roman" w:eastAsia="Times New Roman" w:hAnsi="Times New Roman" w:cs="Times New Roman"/>
            <w:color w:val="000000"/>
            <w:sz w:val="24"/>
            <w:szCs w:val="24"/>
          </w:rPr>
          <w:t>es</w:t>
        </w:r>
      </w:ins>
      <w:r w:rsidRPr="00452837">
        <w:rPr>
          <w:rFonts w:ascii="Times New Roman" w:eastAsia="Times New Roman" w:hAnsi="Times New Roman" w:cs="Times New Roman"/>
          <w:color w:val="000000"/>
          <w:sz w:val="24"/>
          <w:szCs w:val="24"/>
        </w:rPr>
        <w:t xml:space="preserve"> 3 and 4</w:t>
      </w:r>
      <w:ins w:id="500" w:author="WN" w:date="2020-09-13T10:08:00Z">
        <w:r w:rsidR="0079280D" w:rsidRPr="00452837">
          <w:rPr>
            <w:rFonts w:ascii="Times New Roman" w:eastAsia="Times New Roman" w:hAnsi="Times New Roman" w:cs="Times New Roman"/>
            <w:color w:val="000000"/>
            <w:sz w:val="24"/>
            <w:szCs w:val="24"/>
          </w:rPr>
          <w:t>,</w:t>
        </w:r>
      </w:ins>
      <w:r w:rsidRPr="00452837">
        <w:rPr>
          <w:rFonts w:ascii="Times New Roman" w:eastAsia="Times New Roman" w:hAnsi="Times New Roman" w:cs="Times New Roman"/>
          <w:color w:val="000000"/>
          <w:sz w:val="24"/>
          <w:szCs w:val="24"/>
        </w:rPr>
        <w:t xml:space="preserve"> respectively and N is the plot sample size.</w:t>
      </w:r>
    </w:p>
    <w:p w14:paraId="103AD5AC" w14:textId="6812A191" w:rsidR="000732BE" w:rsidRPr="00452837" w:rsidRDefault="000732BE" w:rsidP="007E2063">
      <w:pPr>
        <w:spacing w:line="480" w:lineRule="auto"/>
        <w:ind w:firstLine="700"/>
        <w:jc w:val="both"/>
        <w:rPr>
          <w:rFonts w:ascii="Times New Roman" w:eastAsia="Times New Roman" w:hAnsi="Times New Roman" w:cs="Times New Roman"/>
          <w:sz w:val="24"/>
          <w:szCs w:val="24"/>
        </w:rPr>
      </w:pPr>
      <w:r w:rsidRPr="00452837">
        <w:rPr>
          <w:rFonts w:ascii="Times New Roman" w:eastAsia="Times New Roman" w:hAnsi="Times New Roman" w:cs="Times New Roman"/>
          <w:color w:val="000000"/>
          <w:sz w:val="24"/>
          <w:szCs w:val="24"/>
        </w:rPr>
        <w:t xml:space="preserve">Then, for graphical displaying of the results, </w:t>
      </w:r>
      <w:ins w:id="501" w:author="WN" w:date="2020-09-13T10:08:00Z">
        <w:r w:rsidR="0079280D" w:rsidRPr="00452837">
          <w:rPr>
            <w:rFonts w:ascii="Times New Roman" w:eastAsia="Times New Roman" w:hAnsi="Times New Roman" w:cs="Times New Roman"/>
            <w:color w:val="000000"/>
            <w:sz w:val="24"/>
            <w:szCs w:val="24"/>
          </w:rPr>
          <w:t xml:space="preserve">the </w:t>
        </w:r>
      </w:ins>
      <w:r w:rsidRPr="00452837">
        <w:rPr>
          <w:rFonts w:ascii="Times New Roman" w:eastAsia="Times New Roman" w:hAnsi="Times New Roman" w:cs="Times New Roman"/>
          <w:color w:val="000000"/>
          <w:sz w:val="24"/>
          <w:szCs w:val="24"/>
        </w:rPr>
        <w:t xml:space="preserve">smut control efficiency (CE) was calculated </w:t>
      </w:r>
      <w:del w:id="502" w:author="WN" w:date="2020-09-13T10:08:00Z">
        <w:r w:rsidRPr="00452837" w:rsidDel="0079280D">
          <w:rPr>
            <w:rFonts w:ascii="Times New Roman" w:eastAsia="Times New Roman" w:hAnsi="Times New Roman" w:cs="Times New Roman"/>
            <w:color w:val="000000"/>
            <w:sz w:val="24"/>
            <w:szCs w:val="24"/>
          </w:rPr>
          <w:delText xml:space="preserve">by </w:delText>
        </w:r>
      </w:del>
      <w:r w:rsidRPr="00452837">
        <w:rPr>
          <w:rFonts w:ascii="Times New Roman" w:eastAsia="Times New Roman" w:hAnsi="Times New Roman" w:cs="Times New Roman"/>
          <w:color w:val="000000"/>
          <w:sz w:val="24"/>
          <w:szCs w:val="24"/>
        </w:rPr>
        <w:t>using the following formula:</w:t>
      </w:r>
    </w:p>
    <w:p w14:paraId="3C23F257" w14:textId="73BC1F20" w:rsidR="000732BE" w:rsidRPr="00452837" w:rsidRDefault="000732BE" w:rsidP="007E2063">
      <w:pPr>
        <w:spacing w:line="480" w:lineRule="auto"/>
        <w:jc w:val="both"/>
        <w:rPr>
          <w:rFonts w:ascii="Times New Roman" w:eastAsia="Times New Roman" w:hAnsi="Times New Roman" w:cs="Times New Roman"/>
          <w:sz w:val="24"/>
          <w:szCs w:val="24"/>
        </w:rPr>
      </w:pPr>
      <w:r w:rsidRPr="00452837">
        <w:rPr>
          <w:rFonts w:ascii="Times New Roman" w:eastAsia="Times New Roman" w:hAnsi="Times New Roman" w:cs="Times New Roman"/>
          <w:color w:val="000000"/>
          <w:sz w:val="24"/>
          <w:szCs w:val="24"/>
        </w:rPr>
        <w:t xml:space="preserve">CE = (1 </w:t>
      </w:r>
      <w:ins w:id="503" w:author="WN" w:date="2020-09-13T10:08:00Z">
        <w:r w:rsidR="0079280D" w:rsidRPr="00452837">
          <w:rPr>
            <w:rFonts w:ascii="Times New Roman" w:eastAsia="Times New Roman" w:hAnsi="Times New Roman" w:cs="Times New Roman"/>
            <w:color w:val="000000"/>
            <w:sz w:val="24"/>
            <w:szCs w:val="24"/>
          </w:rPr>
          <w:t>−</w:t>
        </w:r>
      </w:ins>
      <w:del w:id="504" w:author="WN" w:date="2020-09-13T10:08:00Z">
        <w:r w:rsidRPr="00452837" w:rsidDel="0079280D">
          <w:rPr>
            <w:rFonts w:ascii="Times New Roman" w:eastAsia="Times New Roman" w:hAnsi="Times New Roman" w:cs="Times New Roman"/>
            <w:color w:val="000000"/>
            <w:sz w:val="24"/>
            <w:szCs w:val="24"/>
          </w:rPr>
          <w:delText>-</w:delText>
        </w:r>
      </w:del>
      <w:r w:rsidRPr="00452837">
        <w:rPr>
          <w:rFonts w:ascii="Times New Roman" w:eastAsia="Times New Roman" w:hAnsi="Times New Roman" w:cs="Times New Roman"/>
          <w:color w:val="000000"/>
          <w:sz w:val="24"/>
          <w:szCs w:val="24"/>
        </w:rPr>
        <w:t xml:space="preserve"> (Treatment SDP / untreated check SDP)) * 100)         </w:t>
      </w:r>
      <w:r w:rsidRPr="00452837">
        <w:rPr>
          <w:rFonts w:ascii="Times New Roman" w:eastAsia="Times New Roman" w:hAnsi="Times New Roman" w:cs="Times New Roman"/>
          <w:color w:val="000000"/>
          <w:sz w:val="24"/>
          <w:szCs w:val="24"/>
        </w:rPr>
        <w:tab/>
        <w:t>(</w:t>
      </w:r>
      <w:r w:rsidR="00F470F4" w:rsidRPr="00452837">
        <w:rPr>
          <w:rFonts w:ascii="Times New Roman" w:eastAsia="Times New Roman" w:hAnsi="Times New Roman" w:cs="Times New Roman"/>
          <w:color w:val="000000"/>
          <w:sz w:val="24"/>
          <w:szCs w:val="24"/>
        </w:rPr>
        <w:t>3</w:t>
      </w:r>
      <w:r w:rsidRPr="00452837">
        <w:rPr>
          <w:rFonts w:ascii="Times New Roman" w:eastAsia="Times New Roman" w:hAnsi="Times New Roman" w:cs="Times New Roman"/>
          <w:color w:val="000000"/>
          <w:sz w:val="24"/>
          <w:szCs w:val="24"/>
        </w:rPr>
        <w:t>)</w:t>
      </w:r>
    </w:p>
    <w:p w14:paraId="194B1872" w14:textId="77777777" w:rsidR="007E2063" w:rsidRPr="00452837" w:rsidRDefault="007E2063" w:rsidP="007E2063">
      <w:pPr>
        <w:spacing w:line="480" w:lineRule="auto"/>
        <w:outlineLvl w:val="1"/>
        <w:rPr>
          <w:rFonts w:ascii="Times New Roman" w:eastAsia="Times New Roman" w:hAnsi="Times New Roman" w:cs="Times New Roman"/>
          <w:b/>
          <w:bCs/>
          <w:color w:val="000000"/>
          <w:sz w:val="24"/>
          <w:szCs w:val="24"/>
        </w:rPr>
      </w:pPr>
    </w:p>
    <w:p w14:paraId="4A14B8B0" w14:textId="7EFAB2C5" w:rsidR="000732BE" w:rsidRPr="00452837" w:rsidRDefault="000732BE" w:rsidP="007E2063">
      <w:pPr>
        <w:spacing w:line="480" w:lineRule="auto"/>
        <w:outlineLvl w:val="1"/>
        <w:rPr>
          <w:rFonts w:ascii="Times New Roman" w:eastAsia="Times New Roman" w:hAnsi="Times New Roman" w:cs="Times New Roman"/>
          <w:b/>
          <w:bCs/>
          <w:sz w:val="36"/>
          <w:szCs w:val="36"/>
        </w:rPr>
      </w:pPr>
      <w:r w:rsidRPr="00452837">
        <w:rPr>
          <w:rFonts w:ascii="Times New Roman" w:eastAsia="Times New Roman" w:hAnsi="Times New Roman" w:cs="Times New Roman"/>
          <w:b/>
          <w:bCs/>
          <w:color w:val="000000"/>
          <w:sz w:val="24"/>
          <w:szCs w:val="24"/>
        </w:rPr>
        <w:t>2.4. Data statistical analys</w:t>
      </w:r>
      <w:ins w:id="505" w:author="WN" w:date="2020-09-13T10:08:00Z">
        <w:r w:rsidR="0079280D" w:rsidRPr="00452837">
          <w:rPr>
            <w:rFonts w:ascii="Times New Roman" w:eastAsia="Times New Roman" w:hAnsi="Times New Roman" w:cs="Times New Roman"/>
            <w:b/>
            <w:bCs/>
            <w:color w:val="000000"/>
            <w:sz w:val="24"/>
            <w:szCs w:val="24"/>
          </w:rPr>
          <w:t>e</w:t>
        </w:r>
      </w:ins>
      <w:del w:id="506" w:author="WN" w:date="2020-09-13T10:08:00Z">
        <w:r w:rsidRPr="00452837" w:rsidDel="0079280D">
          <w:rPr>
            <w:rFonts w:ascii="Times New Roman" w:eastAsia="Times New Roman" w:hAnsi="Times New Roman" w:cs="Times New Roman"/>
            <w:b/>
            <w:bCs/>
            <w:color w:val="000000"/>
            <w:sz w:val="24"/>
            <w:szCs w:val="24"/>
          </w:rPr>
          <w:delText>i</w:delText>
        </w:r>
      </w:del>
      <w:r w:rsidRPr="00452837">
        <w:rPr>
          <w:rFonts w:ascii="Times New Roman" w:eastAsia="Times New Roman" w:hAnsi="Times New Roman" w:cs="Times New Roman"/>
          <w:b/>
          <w:bCs/>
          <w:color w:val="000000"/>
          <w:sz w:val="24"/>
          <w:szCs w:val="24"/>
        </w:rPr>
        <w:t>s</w:t>
      </w:r>
    </w:p>
    <w:p w14:paraId="17FE23E9" w14:textId="5DDF422F" w:rsidR="000732BE" w:rsidRPr="00452837" w:rsidRDefault="00842A11" w:rsidP="007E2063">
      <w:pPr>
        <w:spacing w:line="480" w:lineRule="auto"/>
        <w:ind w:firstLine="700"/>
        <w:jc w:val="both"/>
        <w:rPr>
          <w:rFonts w:ascii="Times New Roman" w:eastAsia="Times New Roman" w:hAnsi="Times New Roman" w:cs="Times New Roman"/>
          <w:sz w:val="24"/>
          <w:szCs w:val="24"/>
        </w:rPr>
      </w:pPr>
      <w:bookmarkStart w:id="507" w:name="_Hlk48542839"/>
      <w:r w:rsidRPr="00452837">
        <w:rPr>
          <w:rFonts w:ascii="Times New Roman" w:eastAsia="Times New Roman" w:hAnsi="Times New Roman" w:cs="Times New Roman"/>
          <w:color w:val="000000"/>
          <w:sz w:val="24"/>
          <w:szCs w:val="24"/>
        </w:rPr>
        <w:lastRenderedPageBreak/>
        <w:t>Univariate generalized linear models (</w:t>
      </w:r>
      <w:commentRangeStart w:id="508"/>
      <w:r w:rsidRPr="00452837">
        <w:rPr>
          <w:rFonts w:ascii="Times New Roman" w:eastAsia="Times New Roman" w:hAnsi="Times New Roman" w:cs="Times New Roman"/>
          <w:color w:val="000000"/>
          <w:sz w:val="24"/>
          <w:szCs w:val="24"/>
        </w:rPr>
        <w:t>GLMs</w:t>
      </w:r>
      <w:commentRangeEnd w:id="508"/>
      <w:r w:rsidR="007C5374" w:rsidRPr="00452837">
        <w:rPr>
          <w:rStyle w:val="CommentReference"/>
        </w:rPr>
        <w:commentReference w:id="508"/>
      </w:r>
      <w:r w:rsidRPr="00452837">
        <w:rPr>
          <w:rFonts w:ascii="Times New Roman" w:eastAsia="Times New Roman" w:hAnsi="Times New Roman" w:cs="Times New Roman"/>
          <w:color w:val="000000"/>
          <w:sz w:val="24"/>
          <w:szCs w:val="24"/>
        </w:rPr>
        <w:t xml:space="preserve">) with binomial </w:t>
      </w:r>
      <w:r w:rsidR="002C0161" w:rsidRPr="00452837">
        <w:rPr>
          <w:rFonts w:ascii="Times New Roman" w:eastAsia="Times New Roman" w:hAnsi="Times New Roman" w:cs="Times New Roman"/>
          <w:color w:val="000000"/>
          <w:sz w:val="24"/>
          <w:szCs w:val="24"/>
        </w:rPr>
        <w:t>variance and logit</w:t>
      </w:r>
      <w:r w:rsidRPr="00452837">
        <w:rPr>
          <w:rFonts w:ascii="Times New Roman" w:eastAsia="Times New Roman" w:hAnsi="Times New Roman" w:cs="Times New Roman"/>
          <w:color w:val="000000"/>
          <w:sz w:val="24"/>
          <w:szCs w:val="24"/>
        </w:rPr>
        <w:t xml:space="preserve"> link function were used to analyze SDP. The full model included the year</w:t>
      </w:r>
      <w:del w:id="509" w:author="WN" w:date="2020-09-13T17:21:00Z">
        <w:r w:rsidRPr="00452837" w:rsidDel="002A0A44">
          <w:rPr>
            <w:rFonts w:ascii="Times New Roman" w:eastAsia="Times New Roman" w:hAnsi="Times New Roman" w:cs="Times New Roman"/>
            <w:color w:val="000000"/>
            <w:sz w:val="24"/>
            <w:szCs w:val="24"/>
          </w:rPr>
          <w:delText xml:space="preserve"> </w:delText>
        </w:r>
      </w:del>
      <w:ins w:id="510" w:author="WN" w:date="2020-09-13T10:09:00Z">
        <w:r w:rsidR="0079280D" w:rsidRPr="00452837">
          <w:rPr>
            <w:rFonts w:ascii="Times New Roman" w:eastAsia="Times New Roman" w:hAnsi="Times New Roman" w:cs="Times New Roman"/>
            <w:color w:val="000000"/>
            <w:sz w:val="24"/>
            <w:szCs w:val="24"/>
          </w:rPr>
          <w:t>–</w:t>
        </w:r>
      </w:ins>
      <w:del w:id="511" w:author="WN" w:date="2020-09-13T10:08:00Z">
        <w:r w:rsidRPr="00452837" w:rsidDel="0079280D">
          <w:rPr>
            <w:rFonts w:ascii="Times New Roman" w:eastAsia="Times New Roman" w:hAnsi="Times New Roman" w:cs="Times New Roman"/>
            <w:color w:val="000000"/>
            <w:sz w:val="24"/>
            <w:szCs w:val="24"/>
          </w:rPr>
          <w:delText>-</w:delText>
        </w:r>
      </w:del>
      <w:del w:id="512" w:author="WN" w:date="2020-09-13T17:21:00Z">
        <w:r w:rsidRPr="00452837" w:rsidDel="002A0A44">
          <w:rPr>
            <w:rFonts w:ascii="Times New Roman" w:eastAsia="Times New Roman" w:hAnsi="Times New Roman" w:cs="Times New Roman"/>
            <w:color w:val="000000"/>
            <w:sz w:val="24"/>
            <w:szCs w:val="24"/>
          </w:rPr>
          <w:delText xml:space="preserve"> </w:delText>
        </w:r>
      </w:del>
      <w:r w:rsidRPr="00452837">
        <w:rPr>
          <w:rFonts w:ascii="Times New Roman" w:eastAsia="Times New Roman" w:hAnsi="Times New Roman" w:cs="Times New Roman"/>
          <w:color w:val="000000"/>
          <w:sz w:val="24"/>
          <w:szCs w:val="24"/>
        </w:rPr>
        <w:t xml:space="preserve">treatment interaction, which resulted </w:t>
      </w:r>
      <w:ins w:id="513" w:author="WN" w:date="2020-09-13T17:22:00Z">
        <w:r w:rsidR="002A0A44" w:rsidRPr="00452837">
          <w:rPr>
            <w:rFonts w:ascii="Times New Roman" w:eastAsia="Times New Roman" w:hAnsi="Times New Roman" w:cs="Times New Roman"/>
            <w:color w:val="000000"/>
            <w:sz w:val="24"/>
            <w:szCs w:val="24"/>
          </w:rPr>
          <w:t xml:space="preserve">in </w:t>
        </w:r>
      </w:ins>
      <w:r w:rsidRPr="00452837">
        <w:rPr>
          <w:rFonts w:ascii="Times New Roman" w:eastAsia="Times New Roman" w:hAnsi="Times New Roman" w:cs="Times New Roman"/>
          <w:color w:val="000000"/>
          <w:sz w:val="24"/>
          <w:szCs w:val="24"/>
        </w:rPr>
        <w:t>significan</w:t>
      </w:r>
      <w:ins w:id="514" w:author="WN" w:date="2020-09-13T10:09:00Z">
        <w:r w:rsidR="0079280D" w:rsidRPr="00452837">
          <w:rPr>
            <w:rFonts w:ascii="Times New Roman" w:eastAsia="Times New Roman" w:hAnsi="Times New Roman" w:cs="Times New Roman"/>
            <w:color w:val="000000"/>
            <w:sz w:val="24"/>
            <w:szCs w:val="24"/>
          </w:rPr>
          <w:t>ce</w:t>
        </w:r>
      </w:ins>
      <w:del w:id="515" w:author="WN" w:date="2020-09-13T10:09:00Z">
        <w:r w:rsidRPr="00452837" w:rsidDel="0079280D">
          <w:rPr>
            <w:rFonts w:ascii="Times New Roman" w:eastAsia="Times New Roman" w:hAnsi="Times New Roman" w:cs="Times New Roman"/>
            <w:color w:val="000000"/>
            <w:sz w:val="24"/>
            <w:szCs w:val="24"/>
          </w:rPr>
          <w:delText>t</w:delText>
        </w:r>
      </w:del>
      <w:r w:rsidRPr="00452837">
        <w:rPr>
          <w:rFonts w:ascii="Times New Roman" w:eastAsia="Times New Roman" w:hAnsi="Times New Roman" w:cs="Times New Roman"/>
          <w:color w:val="000000"/>
          <w:sz w:val="24"/>
          <w:szCs w:val="24"/>
        </w:rPr>
        <w:t xml:space="preserve"> </w:t>
      </w:r>
      <w:ins w:id="516" w:author="WN" w:date="2020-09-13T17:22:00Z">
        <w:r w:rsidR="002A0A44" w:rsidRPr="00452837">
          <w:rPr>
            <w:rFonts w:ascii="Times New Roman" w:eastAsia="Times New Roman" w:hAnsi="Times New Roman" w:cs="Times New Roman"/>
            <w:color w:val="000000"/>
            <w:sz w:val="24"/>
            <w:szCs w:val="24"/>
          </w:rPr>
          <w:t xml:space="preserve">of </w:t>
        </w:r>
      </w:ins>
      <w:del w:id="517" w:author="WN" w:date="2020-09-13T17:22:00Z">
        <w:r w:rsidRPr="00452837" w:rsidDel="002A0A44">
          <w:rPr>
            <w:rFonts w:ascii="Times New Roman" w:eastAsia="Times New Roman" w:hAnsi="Times New Roman" w:cs="Times New Roman"/>
            <w:color w:val="000000"/>
            <w:sz w:val="24"/>
            <w:szCs w:val="24"/>
          </w:rPr>
          <w:delText>(</w:delText>
        </w:r>
      </w:del>
      <w:r w:rsidRPr="00452837">
        <w:rPr>
          <w:rFonts w:ascii="Times New Roman" w:eastAsia="Times New Roman" w:hAnsi="Times New Roman" w:cs="Times New Roman"/>
          <w:color w:val="000000"/>
          <w:sz w:val="24"/>
          <w:szCs w:val="24"/>
        </w:rPr>
        <w:t>P &lt; 0.01</w:t>
      </w:r>
      <w:del w:id="518" w:author="WN" w:date="2020-09-13T17:22:00Z">
        <w:r w:rsidRPr="00452837" w:rsidDel="002A0A44">
          <w:rPr>
            <w:rFonts w:ascii="Times New Roman" w:eastAsia="Times New Roman" w:hAnsi="Times New Roman" w:cs="Times New Roman"/>
            <w:color w:val="000000"/>
            <w:sz w:val="24"/>
            <w:szCs w:val="24"/>
          </w:rPr>
          <w:delText>)</w:delText>
        </w:r>
      </w:del>
      <w:r w:rsidRPr="00452837">
        <w:rPr>
          <w:rFonts w:ascii="Times New Roman" w:eastAsia="Times New Roman" w:hAnsi="Times New Roman" w:cs="Times New Roman"/>
          <w:color w:val="000000"/>
          <w:sz w:val="24"/>
          <w:szCs w:val="24"/>
        </w:rPr>
        <w:t>, then a separated model was fitted to each year</w:t>
      </w:r>
      <w:r w:rsidR="000732BE" w:rsidRPr="00452837">
        <w:rPr>
          <w:rFonts w:ascii="Times New Roman" w:eastAsia="Times New Roman" w:hAnsi="Times New Roman" w:cs="Times New Roman"/>
          <w:color w:val="000000"/>
          <w:sz w:val="24"/>
          <w:szCs w:val="24"/>
        </w:rPr>
        <w:t xml:space="preserve">. Treatment marginal means were estimated with the </w:t>
      </w:r>
      <w:ins w:id="519" w:author="WN" w:date="2020-09-13T10:09:00Z">
        <w:r w:rsidR="0079280D" w:rsidRPr="00452837">
          <w:rPr>
            <w:rFonts w:ascii="Times New Roman" w:eastAsia="Times New Roman" w:hAnsi="Times New Roman" w:cs="Times New Roman"/>
            <w:color w:val="000000"/>
            <w:sz w:val="24"/>
            <w:szCs w:val="24"/>
          </w:rPr>
          <w:t>“</w:t>
        </w:r>
      </w:ins>
      <w:del w:id="520" w:author="WN" w:date="2020-09-13T10:09:00Z">
        <w:r w:rsidR="00431FF7" w:rsidRPr="00452837" w:rsidDel="0079280D">
          <w:rPr>
            <w:rFonts w:ascii="Times New Roman" w:eastAsia="Times New Roman" w:hAnsi="Times New Roman" w:cs="Times New Roman"/>
            <w:color w:val="000000"/>
            <w:sz w:val="24"/>
            <w:szCs w:val="24"/>
          </w:rPr>
          <w:delText>‘</w:delText>
        </w:r>
      </w:del>
      <w:r w:rsidR="00431FF7" w:rsidRPr="00452837">
        <w:rPr>
          <w:rFonts w:ascii="Times New Roman" w:eastAsia="Times New Roman" w:hAnsi="Times New Roman" w:cs="Times New Roman"/>
          <w:color w:val="000000"/>
          <w:sz w:val="24"/>
          <w:szCs w:val="24"/>
        </w:rPr>
        <w:t>emmeans</w:t>
      </w:r>
      <w:ins w:id="521" w:author="WN" w:date="2020-09-13T10:09:00Z">
        <w:r w:rsidR="0079280D" w:rsidRPr="00452837">
          <w:rPr>
            <w:rFonts w:ascii="Times New Roman" w:eastAsia="Times New Roman" w:hAnsi="Times New Roman" w:cs="Times New Roman"/>
            <w:color w:val="000000"/>
            <w:sz w:val="24"/>
            <w:szCs w:val="24"/>
          </w:rPr>
          <w:t>”</w:t>
        </w:r>
      </w:ins>
      <w:del w:id="522" w:author="WN" w:date="2020-09-13T10:09:00Z">
        <w:r w:rsidR="00431FF7" w:rsidRPr="00452837" w:rsidDel="0079280D">
          <w:rPr>
            <w:rFonts w:ascii="Times New Roman" w:eastAsia="Times New Roman" w:hAnsi="Times New Roman" w:cs="Times New Roman"/>
            <w:color w:val="000000"/>
            <w:sz w:val="24"/>
            <w:szCs w:val="24"/>
          </w:rPr>
          <w:delText>’</w:delText>
        </w:r>
      </w:del>
      <w:r w:rsidR="00431FF7" w:rsidRPr="00452837" w:rsidDel="00431FF7">
        <w:rPr>
          <w:rFonts w:ascii="Times New Roman" w:eastAsia="Times New Roman" w:hAnsi="Times New Roman" w:cs="Times New Roman"/>
          <w:color w:val="000000"/>
          <w:sz w:val="24"/>
          <w:szCs w:val="24"/>
        </w:rPr>
        <w:t xml:space="preserve"> </w:t>
      </w:r>
      <w:r w:rsidR="000732BE" w:rsidRPr="00452837">
        <w:rPr>
          <w:rFonts w:ascii="Times New Roman" w:eastAsia="Times New Roman" w:hAnsi="Times New Roman" w:cs="Times New Roman"/>
          <w:color w:val="000000"/>
          <w:sz w:val="24"/>
          <w:szCs w:val="24"/>
        </w:rPr>
        <w:t xml:space="preserve">function from the emmeans R package </w:t>
      </w:r>
      <w:r w:rsidR="00606EFE" w:rsidRPr="00452837">
        <w:rPr>
          <w:rFonts w:ascii="Times New Roman" w:eastAsia="Times New Roman" w:hAnsi="Times New Roman" w:cs="Times New Roman"/>
          <w:color w:val="000000"/>
          <w:sz w:val="24"/>
          <w:szCs w:val="24"/>
        </w:rPr>
        <w:fldChar w:fldCharType="begin" w:fldLock="1"/>
      </w:r>
      <w:r w:rsidR="00606EFE" w:rsidRPr="00452837">
        <w:rPr>
          <w:rFonts w:ascii="Times New Roman" w:eastAsia="Times New Roman" w:hAnsi="Times New Roman" w:cs="Times New Roman"/>
          <w:color w:val="000000"/>
          <w:sz w:val="24"/>
          <w:szCs w:val="24"/>
        </w:rPr>
        <w:instrText>ADDIN CSL_CITATION {"citationItems":[{"id":"ITEM-1","itemData":{"author":[{"dropping-particle":"","family":"Lenth","given":"R.","non-dropping-particle":"","parse-names":false,"suffix":""},{"dropping-particle":"","family":"Singmann","given":"H.","non-dropping-particle":"","parse-names":false,"suffix":""},{"dropping-particle":"","family":"Love","given":"J","non-dropping-particle":"","parse-names":false,"suffix":""}],"id":"ITEM-1","issued":{"date-parts":[["2018"]]},"number":"1(1)","publisher":"R package","title":"Emmeans: Estimated marginal means, aka least-squares means","type":"article"},"uris":["http://www.mendeley.com/documents/?uuid=ad65d6c2-34d7-4f7b-946a-b773cdae17d3"]}],"mendeley":{"formattedCitation":"(Lenth et al., 2018)","plainTextFormattedCitation":"(Lenth et al., 2018)","previouslyFormattedCitation":"(Lenth et al., 2018)"},"properties":{"noteIndex":0},"schema":"https://github.com/citation-style-language/schema/raw/master/csl-citation.json"}</w:instrText>
      </w:r>
      <w:r w:rsidR="00606EFE" w:rsidRPr="00452837">
        <w:rPr>
          <w:rFonts w:ascii="Times New Roman" w:eastAsia="Times New Roman" w:hAnsi="Times New Roman" w:cs="Times New Roman"/>
          <w:color w:val="000000"/>
          <w:sz w:val="24"/>
          <w:szCs w:val="24"/>
        </w:rPr>
        <w:fldChar w:fldCharType="separate"/>
      </w:r>
      <w:r w:rsidR="00606EFE" w:rsidRPr="00452837">
        <w:rPr>
          <w:rFonts w:ascii="Times New Roman" w:eastAsia="Times New Roman" w:hAnsi="Times New Roman" w:cs="Times New Roman"/>
          <w:color w:val="000000"/>
          <w:sz w:val="24"/>
          <w:szCs w:val="24"/>
          <w:rPrChange w:id="523" w:author="WN" w:date="2020-09-13T17:33:00Z">
            <w:rPr>
              <w:rFonts w:ascii="Times New Roman" w:eastAsia="Times New Roman" w:hAnsi="Times New Roman" w:cs="Times New Roman"/>
              <w:noProof/>
              <w:color w:val="000000"/>
              <w:sz w:val="24"/>
              <w:szCs w:val="24"/>
            </w:rPr>
          </w:rPrChange>
        </w:rPr>
        <w:t>(Lenth et al., 2018)</w:t>
      </w:r>
      <w:r w:rsidR="00606EFE" w:rsidRPr="00452837">
        <w:rPr>
          <w:rFonts w:ascii="Times New Roman" w:eastAsia="Times New Roman" w:hAnsi="Times New Roman" w:cs="Times New Roman"/>
          <w:color w:val="000000"/>
          <w:sz w:val="24"/>
          <w:szCs w:val="24"/>
        </w:rPr>
        <w:fldChar w:fldCharType="end"/>
      </w:r>
      <w:r w:rsidR="000732BE" w:rsidRPr="00452837">
        <w:rPr>
          <w:rFonts w:ascii="Times New Roman" w:eastAsia="Times New Roman" w:hAnsi="Times New Roman" w:cs="Times New Roman"/>
          <w:color w:val="000000"/>
          <w:sz w:val="24"/>
          <w:szCs w:val="24"/>
        </w:rPr>
        <w:t xml:space="preserve"> and post</w:t>
      </w:r>
      <w:ins w:id="524" w:author="WN" w:date="2020-09-13T10:09:00Z">
        <w:r w:rsidR="0079280D" w:rsidRPr="00452837">
          <w:rPr>
            <w:rFonts w:ascii="Times New Roman" w:eastAsia="Times New Roman" w:hAnsi="Times New Roman" w:cs="Times New Roman"/>
            <w:color w:val="000000"/>
            <w:sz w:val="24"/>
            <w:szCs w:val="24"/>
          </w:rPr>
          <w:t xml:space="preserve"> </w:t>
        </w:r>
      </w:ins>
      <w:del w:id="525" w:author="WN" w:date="2020-09-13T10:09:00Z">
        <w:r w:rsidR="000732BE" w:rsidRPr="00452837" w:rsidDel="0079280D">
          <w:rPr>
            <w:rFonts w:ascii="Times New Roman" w:eastAsia="Times New Roman" w:hAnsi="Times New Roman" w:cs="Times New Roman"/>
            <w:color w:val="000000"/>
            <w:sz w:val="24"/>
            <w:szCs w:val="24"/>
          </w:rPr>
          <w:delText>-</w:delText>
        </w:r>
      </w:del>
      <w:r w:rsidR="000732BE" w:rsidRPr="00452837">
        <w:rPr>
          <w:rFonts w:ascii="Times New Roman" w:eastAsia="Times New Roman" w:hAnsi="Times New Roman" w:cs="Times New Roman"/>
          <w:color w:val="000000"/>
          <w:sz w:val="24"/>
          <w:szCs w:val="24"/>
        </w:rPr>
        <w:t xml:space="preserve">hoc comparisons among them were </w:t>
      </w:r>
      <w:ins w:id="526" w:author="WN" w:date="2020-09-13T17:22:00Z">
        <w:r w:rsidR="002A0A44" w:rsidRPr="00452837">
          <w:rPr>
            <w:rFonts w:ascii="Times New Roman" w:eastAsia="Times New Roman" w:hAnsi="Times New Roman" w:cs="Times New Roman"/>
            <w:color w:val="000000"/>
            <w:sz w:val="24"/>
            <w:szCs w:val="24"/>
          </w:rPr>
          <w:t>conducted</w:t>
        </w:r>
      </w:ins>
      <w:del w:id="527" w:author="WN" w:date="2020-09-13T17:22:00Z">
        <w:r w:rsidR="000732BE" w:rsidRPr="00452837" w:rsidDel="002A0A44">
          <w:rPr>
            <w:rFonts w:ascii="Times New Roman" w:eastAsia="Times New Roman" w:hAnsi="Times New Roman" w:cs="Times New Roman"/>
            <w:color w:val="000000"/>
            <w:sz w:val="24"/>
            <w:szCs w:val="24"/>
          </w:rPr>
          <w:delText>done</w:delText>
        </w:r>
      </w:del>
      <w:r w:rsidR="000732BE" w:rsidRPr="00452837">
        <w:rPr>
          <w:rFonts w:ascii="Times New Roman" w:eastAsia="Times New Roman" w:hAnsi="Times New Roman" w:cs="Times New Roman"/>
          <w:color w:val="000000"/>
          <w:sz w:val="24"/>
          <w:szCs w:val="24"/>
        </w:rPr>
        <w:t xml:space="preserve"> with Tukey</w:t>
      </w:r>
      <w:ins w:id="528" w:author="WN" w:date="2020-09-13T10:09:00Z">
        <w:r w:rsidR="0079280D" w:rsidRPr="00452837">
          <w:rPr>
            <w:rFonts w:ascii="Times New Roman" w:eastAsia="Times New Roman" w:hAnsi="Times New Roman" w:cs="Times New Roman"/>
            <w:color w:val="000000"/>
            <w:sz w:val="24"/>
            <w:szCs w:val="24"/>
          </w:rPr>
          <w:t>’s</w:t>
        </w:r>
      </w:ins>
      <w:r w:rsidR="000732BE" w:rsidRPr="00452837">
        <w:rPr>
          <w:rFonts w:ascii="Times New Roman" w:eastAsia="Times New Roman" w:hAnsi="Times New Roman" w:cs="Times New Roman"/>
          <w:color w:val="000000"/>
          <w:sz w:val="24"/>
          <w:szCs w:val="24"/>
        </w:rPr>
        <w:t xml:space="preserve"> test at a significance level of 5%.</w:t>
      </w:r>
    </w:p>
    <w:bookmarkEnd w:id="507"/>
    <w:p w14:paraId="0BB471AC" w14:textId="725B2C4A" w:rsidR="000732BE" w:rsidRPr="00452837" w:rsidRDefault="000732BE" w:rsidP="007E2063">
      <w:pPr>
        <w:spacing w:line="480" w:lineRule="auto"/>
        <w:ind w:firstLine="700"/>
        <w:jc w:val="both"/>
        <w:rPr>
          <w:rFonts w:ascii="Times New Roman" w:eastAsia="Times New Roman" w:hAnsi="Times New Roman" w:cs="Times New Roman"/>
          <w:sz w:val="24"/>
          <w:szCs w:val="24"/>
        </w:rPr>
      </w:pPr>
      <w:r w:rsidRPr="00452837">
        <w:rPr>
          <w:rFonts w:ascii="Times New Roman" w:eastAsia="Times New Roman" w:hAnsi="Times New Roman" w:cs="Times New Roman"/>
          <w:color w:val="000000"/>
          <w:sz w:val="24"/>
          <w:szCs w:val="24"/>
        </w:rPr>
        <w:t xml:space="preserve">Multivariate analysis was performed to integrate all the </w:t>
      </w:r>
      <w:r w:rsidRPr="00452837">
        <w:rPr>
          <w:rFonts w:ascii="Times New Roman" w:eastAsia="Times New Roman" w:hAnsi="Times New Roman" w:cs="Times New Roman"/>
          <w:sz w:val="24"/>
          <w:szCs w:val="24"/>
        </w:rPr>
        <w:t xml:space="preserve">efficacy tests </w:t>
      </w:r>
      <w:r w:rsidR="00606EFE" w:rsidRPr="00452837">
        <w:rPr>
          <w:rFonts w:ascii="Times New Roman" w:eastAsia="Times New Roman" w:hAnsi="Times New Roman" w:cs="Times New Roman"/>
          <w:sz w:val="24"/>
          <w:szCs w:val="24"/>
        </w:rPr>
        <w:fldChar w:fldCharType="begin" w:fldLock="1"/>
      </w:r>
      <w:r w:rsidR="00606EFE" w:rsidRPr="00452837">
        <w:rPr>
          <w:rFonts w:ascii="Times New Roman" w:eastAsia="Times New Roman" w:hAnsi="Times New Roman" w:cs="Times New Roman"/>
          <w:sz w:val="24"/>
          <w:szCs w:val="24"/>
        </w:rPr>
        <w:instrText>ADDIN CSL_CITATION {"citationItems":[{"id":"ITEM-1","itemData":{"DOI":"10.15666/aeer/0402_125149","ISSN":"17850037","abstract":"Inhibitory effect of 21 commercial and 6 experimental fungicides was assessed in model experiments against pearl millet downy mildew disease. Chemicals differed strongly by their anti-mildew activity, however neither the pathogen nor the host plant showed complete tolerance to any of compounds tested. Nevertheless, the plants outgrew depressant effect of compounds observed in germling stage and this activity did not significantly influence the yield. There was a significant correlation between yield performance and disease inhibitory effects assessed either in vitro or in vivo tests. The response of pathogen to investigated compounds varied during ontogeny, where zoosporangium formation was found to be the most sensitive ontogenetic event. When comparing responses of pathogen and host with fungicides by means of principal component analysis, the presence of two independent components has been demonstrated accounting for 86% of the total variation to which responses of host and pathogen contributed differently. The antisporulant activity of compounds evaluated on detached leaf segments and their positive effect on yield significantly correlated allowing to predict the expectable grain yield significantly (p&gt;0.05). Beside acylanilides andoprim, drazoxolon and efosit offered efficacy on the level requested. Metalaxyl and tridemorph as well as andoprim and cymoxanil acted synergistically against S. graminicola. © 2006, Penkala Bt.","author":[{"dropping-particle":"","family":"Deepak","given":"S. A.","non-dropping-particle":"","parse-names":false,"suffix":""},{"dropping-particle":"","family":"Basavaraju","given":"P.","non-dropping-particle":"","parse-names":false,"suffix":""},{"dropping-particle":"","family":"Chaluvaraju","given":"G.","non-dropping-particle":"","parse-names":false,"suffix":""},{"dropping-particle":"","family":"Shetty","given":"N. P.","non-dropping-particle":"","parse-names":false,"suffix":""},{"dropping-particle":"","family":"Oros","given":"G.","non-dropping-particle":"","parse-names":false,"suffix":""},{"dropping-particle":"","family":"Shekar Shetty","given":"H.","non-dropping-particle":"","parse-names":false,"suffix":""}],"container-title":"Applied Ecology and Environmental Research","id":"ITEM-1","issue":"2","issued":{"date-parts":[["2006"]]},"page":"125-149","title":"Developmental stage response of pearl millet downy mildew (Sclerospora graminicola) to fungicides","type":"article-journal","volume":"4"},"uris":["http://www.mendeley.com/documents/?uuid=1776eae2-327b-48fc-be70-32339b1acc8e"]}],"mendeley":{"formattedCitation":"(Deepak et al., 2006)","plainTextFormattedCitation":"(Deepak et al., 2006)","previouslyFormattedCitation":"(Deepak et al., 2006)"},"properties":{"noteIndex":0},"schema":"https://github.com/citation-style-language/schema/raw/master/csl-citation.json"}</w:instrText>
      </w:r>
      <w:r w:rsidR="00606EFE" w:rsidRPr="00452837">
        <w:rPr>
          <w:rFonts w:ascii="Times New Roman" w:eastAsia="Times New Roman" w:hAnsi="Times New Roman" w:cs="Times New Roman"/>
          <w:sz w:val="24"/>
          <w:szCs w:val="24"/>
        </w:rPr>
        <w:fldChar w:fldCharType="separate"/>
      </w:r>
      <w:r w:rsidR="00606EFE" w:rsidRPr="00452837">
        <w:rPr>
          <w:rFonts w:ascii="Times New Roman" w:eastAsia="Times New Roman" w:hAnsi="Times New Roman" w:cs="Times New Roman"/>
          <w:sz w:val="24"/>
          <w:szCs w:val="24"/>
          <w:rPrChange w:id="529" w:author="WN" w:date="2020-09-13T17:33:00Z">
            <w:rPr>
              <w:rFonts w:ascii="Times New Roman" w:eastAsia="Times New Roman" w:hAnsi="Times New Roman" w:cs="Times New Roman"/>
              <w:noProof/>
              <w:sz w:val="24"/>
              <w:szCs w:val="24"/>
            </w:rPr>
          </w:rPrChange>
        </w:rPr>
        <w:t>(Deepak et al., 2006)</w:t>
      </w:r>
      <w:r w:rsidR="00606EFE" w:rsidRPr="00452837">
        <w:rPr>
          <w:rFonts w:ascii="Times New Roman" w:eastAsia="Times New Roman" w:hAnsi="Times New Roman" w:cs="Times New Roman"/>
          <w:sz w:val="24"/>
          <w:szCs w:val="24"/>
        </w:rPr>
        <w:fldChar w:fldCharType="end"/>
      </w:r>
      <w:r w:rsidRPr="00452837">
        <w:rPr>
          <w:rFonts w:ascii="Times New Roman" w:eastAsia="Times New Roman" w:hAnsi="Times New Roman" w:cs="Times New Roman"/>
          <w:color w:val="000000"/>
          <w:sz w:val="24"/>
          <w:szCs w:val="24"/>
        </w:rPr>
        <w:t>: principal component analysis (</w:t>
      </w:r>
      <w:commentRangeStart w:id="530"/>
      <w:r w:rsidRPr="00452837">
        <w:rPr>
          <w:rFonts w:ascii="Times New Roman" w:eastAsia="Times New Roman" w:hAnsi="Times New Roman" w:cs="Times New Roman"/>
          <w:color w:val="000000"/>
          <w:sz w:val="24"/>
          <w:szCs w:val="24"/>
        </w:rPr>
        <w:t>PCA</w:t>
      </w:r>
      <w:commentRangeEnd w:id="530"/>
      <w:r w:rsidR="007C5374" w:rsidRPr="00452837">
        <w:rPr>
          <w:rStyle w:val="CommentReference"/>
        </w:rPr>
        <w:commentReference w:id="530"/>
      </w:r>
      <w:r w:rsidRPr="00452837">
        <w:rPr>
          <w:rFonts w:ascii="Times New Roman" w:eastAsia="Times New Roman" w:hAnsi="Times New Roman" w:cs="Times New Roman"/>
          <w:color w:val="000000"/>
          <w:sz w:val="24"/>
          <w:szCs w:val="24"/>
        </w:rPr>
        <w:t xml:space="preserve">) was conducted to the scaled variables, as: (x </w:t>
      </w:r>
      <w:ins w:id="531" w:author="WN" w:date="2020-09-13T10:09:00Z">
        <w:r w:rsidR="0079280D" w:rsidRPr="00452837">
          <w:rPr>
            <w:rFonts w:ascii="Times New Roman" w:eastAsia="Times New Roman" w:hAnsi="Times New Roman" w:cs="Times New Roman"/>
            <w:color w:val="000000"/>
            <w:sz w:val="24"/>
            <w:szCs w:val="24"/>
          </w:rPr>
          <w:t>−</w:t>
        </w:r>
      </w:ins>
      <w:del w:id="532" w:author="WN" w:date="2020-09-13T10:09:00Z">
        <w:r w:rsidRPr="00452837" w:rsidDel="0079280D">
          <w:rPr>
            <w:rFonts w:ascii="Times New Roman" w:eastAsia="Times New Roman" w:hAnsi="Times New Roman" w:cs="Times New Roman"/>
            <w:color w:val="000000"/>
            <w:sz w:val="24"/>
            <w:szCs w:val="24"/>
          </w:rPr>
          <w:delText>-</w:delText>
        </w:r>
      </w:del>
      <w:r w:rsidRPr="00452837">
        <w:rPr>
          <w:rFonts w:ascii="Times New Roman" w:eastAsia="Times New Roman" w:hAnsi="Times New Roman" w:cs="Times New Roman"/>
          <w:color w:val="000000"/>
          <w:sz w:val="24"/>
          <w:szCs w:val="24"/>
        </w:rPr>
        <w:t xml:space="preserve"> mean(x)) / sd(x), where x is each variable, and the scaling is done by dividing the (centered) vectors of x by their standard deviations. CE% were obtained from the field plots and peanut plants grown in pot</w:t>
      </w:r>
      <w:del w:id="533" w:author="WN" w:date="2020-09-13T10:10:00Z">
        <w:r w:rsidRPr="00452837" w:rsidDel="0079280D">
          <w:rPr>
            <w:rFonts w:ascii="Times New Roman" w:eastAsia="Times New Roman" w:hAnsi="Times New Roman" w:cs="Times New Roman"/>
            <w:color w:val="000000"/>
            <w:sz w:val="24"/>
            <w:szCs w:val="24"/>
          </w:rPr>
          <w:delText>s</w:delText>
        </w:r>
      </w:del>
      <w:r w:rsidRPr="00452837">
        <w:rPr>
          <w:rFonts w:ascii="Times New Roman" w:eastAsia="Times New Roman" w:hAnsi="Times New Roman" w:cs="Times New Roman"/>
          <w:color w:val="000000"/>
          <w:sz w:val="24"/>
          <w:szCs w:val="24"/>
        </w:rPr>
        <w:t xml:space="preserve"> trials (2015 and 2016). We obtained the correlation coefficients for each </w:t>
      </w:r>
      <w:r w:rsidR="00DD580F" w:rsidRPr="00452837">
        <w:rPr>
          <w:rFonts w:ascii="Times New Roman" w:eastAsia="Times New Roman" w:hAnsi="Times New Roman" w:cs="Times New Roman"/>
          <w:color w:val="000000"/>
          <w:sz w:val="24"/>
          <w:szCs w:val="24"/>
        </w:rPr>
        <w:t>variable</w:t>
      </w:r>
      <w:r w:rsidRPr="00452837">
        <w:rPr>
          <w:rFonts w:ascii="Times New Roman" w:eastAsia="Times New Roman" w:hAnsi="Times New Roman" w:cs="Times New Roman"/>
          <w:color w:val="000000"/>
          <w:sz w:val="24"/>
          <w:szCs w:val="24"/>
        </w:rPr>
        <w:t xml:space="preserve"> with the first and second principal components to explain the variability explained by the first and second principal component</w:t>
      </w:r>
      <w:ins w:id="534" w:author="WN" w:date="2020-09-13T10:10:00Z">
        <w:r w:rsidR="0079280D" w:rsidRPr="00452837">
          <w:rPr>
            <w:rFonts w:ascii="Times New Roman" w:eastAsia="Times New Roman" w:hAnsi="Times New Roman" w:cs="Times New Roman"/>
            <w:color w:val="000000"/>
            <w:sz w:val="24"/>
            <w:szCs w:val="24"/>
          </w:rPr>
          <w:t>s</w:t>
        </w:r>
      </w:ins>
      <w:r w:rsidRPr="00452837">
        <w:rPr>
          <w:rFonts w:ascii="Times New Roman" w:eastAsia="Times New Roman" w:hAnsi="Times New Roman" w:cs="Times New Roman"/>
          <w:color w:val="000000"/>
          <w:sz w:val="24"/>
          <w:szCs w:val="24"/>
        </w:rPr>
        <w:t>. Each fungicide (individuals, represented by points) and their performance in each trial (variables, represented by vectors) are displayed together on a biplot.</w:t>
      </w:r>
    </w:p>
    <w:p w14:paraId="247986AA" w14:textId="6CE77A17" w:rsidR="000732BE" w:rsidRPr="00452837" w:rsidRDefault="000732BE" w:rsidP="007E2063">
      <w:pPr>
        <w:spacing w:line="480" w:lineRule="auto"/>
        <w:outlineLvl w:val="0"/>
        <w:rPr>
          <w:rFonts w:ascii="Times New Roman" w:eastAsia="Times New Roman" w:hAnsi="Times New Roman" w:cs="Times New Roman"/>
          <w:b/>
          <w:bCs/>
          <w:kern w:val="36"/>
          <w:sz w:val="48"/>
          <w:szCs w:val="48"/>
        </w:rPr>
      </w:pPr>
      <w:r w:rsidRPr="00452837">
        <w:rPr>
          <w:rFonts w:ascii="Times New Roman" w:eastAsia="Times New Roman" w:hAnsi="Times New Roman" w:cs="Times New Roman"/>
          <w:b/>
          <w:bCs/>
          <w:color w:val="000000"/>
          <w:kern w:val="36"/>
          <w:sz w:val="24"/>
          <w:szCs w:val="24"/>
        </w:rPr>
        <w:t>3. Results</w:t>
      </w:r>
    </w:p>
    <w:p w14:paraId="652FDD8E" w14:textId="77777777" w:rsidR="000732BE" w:rsidRPr="00452837" w:rsidRDefault="000732BE" w:rsidP="007E2063">
      <w:pPr>
        <w:spacing w:line="480" w:lineRule="auto"/>
        <w:jc w:val="both"/>
        <w:outlineLvl w:val="1"/>
        <w:rPr>
          <w:rFonts w:ascii="Times New Roman" w:eastAsia="Times New Roman" w:hAnsi="Times New Roman" w:cs="Times New Roman"/>
          <w:b/>
          <w:bCs/>
          <w:sz w:val="36"/>
          <w:szCs w:val="36"/>
        </w:rPr>
      </w:pPr>
      <w:r w:rsidRPr="00452837">
        <w:rPr>
          <w:rFonts w:ascii="Times New Roman" w:eastAsia="Times New Roman" w:hAnsi="Times New Roman" w:cs="Times New Roman"/>
          <w:b/>
          <w:bCs/>
          <w:color w:val="000000"/>
          <w:sz w:val="24"/>
          <w:szCs w:val="24"/>
        </w:rPr>
        <w:t>3.1.</w:t>
      </w:r>
      <w:r w:rsidRPr="00452837">
        <w:rPr>
          <w:rFonts w:ascii="Times New Roman" w:eastAsia="Times New Roman" w:hAnsi="Times New Roman" w:cs="Times New Roman"/>
          <w:color w:val="000000"/>
          <w:sz w:val="24"/>
          <w:szCs w:val="24"/>
        </w:rPr>
        <w:t xml:space="preserve"> </w:t>
      </w:r>
      <w:r w:rsidRPr="00452837">
        <w:rPr>
          <w:rFonts w:ascii="Times New Roman" w:eastAsia="Times New Roman" w:hAnsi="Times New Roman" w:cs="Times New Roman"/>
          <w:b/>
          <w:bCs/>
          <w:i/>
          <w:iCs/>
          <w:color w:val="000000"/>
          <w:sz w:val="24"/>
          <w:szCs w:val="24"/>
        </w:rPr>
        <w:t>In vitro</w:t>
      </w:r>
      <w:r w:rsidRPr="00452837">
        <w:rPr>
          <w:rFonts w:ascii="Times New Roman" w:eastAsia="Times New Roman" w:hAnsi="Times New Roman" w:cs="Times New Roman"/>
          <w:b/>
          <w:bCs/>
          <w:color w:val="000000"/>
          <w:sz w:val="24"/>
          <w:szCs w:val="24"/>
        </w:rPr>
        <w:t xml:space="preserve"> sensitivity</w:t>
      </w:r>
    </w:p>
    <w:p w14:paraId="78537A75" w14:textId="3B106096" w:rsidR="000732BE" w:rsidRPr="00452837" w:rsidRDefault="00B62752" w:rsidP="007E2063">
      <w:pPr>
        <w:spacing w:line="480" w:lineRule="auto"/>
        <w:ind w:firstLine="706"/>
        <w:jc w:val="both"/>
        <w:rPr>
          <w:rFonts w:ascii="Times New Roman" w:eastAsia="Times New Roman" w:hAnsi="Times New Roman" w:cs="Times New Roman"/>
          <w:color w:val="000000"/>
          <w:sz w:val="24"/>
          <w:szCs w:val="24"/>
          <w:shd w:val="clear" w:color="auto" w:fill="FFFFFF"/>
        </w:rPr>
      </w:pPr>
      <w:r w:rsidRPr="00452837">
        <w:rPr>
          <w:rFonts w:ascii="Times New Roman" w:eastAsia="Times New Roman" w:hAnsi="Times New Roman" w:cs="Times New Roman"/>
          <w:color w:val="000000"/>
          <w:sz w:val="24"/>
          <w:szCs w:val="24"/>
        </w:rPr>
        <w:t xml:space="preserve">The growth of </w:t>
      </w:r>
      <w:r w:rsidRPr="00452837">
        <w:rPr>
          <w:rFonts w:ascii="Times New Roman" w:eastAsia="Times New Roman" w:hAnsi="Times New Roman" w:cs="Times New Roman"/>
          <w:i/>
          <w:iCs/>
          <w:color w:val="000000"/>
          <w:sz w:val="24"/>
          <w:szCs w:val="24"/>
        </w:rPr>
        <w:t>T. frezii</w:t>
      </w:r>
      <w:r w:rsidRPr="00452837">
        <w:rPr>
          <w:rFonts w:ascii="Times New Roman" w:eastAsia="Times New Roman" w:hAnsi="Times New Roman" w:cs="Times New Roman"/>
          <w:color w:val="000000"/>
          <w:sz w:val="24"/>
          <w:szCs w:val="24"/>
        </w:rPr>
        <w:t xml:space="preserve"> isolates was 4.76 (± 0.14) mm per day in </w:t>
      </w:r>
      <w:r w:rsidR="00C5000D" w:rsidRPr="00452837">
        <w:rPr>
          <w:rFonts w:ascii="Times New Roman" w:eastAsia="Times New Roman" w:hAnsi="Times New Roman" w:cs="Times New Roman"/>
          <w:color w:val="000000"/>
          <w:sz w:val="24"/>
          <w:szCs w:val="24"/>
        </w:rPr>
        <w:t xml:space="preserve">non-treated </w:t>
      </w:r>
      <w:r w:rsidRPr="00452837">
        <w:rPr>
          <w:rFonts w:ascii="Times New Roman" w:eastAsia="Times New Roman" w:hAnsi="Times New Roman" w:cs="Times New Roman"/>
          <w:color w:val="000000"/>
          <w:sz w:val="24"/>
          <w:szCs w:val="24"/>
        </w:rPr>
        <w:t xml:space="preserve">control plates. A wide range of sensitivity of </w:t>
      </w:r>
      <w:r w:rsidRPr="00452837">
        <w:rPr>
          <w:rFonts w:ascii="Times New Roman" w:eastAsia="Times New Roman" w:hAnsi="Times New Roman" w:cs="Times New Roman"/>
          <w:i/>
          <w:iCs/>
          <w:color w:val="000000"/>
          <w:sz w:val="24"/>
          <w:szCs w:val="24"/>
        </w:rPr>
        <w:t>T. frezii</w:t>
      </w:r>
      <w:r w:rsidRPr="00452837">
        <w:rPr>
          <w:rFonts w:ascii="Times New Roman" w:eastAsia="Times New Roman" w:hAnsi="Times New Roman" w:cs="Times New Roman"/>
          <w:color w:val="000000"/>
          <w:sz w:val="24"/>
          <w:szCs w:val="24"/>
        </w:rPr>
        <w:t xml:space="preserve"> isolates was observed to the evaluated fungicides</w:t>
      </w:r>
      <w:r w:rsidR="00C5000D" w:rsidRPr="00452837">
        <w:rPr>
          <w:rFonts w:ascii="Times New Roman" w:eastAsia="Times New Roman" w:hAnsi="Times New Roman" w:cs="Times New Roman"/>
          <w:color w:val="000000"/>
          <w:sz w:val="24"/>
          <w:szCs w:val="24"/>
        </w:rPr>
        <w:t>:</w:t>
      </w:r>
      <w:r w:rsidRPr="00452837">
        <w:rPr>
          <w:rFonts w:ascii="Times New Roman" w:eastAsia="Times New Roman" w:hAnsi="Times New Roman" w:cs="Times New Roman"/>
          <w:color w:val="000000"/>
          <w:sz w:val="24"/>
          <w:szCs w:val="24"/>
        </w:rPr>
        <w:t xml:space="preserve"> </w:t>
      </w:r>
      <w:ins w:id="535" w:author="WN" w:date="2020-09-13T17:23:00Z">
        <w:r w:rsidR="002A0A44" w:rsidRPr="00452837">
          <w:rPr>
            <w:rFonts w:ascii="Times New Roman" w:eastAsia="Times New Roman" w:hAnsi="Times New Roman" w:cs="Times New Roman"/>
            <w:color w:val="000000"/>
            <w:sz w:val="24"/>
            <w:szCs w:val="24"/>
          </w:rPr>
          <w:t xml:space="preserve">with </w:t>
        </w:r>
      </w:ins>
      <w:r w:rsidRPr="00452837">
        <w:rPr>
          <w:rFonts w:ascii="Times New Roman" w:eastAsia="Times New Roman" w:hAnsi="Times New Roman" w:cs="Times New Roman"/>
          <w:color w:val="000000"/>
          <w:sz w:val="24"/>
          <w:szCs w:val="24"/>
        </w:rPr>
        <w:t>EC50 value</w:t>
      </w:r>
      <w:ins w:id="536" w:author="WN" w:date="2020-09-13T17:23:00Z">
        <w:r w:rsidR="002A0A44" w:rsidRPr="00452837">
          <w:rPr>
            <w:rFonts w:ascii="Times New Roman" w:eastAsia="Times New Roman" w:hAnsi="Times New Roman" w:cs="Times New Roman"/>
            <w:color w:val="000000"/>
            <w:sz w:val="24"/>
            <w:szCs w:val="24"/>
          </w:rPr>
          <w:t>s</w:t>
        </w:r>
      </w:ins>
      <w:r w:rsidRPr="00452837">
        <w:rPr>
          <w:rFonts w:ascii="Times New Roman" w:eastAsia="Times New Roman" w:hAnsi="Times New Roman" w:cs="Times New Roman"/>
          <w:color w:val="000000"/>
          <w:sz w:val="24"/>
          <w:szCs w:val="24"/>
        </w:rPr>
        <w:t xml:space="preserve"> ranging from</w:t>
      </w:r>
      <w:r w:rsidRPr="00452837">
        <w:rPr>
          <w:rFonts w:ascii="Times New Roman" w:eastAsia="Times New Roman" w:hAnsi="Times New Roman" w:cs="Times New Roman"/>
          <w:i/>
          <w:iCs/>
          <w:color w:val="000000"/>
          <w:sz w:val="24"/>
          <w:szCs w:val="24"/>
        </w:rPr>
        <w:t xml:space="preserve"> </w:t>
      </w:r>
      <w:r w:rsidR="000732BE" w:rsidRPr="00452837">
        <w:rPr>
          <w:rFonts w:ascii="Times New Roman" w:eastAsia="Times New Roman" w:hAnsi="Times New Roman" w:cs="Times New Roman"/>
          <w:color w:val="000000"/>
          <w:sz w:val="24"/>
          <w:szCs w:val="24"/>
        </w:rPr>
        <w:t>0.001 to &gt;100. The highest mycelial growth inhibition</w:t>
      </w:r>
      <w:r w:rsidR="00431FF7" w:rsidRPr="00452837">
        <w:rPr>
          <w:rFonts w:ascii="Times New Roman" w:eastAsia="Times New Roman" w:hAnsi="Times New Roman" w:cs="Times New Roman"/>
          <w:color w:val="000000"/>
          <w:sz w:val="24"/>
          <w:szCs w:val="24"/>
        </w:rPr>
        <w:t>s</w:t>
      </w:r>
      <w:r w:rsidR="000732BE" w:rsidRPr="00452837">
        <w:rPr>
          <w:rFonts w:ascii="Times New Roman" w:eastAsia="Times New Roman" w:hAnsi="Times New Roman" w:cs="Times New Roman"/>
          <w:color w:val="000000"/>
          <w:sz w:val="24"/>
          <w:szCs w:val="24"/>
        </w:rPr>
        <w:t xml:space="preserve"> w</w:t>
      </w:r>
      <w:ins w:id="537" w:author="WN" w:date="2020-09-13T10:35:00Z">
        <w:r w:rsidR="000E3BA6" w:rsidRPr="00452837">
          <w:rPr>
            <w:rFonts w:ascii="Times New Roman" w:eastAsia="Times New Roman" w:hAnsi="Times New Roman" w:cs="Times New Roman"/>
            <w:color w:val="000000"/>
            <w:sz w:val="24"/>
            <w:szCs w:val="24"/>
          </w:rPr>
          <w:t>ere</w:t>
        </w:r>
      </w:ins>
      <w:del w:id="538" w:author="WN" w:date="2020-09-13T10:35:00Z">
        <w:r w:rsidR="000732BE" w:rsidRPr="00452837" w:rsidDel="000E3BA6">
          <w:rPr>
            <w:rFonts w:ascii="Times New Roman" w:eastAsia="Times New Roman" w:hAnsi="Times New Roman" w:cs="Times New Roman"/>
            <w:color w:val="000000"/>
            <w:sz w:val="24"/>
            <w:szCs w:val="24"/>
          </w:rPr>
          <w:delText>as</w:delText>
        </w:r>
      </w:del>
      <w:r w:rsidR="000732BE" w:rsidRPr="00452837">
        <w:rPr>
          <w:rFonts w:ascii="Times New Roman" w:eastAsia="Times New Roman" w:hAnsi="Times New Roman" w:cs="Times New Roman"/>
          <w:color w:val="000000"/>
          <w:sz w:val="24"/>
          <w:szCs w:val="24"/>
        </w:rPr>
        <w:t xml:space="preserve"> observed with</w:t>
      </w:r>
      <w:del w:id="539" w:author="WN" w:date="2020-09-13T10:35:00Z">
        <w:r w:rsidR="000732BE" w:rsidRPr="00452837" w:rsidDel="000E3BA6">
          <w:rPr>
            <w:rFonts w:ascii="Times New Roman" w:eastAsia="Times New Roman" w:hAnsi="Times New Roman" w:cs="Times New Roman"/>
            <w:color w:val="000000"/>
            <w:sz w:val="24"/>
            <w:szCs w:val="24"/>
          </w:rPr>
          <w:delText xml:space="preserve"> the</w:delText>
        </w:r>
      </w:del>
      <w:r w:rsidR="000732BE" w:rsidRPr="00452837">
        <w:rPr>
          <w:rFonts w:ascii="Times New Roman" w:eastAsia="Times New Roman" w:hAnsi="Times New Roman" w:cs="Times New Roman"/>
          <w:color w:val="000000"/>
          <w:sz w:val="24"/>
          <w:szCs w:val="24"/>
        </w:rPr>
        <w:t xml:space="preserve"> DMI’s fungicides, QoI’s pyraclostrobin and azoxystrobin, and penthiopyrad, EC50</w:t>
      </w:r>
      <w:ins w:id="540" w:author="WN" w:date="2020-09-13T10:35:00Z">
        <w:r w:rsidR="000E3BA6" w:rsidRPr="00452837">
          <w:rPr>
            <w:rFonts w:ascii="Times New Roman" w:eastAsia="Times New Roman" w:hAnsi="Times New Roman" w:cs="Times New Roman"/>
            <w:color w:val="000000"/>
            <w:sz w:val="24"/>
            <w:szCs w:val="24"/>
          </w:rPr>
          <w:t xml:space="preserve"> </w:t>
        </w:r>
      </w:ins>
      <w:r w:rsidR="000732BE" w:rsidRPr="00452837">
        <w:rPr>
          <w:rFonts w:ascii="Times New Roman" w:eastAsia="Times New Roman" w:hAnsi="Times New Roman" w:cs="Times New Roman"/>
          <w:color w:val="000000"/>
          <w:sz w:val="24"/>
          <w:szCs w:val="24"/>
        </w:rPr>
        <w:t>&lt;</w:t>
      </w:r>
      <w:ins w:id="541" w:author="WN" w:date="2020-09-13T10:35:00Z">
        <w:r w:rsidR="000E3BA6" w:rsidRPr="00452837">
          <w:rPr>
            <w:rFonts w:ascii="Times New Roman" w:eastAsia="Times New Roman" w:hAnsi="Times New Roman" w:cs="Times New Roman"/>
            <w:color w:val="000000"/>
            <w:sz w:val="24"/>
            <w:szCs w:val="24"/>
          </w:rPr>
          <w:t xml:space="preserve"> </w:t>
        </w:r>
      </w:ins>
      <w:r w:rsidR="000732BE" w:rsidRPr="00452837">
        <w:rPr>
          <w:rFonts w:ascii="Times New Roman" w:eastAsia="Times New Roman" w:hAnsi="Times New Roman" w:cs="Times New Roman"/>
          <w:color w:val="000000"/>
          <w:sz w:val="24"/>
          <w:szCs w:val="24"/>
        </w:rPr>
        <w:t xml:space="preserve">0.1 (Figure </w:t>
      </w:r>
      <w:r w:rsidR="00F67F38" w:rsidRPr="00452837">
        <w:rPr>
          <w:rFonts w:ascii="Times New Roman" w:eastAsia="Times New Roman" w:hAnsi="Times New Roman" w:cs="Times New Roman"/>
          <w:color w:val="000000"/>
          <w:sz w:val="24"/>
          <w:szCs w:val="24"/>
        </w:rPr>
        <w:t>2</w:t>
      </w:r>
      <w:r w:rsidR="000732BE" w:rsidRPr="00452837">
        <w:rPr>
          <w:rFonts w:ascii="Times New Roman" w:eastAsia="Times New Roman" w:hAnsi="Times New Roman" w:cs="Times New Roman"/>
          <w:color w:val="000000"/>
          <w:sz w:val="24"/>
          <w:szCs w:val="24"/>
        </w:rPr>
        <w:t xml:space="preserve">). </w:t>
      </w:r>
      <w:r w:rsidR="004656E7" w:rsidRPr="00452837">
        <w:rPr>
          <w:rFonts w:ascii="Times New Roman" w:eastAsia="Times New Roman" w:hAnsi="Times New Roman" w:cs="Times New Roman"/>
          <w:color w:val="000000"/>
          <w:sz w:val="24"/>
          <w:szCs w:val="24"/>
        </w:rPr>
        <w:t xml:space="preserve">Moderate sensitivity was observed with mancozeb </w:t>
      </w:r>
      <w:r w:rsidR="000732BE" w:rsidRPr="00452837">
        <w:rPr>
          <w:rFonts w:ascii="Times New Roman" w:eastAsia="Times New Roman" w:hAnsi="Times New Roman" w:cs="Times New Roman"/>
          <w:color w:val="000000"/>
          <w:sz w:val="24"/>
          <w:szCs w:val="24"/>
        </w:rPr>
        <w:t xml:space="preserve">(EC50 = 6.28). The lowest sensitivity of </w:t>
      </w:r>
      <w:r w:rsidR="000732BE" w:rsidRPr="00452837">
        <w:rPr>
          <w:rFonts w:ascii="Times New Roman" w:eastAsia="Times New Roman" w:hAnsi="Times New Roman" w:cs="Times New Roman"/>
          <w:i/>
          <w:iCs/>
          <w:color w:val="000000"/>
          <w:sz w:val="24"/>
          <w:szCs w:val="24"/>
        </w:rPr>
        <w:t>T. frezii</w:t>
      </w:r>
      <w:r w:rsidR="000732BE" w:rsidRPr="00452837">
        <w:rPr>
          <w:rFonts w:ascii="Times New Roman" w:eastAsia="Times New Roman" w:hAnsi="Times New Roman" w:cs="Times New Roman"/>
          <w:color w:val="000000"/>
          <w:sz w:val="24"/>
          <w:szCs w:val="24"/>
        </w:rPr>
        <w:t xml:space="preserve"> was observed with thiophanate-methyl (EC50 &gt; 100 µg/ml). According to the EC50, only thiophanate-methyl was classified as non-toxic, and mancozeb as moderately fungitoxic, the rest of the a.i. were classified as highly fungitoxic</w:t>
      </w:r>
      <w:r w:rsidR="000732BE" w:rsidRPr="00452837">
        <w:rPr>
          <w:rFonts w:ascii="Times New Roman" w:eastAsia="Times New Roman" w:hAnsi="Times New Roman" w:cs="Times New Roman"/>
          <w:color w:val="000000"/>
          <w:sz w:val="24"/>
          <w:szCs w:val="24"/>
          <w:shd w:val="clear" w:color="auto" w:fill="FFFFFF"/>
        </w:rPr>
        <w:t>.</w:t>
      </w:r>
    </w:p>
    <w:p w14:paraId="2216AE89" w14:textId="735CBA8E" w:rsidR="00F67F38" w:rsidRPr="00452837" w:rsidDel="00DB2637" w:rsidRDefault="00F67F38" w:rsidP="007E2063">
      <w:pPr>
        <w:keepNext/>
        <w:spacing w:line="480" w:lineRule="auto"/>
        <w:jc w:val="both"/>
        <w:rPr>
          <w:del w:id="542" w:author="Paredes, Juan A." w:date="2020-09-09T10:27:00Z"/>
          <w:rFonts w:ascii="Times New Roman" w:hAnsi="Times New Roman" w:cs="Times New Roman"/>
        </w:rPr>
      </w:pPr>
      <w:del w:id="543" w:author="Paredes, Juan A." w:date="2020-09-09T10:27:00Z">
        <w:r w:rsidRPr="00452837" w:rsidDel="00DB2637">
          <w:rPr>
            <w:rFonts w:ascii="Times New Roman" w:hAnsi="Times New Roman" w:cs="Times New Roman"/>
            <w:lang w:eastAsia="es-ES"/>
            <w:rPrChange w:id="544" w:author="WN" w:date="2020-09-13T17:33:00Z">
              <w:rPr>
                <w:rFonts w:ascii="Times New Roman" w:hAnsi="Times New Roman" w:cs="Times New Roman"/>
                <w:noProof/>
                <w:lang w:eastAsia="es-ES"/>
              </w:rPr>
            </w:rPrChange>
          </w:rPr>
          <w:lastRenderedPageBreak/>
          <w:drawing>
            <wp:inline distT="0" distB="0" distL="0" distR="0" wp14:anchorId="3AAABE7D" wp14:editId="6B4D577D">
              <wp:extent cx="5182172" cy="4534829"/>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pic:cNvPicPr>
                        <a:picLocks noChangeAspect="1" noChangeArrowheads="1"/>
                      </pic:cNvPicPr>
                    </pic:nvPicPr>
                    <pic:blipFill>
                      <a:blip r:embed="rId12"/>
                      <a:stretch>
                        <a:fillRect/>
                      </a:stretch>
                    </pic:blipFill>
                    <pic:spPr bwMode="auto">
                      <a:xfrm>
                        <a:off x="0" y="0"/>
                        <a:ext cx="5222275" cy="4569922"/>
                      </a:xfrm>
                      <a:prstGeom prst="rect">
                        <a:avLst/>
                      </a:prstGeom>
                    </pic:spPr>
                  </pic:pic>
                </a:graphicData>
              </a:graphic>
            </wp:inline>
          </w:drawing>
        </w:r>
      </w:del>
    </w:p>
    <w:p w14:paraId="5B327B22" w14:textId="332D6774" w:rsidR="00F67F38" w:rsidRPr="00452837" w:rsidDel="00DB2637" w:rsidRDefault="00F67F38">
      <w:pPr>
        <w:keepNext/>
        <w:spacing w:line="480" w:lineRule="auto"/>
        <w:jc w:val="both"/>
        <w:rPr>
          <w:del w:id="545" w:author="Paredes, Juan A." w:date="2020-09-09T10:27:00Z"/>
          <w:rFonts w:ascii="Times New Roman" w:hAnsi="Times New Roman" w:cs="Times New Roman"/>
        </w:rPr>
        <w:pPrChange w:id="546" w:author="Paredes, Juan A." w:date="2020-09-09T10:27:00Z">
          <w:pPr>
            <w:pStyle w:val="Caption"/>
            <w:spacing w:after="0" w:line="480" w:lineRule="auto"/>
            <w:jc w:val="both"/>
          </w:pPr>
        </w:pPrChange>
      </w:pPr>
      <w:del w:id="547" w:author="Paredes, Juan A." w:date="2020-09-09T10:27:00Z">
        <w:r w:rsidRPr="00452837" w:rsidDel="00DB2637">
          <w:rPr>
            <w:rFonts w:ascii="Times New Roman" w:eastAsia="Times New Roman" w:hAnsi="Times New Roman" w:cs="Times New Roman"/>
            <w:b/>
            <w:bCs/>
            <w:color w:val="000000"/>
            <w:lang w:eastAsia="es-ES"/>
          </w:rPr>
          <w:delText xml:space="preserve">Figure 2. Mycelial growth inhibition curves according to fungicide concentration (μg a.i./ml) for </w:delText>
        </w:r>
        <w:r w:rsidR="00C5000D" w:rsidRPr="00452837" w:rsidDel="00DB2637">
          <w:rPr>
            <w:rFonts w:ascii="Times New Roman" w:eastAsia="Times New Roman" w:hAnsi="Times New Roman" w:cs="Times New Roman"/>
            <w:b/>
            <w:bCs/>
            <w:color w:val="000000"/>
            <w:lang w:eastAsia="es-ES"/>
          </w:rPr>
          <w:delText xml:space="preserve">the twelve </w:delText>
        </w:r>
        <w:r w:rsidRPr="00452837" w:rsidDel="00DB2637">
          <w:rPr>
            <w:rFonts w:ascii="Times New Roman" w:eastAsia="Times New Roman" w:hAnsi="Times New Roman" w:cs="Times New Roman"/>
            <w:b/>
            <w:bCs/>
            <w:color w:val="000000"/>
            <w:lang w:eastAsia="es-ES"/>
          </w:rPr>
          <w:delText xml:space="preserve">active ingredients evaluated. </w:delText>
        </w:r>
        <w:r w:rsidR="00452FE3" w:rsidRPr="00452837" w:rsidDel="00DB2637">
          <w:rPr>
            <w:rFonts w:ascii="Times New Roman" w:eastAsia="Times New Roman" w:hAnsi="Times New Roman" w:cs="Times New Roman"/>
            <w:b/>
            <w:bCs/>
            <w:color w:val="000000"/>
            <w:lang w:eastAsia="es-ES"/>
          </w:rPr>
          <w:delText xml:space="preserve">Numbers </w:delText>
        </w:r>
        <w:r w:rsidR="00C5000D" w:rsidRPr="00452837" w:rsidDel="00DB2637">
          <w:rPr>
            <w:rFonts w:ascii="Times New Roman" w:eastAsia="Times New Roman" w:hAnsi="Times New Roman" w:cs="Times New Roman"/>
            <w:b/>
            <w:bCs/>
            <w:color w:val="000000"/>
            <w:lang w:eastAsia="es-ES"/>
          </w:rPr>
          <w:delText xml:space="preserve">above </w:delText>
        </w:r>
        <w:r w:rsidR="00452FE3" w:rsidRPr="00452837" w:rsidDel="00DB2637">
          <w:rPr>
            <w:rFonts w:ascii="Times New Roman" w:eastAsia="Times New Roman" w:hAnsi="Times New Roman" w:cs="Times New Roman"/>
            <w:b/>
            <w:bCs/>
            <w:color w:val="000000"/>
            <w:lang w:eastAsia="es-ES"/>
          </w:rPr>
          <w:delText>the central dashed line corresponds to EC50 value.</w:delText>
        </w:r>
      </w:del>
    </w:p>
    <w:p w14:paraId="74A4FB84" w14:textId="6FE691D9" w:rsidR="008024FA" w:rsidRPr="00452837" w:rsidDel="00DB2637" w:rsidRDefault="008024FA" w:rsidP="007E2063">
      <w:pPr>
        <w:spacing w:line="480" w:lineRule="auto"/>
        <w:jc w:val="both"/>
        <w:outlineLvl w:val="1"/>
        <w:rPr>
          <w:del w:id="548" w:author="Paredes, Juan A." w:date="2020-09-09T10:27:00Z"/>
          <w:rFonts w:ascii="Times New Roman" w:eastAsia="Times New Roman" w:hAnsi="Times New Roman" w:cs="Times New Roman"/>
          <w:b/>
          <w:bCs/>
          <w:color w:val="000000"/>
          <w:sz w:val="24"/>
          <w:szCs w:val="24"/>
        </w:rPr>
      </w:pPr>
    </w:p>
    <w:p w14:paraId="358DCD98" w14:textId="2A0A9FE6" w:rsidR="000732BE" w:rsidRPr="00452837" w:rsidRDefault="000732BE" w:rsidP="007E2063">
      <w:pPr>
        <w:spacing w:line="480" w:lineRule="auto"/>
        <w:jc w:val="both"/>
        <w:outlineLvl w:val="1"/>
        <w:rPr>
          <w:rFonts w:ascii="Times New Roman" w:eastAsia="Times New Roman" w:hAnsi="Times New Roman" w:cs="Times New Roman"/>
          <w:b/>
          <w:bCs/>
          <w:sz w:val="36"/>
          <w:szCs w:val="36"/>
        </w:rPr>
      </w:pPr>
      <w:r w:rsidRPr="00452837">
        <w:rPr>
          <w:rFonts w:ascii="Times New Roman" w:eastAsia="Times New Roman" w:hAnsi="Times New Roman" w:cs="Times New Roman"/>
          <w:b/>
          <w:bCs/>
          <w:color w:val="000000"/>
          <w:sz w:val="24"/>
          <w:szCs w:val="24"/>
        </w:rPr>
        <w:t>3.2.</w:t>
      </w:r>
      <w:r w:rsidRPr="00452837">
        <w:rPr>
          <w:rFonts w:ascii="Times New Roman" w:eastAsia="Times New Roman" w:hAnsi="Times New Roman" w:cs="Times New Roman"/>
          <w:color w:val="000000"/>
          <w:sz w:val="24"/>
          <w:szCs w:val="24"/>
        </w:rPr>
        <w:t xml:space="preserve"> </w:t>
      </w:r>
      <w:r w:rsidRPr="00452837">
        <w:rPr>
          <w:rFonts w:ascii="Times New Roman" w:eastAsia="Times New Roman" w:hAnsi="Times New Roman" w:cs="Times New Roman"/>
          <w:b/>
          <w:bCs/>
          <w:color w:val="000000"/>
          <w:sz w:val="24"/>
          <w:szCs w:val="24"/>
        </w:rPr>
        <w:t>Control efficacy experiments</w:t>
      </w:r>
    </w:p>
    <w:p w14:paraId="1C151A0F" w14:textId="7FA577EB" w:rsidR="000732BE" w:rsidRPr="00452837" w:rsidRDefault="000732BE" w:rsidP="007E2063">
      <w:pPr>
        <w:spacing w:line="480" w:lineRule="auto"/>
        <w:ind w:firstLine="700"/>
        <w:jc w:val="both"/>
        <w:rPr>
          <w:rFonts w:ascii="Times New Roman" w:eastAsia="Times New Roman" w:hAnsi="Times New Roman" w:cs="Times New Roman"/>
          <w:sz w:val="24"/>
          <w:szCs w:val="24"/>
        </w:rPr>
      </w:pPr>
      <w:r w:rsidRPr="00452837">
        <w:rPr>
          <w:rFonts w:ascii="Times New Roman" w:eastAsia="Times New Roman" w:hAnsi="Times New Roman" w:cs="Times New Roman"/>
          <w:color w:val="000000"/>
          <w:sz w:val="24"/>
          <w:szCs w:val="24"/>
          <w:shd w:val="clear" w:color="auto" w:fill="FFFFFF"/>
        </w:rPr>
        <w:t xml:space="preserve">Accumulated precipitations and mean temperature registered in General Deheza during the peanut cropping season (December to April) in 2014/15, 2015/16 are presented in Table S1. A normal crop development (without severe hydric stress) was observed in both field experiments. A total </w:t>
      </w:r>
      <w:r w:rsidR="00DD580F" w:rsidRPr="00452837">
        <w:rPr>
          <w:rFonts w:ascii="Times New Roman" w:eastAsia="Times New Roman" w:hAnsi="Times New Roman" w:cs="Times New Roman"/>
          <w:color w:val="000000"/>
          <w:sz w:val="24"/>
          <w:szCs w:val="24"/>
          <w:shd w:val="clear" w:color="auto" w:fill="FFFFFF"/>
        </w:rPr>
        <w:t>precipitation</w:t>
      </w:r>
      <w:r w:rsidRPr="00452837">
        <w:rPr>
          <w:rFonts w:ascii="Times New Roman" w:eastAsia="Times New Roman" w:hAnsi="Times New Roman" w:cs="Times New Roman"/>
          <w:color w:val="000000"/>
          <w:sz w:val="24"/>
          <w:szCs w:val="24"/>
          <w:shd w:val="clear" w:color="auto" w:fill="FFFFFF"/>
        </w:rPr>
        <w:t xml:space="preserve"> of 465 and 417 mm was recorded during the pegging phenological stage (January to March) in 2015 and 2016</w:t>
      </w:r>
      <w:ins w:id="549" w:author="WN" w:date="2020-09-13T10:37:00Z">
        <w:r w:rsidR="000E3BA6" w:rsidRPr="00452837">
          <w:rPr>
            <w:rFonts w:ascii="Times New Roman" w:eastAsia="Times New Roman" w:hAnsi="Times New Roman" w:cs="Times New Roman"/>
            <w:color w:val="000000"/>
            <w:sz w:val="24"/>
            <w:szCs w:val="24"/>
            <w:shd w:val="clear" w:color="auto" w:fill="FFFFFF"/>
          </w:rPr>
          <w:t>,</w:t>
        </w:r>
      </w:ins>
      <w:r w:rsidRPr="00452837">
        <w:rPr>
          <w:rFonts w:ascii="Times New Roman" w:eastAsia="Times New Roman" w:hAnsi="Times New Roman" w:cs="Times New Roman"/>
          <w:color w:val="000000"/>
          <w:sz w:val="24"/>
          <w:szCs w:val="24"/>
          <w:shd w:val="clear" w:color="auto" w:fill="FFFFFF"/>
        </w:rPr>
        <w:t xml:space="preserve"> respectively. </w:t>
      </w:r>
    </w:p>
    <w:p w14:paraId="7095831E" w14:textId="2220003C" w:rsidR="000732BE" w:rsidRPr="00452837" w:rsidRDefault="000732BE" w:rsidP="007E2063">
      <w:pPr>
        <w:spacing w:line="480" w:lineRule="auto"/>
        <w:ind w:firstLine="700"/>
        <w:jc w:val="both"/>
        <w:rPr>
          <w:rFonts w:ascii="Times New Roman" w:eastAsia="Times New Roman" w:hAnsi="Times New Roman" w:cs="Times New Roman"/>
          <w:sz w:val="24"/>
          <w:szCs w:val="24"/>
        </w:rPr>
      </w:pPr>
      <w:r w:rsidRPr="00452837">
        <w:rPr>
          <w:rFonts w:ascii="Times New Roman" w:eastAsia="Times New Roman" w:hAnsi="Times New Roman" w:cs="Times New Roman"/>
          <w:color w:val="000000"/>
          <w:sz w:val="24"/>
          <w:szCs w:val="24"/>
        </w:rPr>
        <w:t>Smut pressure in pot</w:t>
      </w:r>
      <w:del w:id="550" w:author="WN" w:date="2020-09-13T10:37:00Z">
        <w:r w:rsidR="00045FBF" w:rsidRPr="00452837" w:rsidDel="000E3BA6">
          <w:rPr>
            <w:rFonts w:ascii="Times New Roman" w:eastAsia="Times New Roman" w:hAnsi="Times New Roman" w:cs="Times New Roman"/>
            <w:color w:val="000000"/>
            <w:sz w:val="24"/>
            <w:szCs w:val="24"/>
          </w:rPr>
          <w:delText>s</w:delText>
        </w:r>
      </w:del>
      <w:r w:rsidRPr="00452837">
        <w:rPr>
          <w:rFonts w:ascii="Times New Roman" w:eastAsia="Times New Roman" w:hAnsi="Times New Roman" w:cs="Times New Roman"/>
          <w:color w:val="000000"/>
          <w:sz w:val="24"/>
          <w:szCs w:val="24"/>
        </w:rPr>
        <w:t xml:space="preserve"> experiments, indicated by the mean SDP at the non-treated </w:t>
      </w:r>
      <w:commentRangeStart w:id="551"/>
      <w:r w:rsidRPr="00452837">
        <w:rPr>
          <w:rFonts w:ascii="Times New Roman" w:eastAsia="Times New Roman" w:hAnsi="Times New Roman" w:cs="Times New Roman"/>
          <w:color w:val="000000"/>
          <w:sz w:val="24"/>
          <w:szCs w:val="24"/>
        </w:rPr>
        <w:t>check</w:t>
      </w:r>
      <w:commentRangeEnd w:id="551"/>
      <w:r w:rsidR="007C5374" w:rsidRPr="00452837">
        <w:rPr>
          <w:rStyle w:val="CommentReference"/>
        </w:rPr>
        <w:commentReference w:id="551"/>
      </w:r>
      <w:r w:rsidRPr="00452837">
        <w:rPr>
          <w:rFonts w:ascii="Times New Roman" w:eastAsia="Times New Roman" w:hAnsi="Times New Roman" w:cs="Times New Roman"/>
          <w:color w:val="000000"/>
          <w:sz w:val="24"/>
          <w:szCs w:val="24"/>
        </w:rPr>
        <w:t xml:space="preserve"> plants, was higher in 2015 (0.73) than 2016 (0.52). </w:t>
      </w:r>
      <w:r w:rsidR="00D21729" w:rsidRPr="00452837">
        <w:rPr>
          <w:rFonts w:ascii="Times New Roman" w:eastAsia="Times New Roman" w:hAnsi="Times New Roman" w:cs="Times New Roman"/>
          <w:color w:val="000000"/>
          <w:sz w:val="24"/>
          <w:szCs w:val="24"/>
        </w:rPr>
        <w:t xml:space="preserve">Azoxystrobin resulted </w:t>
      </w:r>
      <w:ins w:id="552" w:author="WN" w:date="2020-09-13T17:24:00Z">
        <w:r w:rsidR="002A0A44" w:rsidRPr="00452837">
          <w:rPr>
            <w:rFonts w:ascii="Times New Roman" w:eastAsia="Times New Roman" w:hAnsi="Times New Roman" w:cs="Times New Roman"/>
            <w:color w:val="000000"/>
            <w:sz w:val="24"/>
            <w:szCs w:val="24"/>
          </w:rPr>
          <w:t xml:space="preserve">in </w:t>
        </w:r>
      </w:ins>
      <w:r w:rsidR="00D21729" w:rsidRPr="00452837">
        <w:rPr>
          <w:rFonts w:ascii="Times New Roman" w:eastAsia="Times New Roman" w:hAnsi="Times New Roman" w:cs="Times New Roman"/>
          <w:color w:val="000000"/>
          <w:sz w:val="24"/>
          <w:szCs w:val="24"/>
        </w:rPr>
        <w:t>the lowest SDP values in both years:</w:t>
      </w:r>
      <w:r w:rsidRPr="00452837">
        <w:rPr>
          <w:rFonts w:ascii="Times New Roman" w:eastAsia="Times New Roman" w:hAnsi="Times New Roman" w:cs="Times New Roman"/>
          <w:color w:val="000000"/>
          <w:sz w:val="24"/>
          <w:szCs w:val="24"/>
        </w:rPr>
        <w:t xml:space="preserve"> 0.3 and 0.04 in 2015 and 2016, respectively. The latter values represented 59% and 92% control efficacy relative to their corresponding non-treated control</w:t>
      </w:r>
      <w:ins w:id="553" w:author="WN" w:date="2020-09-13T17:24:00Z">
        <w:r w:rsidR="002A0A44" w:rsidRPr="00452837">
          <w:rPr>
            <w:rFonts w:ascii="Times New Roman" w:eastAsia="Times New Roman" w:hAnsi="Times New Roman" w:cs="Times New Roman"/>
            <w:color w:val="000000"/>
            <w:sz w:val="24"/>
            <w:szCs w:val="24"/>
          </w:rPr>
          <w:t>s</w:t>
        </w:r>
      </w:ins>
      <w:r w:rsidRPr="00452837">
        <w:rPr>
          <w:rFonts w:ascii="Times New Roman" w:eastAsia="Times New Roman" w:hAnsi="Times New Roman" w:cs="Times New Roman"/>
          <w:color w:val="000000"/>
          <w:sz w:val="24"/>
          <w:szCs w:val="24"/>
        </w:rPr>
        <w:t xml:space="preserve">. No significant differences in smut control were observed </w:t>
      </w:r>
      <w:r w:rsidR="00D12C8B" w:rsidRPr="00452837">
        <w:rPr>
          <w:rFonts w:ascii="Times New Roman" w:eastAsia="Times New Roman" w:hAnsi="Times New Roman" w:cs="Times New Roman"/>
          <w:color w:val="000000"/>
          <w:sz w:val="24"/>
          <w:szCs w:val="24"/>
        </w:rPr>
        <w:t>between azoxystrobin and</w:t>
      </w:r>
      <w:r w:rsidR="00D12C8B" w:rsidRPr="00452837" w:rsidDel="00D12C8B">
        <w:rPr>
          <w:rFonts w:ascii="Times New Roman" w:eastAsia="Times New Roman" w:hAnsi="Times New Roman" w:cs="Times New Roman"/>
          <w:color w:val="000000"/>
          <w:sz w:val="24"/>
          <w:szCs w:val="24"/>
        </w:rPr>
        <w:t xml:space="preserve"> </w:t>
      </w:r>
      <w:r w:rsidRPr="00452837">
        <w:rPr>
          <w:rFonts w:ascii="Times New Roman" w:eastAsia="Times New Roman" w:hAnsi="Times New Roman" w:cs="Times New Roman"/>
          <w:color w:val="000000"/>
          <w:sz w:val="24"/>
          <w:szCs w:val="24"/>
        </w:rPr>
        <w:t xml:space="preserve">difenoconazole (0.43 SDP, 41% </w:t>
      </w:r>
      <w:commentRangeStart w:id="554"/>
      <w:r w:rsidRPr="00452837">
        <w:rPr>
          <w:rFonts w:ascii="Times New Roman" w:eastAsia="Times New Roman" w:hAnsi="Times New Roman" w:cs="Times New Roman"/>
          <w:color w:val="000000"/>
          <w:sz w:val="24"/>
          <w:szCs w:val="24"/>
        </w:rPr>
        <w:t>control efficiency</w:t>
      </w:r>
      <w:commentRangeEnd w:id="554"/>
      <w:r w:rsidR="00DB5E51" w:rsidRPr="00452837">
        <w:rPr>
          <w:rStyle w:val="CommentReference"/>
        </w:rPr>
        <w:commentReference w:id="554"/>
      </w:r>
      <w:r w:rsidRPr="00452837">
        <w:rPr>
          <w:rFonts w:ascii="Times New Roman" w:eastAsia="Times New Roman" w:hAnsi="Times New Roman" w:cs="Times New Roman"/>
          <w:color w:val="000000"/>
          <w:sz w:val="24"/>
          <w:szCs w:val="24"/>
        </w:rPr>
        <w:t xml:space="preserve">) in 2015 or from cyproconazole (0.09 </w:t>
      </w:r>
      <w:commentRangeStart w:id="555"/>
      <w:r w:rsidRPr="00452837">
        <w:rPr>
          <w:rFonts w:ascii="Times New Roman" w:eastAsia="Times New Roman" w:hAnsi="Times New Roman" w:cs="Times New Roman"/>
          <w:color w:val="000000"/>
          <w:sz w:val="24"/>
          <w:szCs w:val="24"/>
        </w:rPr>
        <w:t>SPD</w:t>
      </w:r>
      <w:commentRangeEnd w:id="555"/>
      <w:r w:rsidR="00DB5E51" w:rsidRPr="00452837">
        <w:rPr>
          <w:rStyle w:val="CommentReference"/>
        </w:rPr>
        <w:commentReference w:id="555"/>
      </w:r>
      <w:r w:rsidRPr="00452837">
        <w:rPr>
          <w:rFonts w:ascii="Times New Roman" w:eastAsia="Times New Roman" w:hAnsi="Times New Roman" w:cs="Times New Roman"/>
          <w:color w:val="000000"/>
          <w:sz w:val="24"/>
          <w:szCs w:val="24"/>
        </w:rPr>
        <w:t xml:space="preserve">, 82% </w:t>
      </w:r>
      <w:commentRangeStart w:id="556"/>
      <w:r w:rsidRPr="00452837">
        <w:rPr>
          <w:rFonts w:ascii="Times New Roman" w:eastAsia="Times New Roman" w:hAnsi="Times New Roman" w:cs="Times New Roman"/>
          <w:color w:val="000000"/>
          <w:sz w:val="24"/>
          <w:szCs w:val="24"/>
        </w:rPr>
        <w:t>control efficiency</w:t>
      </w:r>
      <w:commentRangeEnd w:id="556"/>
      <w:r w:rsidR="00DB5E51" w:rsidRPr="00452837">
        <w:rPr>
          <w:rStyle w:val="CommentReference"/>
        </w:rPr>
        <w:commentReference w:id="556"/>
      </w:r>
      <w:r w:rsidRPr="00452837">
        <w:rPr>
          <w:rFonts w:ascii="Times New Roman" w:eastAsia="Times New Roman" w:hAnsi="Times New Roman" w:cs="Times New Roman"/>
          <w:color w:val="000000"/>
          <w:sz w:val="24"/>
          <w:szCs w:val="24"/>
        </w:rPr>
        <w:t xml:space="preserve">) or tebuconazole (0.13 </w:t>
      </w:r>
      <w:commentRangeStart w:id="557"/>
      <w:r w:rsidRPr="00452837">
        <w:rPr>
          <w:rFonts w:ascii="Times New Roman" w:eastAsia="Times New Roman" w:hAnsi="Times New Roman" w:cs="Times New Roman"/>
          <w:color w:val="000000"/>
          <w:sz w:val="24"/>
          <w:szCs w:val="24"/>
        </w:rPr>
        <w:t>SPD</w:t>
      </w:r>
      <w:commentRangeEnd w:id="557"/>
      <w:r w:rsidR="00DB5E51" w:rsidRPr="00452837">
        <w:rPr>
          <w:rStyle w:val="CommentReference"/>
        </w:rPr>
        <w:commentReference w:id="557"/>
      </w:r>
      <w:r w:rsidRPr="00452837">
        <w:rPr>
          <w:rFonts w:ascii="Times New Roman" w:eastAsia="Times New Roman" w:hAnsi="Times New Roman" w:cs="Times New Roman"/>
          <w:color w:val="000000"/>
          <w:sz w:val="24"/>
          <w:szCs w:val="24"/>
        </w:rPr>
        <w:t xml:space="preserve">, 74% </w:t>
      </w:r>
      <w:commentRangeStart w:id="558"/>
      <w:r w:rsidRPr="00452837">
        <w:rPr>
          <w:rFonts w:ascii="Times New Roman" w:eastAsia="Times New Roman" w:hAnsi="Times New Roman" w:cs="Times New Roman"/>
          <w:color w:val="000000"/>
          <w:sz w:val="24"/>
          <w:szCs w:val="24"/>
        </w:rPr>
        <w:t>control efficiency</w:t>
      </w:r>
      <w:commentRangeEnd w:id="558"/>
      <w:r w:rsidR="00DB5E51" w:rsidRPr="00452837">
        <w:rPr>
          <w:rStyle w:val="CommentReference"/>
        </w:rPr>
        <w:commentReference w:id="558"/>
      </w:r>
      <w:r w:rsidRPr="00452837">
        <w:rPr>
          <w:rFonts w:ascii="Times New Roman" w:eastAsia="Times New Roman" w:hAnsi="Times New Roman" w:cs="Times New Roman"/>
          <w:color w:val="000000"/>
          <w:sz w:val="24"/>
          <w:szCs w:val="24"/>
        </w:rPr>
        <w:t xml:space="preserve">) in 2016. </w:t>
      </w:r>
      <w:r w:rsidR="004656E7" w:rsidRPr="00452837">
        <w:rPr>
          <w:rFonts w:ascii="Times New Roman" w:eastAsia="Times New Roman" w:hAnsi="Times New Roman" w:cs="Times New Roman"/>
          <w:color w:val="000000"/>
          <w:sz w:val="24"/>
          <w:szCs w:val="24"/>
        </w:rPr>
        <w:t xml:space="preserve">Intermediate smut control </w:t>
      </w:r>
      <w:r w:rsidR="00C5000D" w:rsidRPr="00452837">
        <w:rPr>
          <w:rFonts w:ascii="Times New Roman" w:eastAsia="Times New Roman" w:hAnsi="Times New Roman" w:cs="Times New Roman"/>
          <w:color w:val="000000"/>
          <w:sz w:val="24"/>
          <w:szCs w:val="24"/>
        </w:rPr>
        <w:t>w</w:t>
      </w:r>
      <w:ins w:id="559" w:author="WN" w:date="2020-09-13T10:37:00Z">
        <w:r w:rsidR="000E3BA6" w:rsidRPr="00452837">
          <w:rPr>
            <w:rFonts w:ascii="Times New Roman" w:eastAsia="Times New Roman" w:hAnsi="Times New Roman" w:cs="Times New Roman"/>
            <w:color w:val="000000"/>
            <w:sz w:val="24"/>
            <w:szCs w:val="24"/>
          </w:rPr>
          <w:t>as</w:t>
        </w:r>
      </w:ins>
      <w:del w:id="560" w:author="WN" w:date="2020-09-13T10:37:00Z">
        <w:r w:rsidR="004C5C57" w:rsidRPr="00452837" w:rsidDel="000E3BA6">
          <w:rPr>
            <w:rFonts w:ascii="Times New Roman" w:eastAsia="Times New Roman" w:hAnsi="Times New Roman" w:cs="Times New Roman"/>
            <w:color w:val="000000"/>
            <w:sz w:val="24"/>
            <w:szCs w:val="24"/>
          </w:rPr>
          <w:delText>ere</w:delText>
        </w:r>
      </w:del>
      <w:r w:rsidR="004656E7" w:rsidRPr="00452837">
        <w:rPr>
          <w:rFonts w:ascii="Times New Roman" w:eastAsia="Times New Roman" w:hAnsi="Times New Roman" w:cs="Times New Roman"/>
          <w:color w:val="000000"/>
          <w:sz w:val="24"/>
          <w:szCs w:val="24"/>
        </w:rPr>
        <w:t xml:space="preserve"> observed </w:t>
      </w:r>
      <w:r w:rsidR="004C5C57" w:rsidRPr="00452837">
        <w:rPr>
          <w:rFonts w:ascii="Times New Roman" w:eastAsia="Times New Roman" w:hAnsi="Times New Roman" w:cs="Times New Roman"/>
          <w:color w:val="000000"/>
          <w:sz w:val="24"/>
          <w:szCs w:val="24"/>
        </w:rPr>
        <w:t>with</w:t>
      </w:r>
      <w:r w:rsidR="00C5000D" w:rsidRPr="00452837">
        <w:rPr>
          <w:rFonts w:ascii="Times New Roman" w:eastAsia="Times New Roman" w:hAnsi="Times New Roman" w:cs="Times New Roman"/>
          <w:color w:val="000000"/>
          <w:sz w:val="24"/>
          <w:szCs w:val="24"/>
        </w:rPr>
        <w:t xml:space="preserve"> </w:t>
      </w:r>
      <w:r w:rsidR="004656E7" w:rsidRPr="00452837">
        <w:rPr>
          <w:rFonts w:ascii="Times New Roman" w:eastAsia="Times New Roman" w:hAnsi="Times New Roman" w:cs="Times New Roman"/>
          <w:color w:val="000000"/>
          <w:sz w:val="24"/>
          <w:szCs w:val="24"/>
        </w:rPr>
        <w:t>tebuconazole, picoxystrobin</w:t>
      </w:r>
      <w:ins w:id="561" w:author="WN" w:date="2020-09-13T10:37:00Z">
        <w:r w:rsidR="000E3BA6" w:rsidRPr="00452837">
          <w:rPr>
            <w:rFonts w:ascii="Times New Roman" w:eastAsia="Times New Roman" w:hAnsi="Times New Roman" w:cs="Times New Roman"/>
            <w:color w:val="000000"/>
            <w:sz w:val="24"/>
            <w:szCs w:val="24"/>
          </w:rPr>
          <w:t>,</w:t>
        </w:r>
      </w:ins>
      <w:r w:rsidR="004656E7" w:rsidRPr="00452837">
        <w:rPr>
          <w:rFonts w:ascii="Times New Roman" w:eastAsia="Times New Roman" w:hAnsi="Times New Roman" w:cs="Times New Roman"/>
          <w:color w:val="000000"/>
          <w:sz w:val="24"/>
          <w:szCs w:val="24"/>
        </w:rPr>
        <w:t xml:space="preserve"> and cyproconazole in 2015, and picoxystrobin, propiconazole, mancozeb, difenoconazole</w:t>
      </w:r>
      <w:ins w:id="562" w:author="WN" w:date="2020-09-13T10:37:00Z">
        <w:r w:rsidR="000E3BA6" w:rsidRPr="00452837">
          <w:rPr>
            <w:rFonts w:ascii="Times New Roman" w:eastAsia="Times New Roman" w:hAnsi="Times New Roman" w:cs="Times New Roman"/>
            <w:color w:val="000000"/>
            <w:sz w:val="24"/>
            <w:szCs w:val="24"/>
          </w:rPr>
          <w:t>,</w:t>
        </w:r>
      </w:ins>
      <w:r w:rsidR="004656E7" w:rsidRPr="00452837">
        <w:rPr>
          <w:rFonts w:ascii="Times New Roman" w:eastAsia="Times New Roman" w:hAnsi="Times New Roman" w:cs="Times New Roman"/>
          <w:color w:val="000000"/>
          <w:sz w:val="24"/>
          <w:szCs w:val="24"/>
        </w:rPr>
        <w:t xml:space="preserve"> and kresoxim-methyl in 2016. </w:t>
      </w:r>
      <w:r w:rsidRPr="00452837">
        <w:rPr>
          <w:rFonts w:ascii="Times New Roman" w:eastAsia="Times New Roman" w:hAnsi="Times New Roman" w:cs="Times New Roman"/>
          <w:color w:val="000000"/>
          <w:sz w:val="24"/>
          <w:szCs w:val="24"/>
        </w:rPr>
        <w:t>On the other hand, the mean SDP for chlorothalonil, penthiopyrad, thiophanate-methyl</w:t>
      </w:r>
      <w:ins w:id="563" w:author="WN" w:date="2020-09-13T10:37:00Z">
        <w:r w:rsidR="000E3BA6" w:rsidRPr="00452837">
          <w:rPr>
            <w:rFonts w:ascii="Times New Roman" w:eastAsia="Times New Roman" w:hAnsi="Times New Roman" w:cs="Times New Roman"/>
            <w:color w:val="000000"/>
            <w:sz w:val="24"/>
            <w:szCs w:val="24"/>
          </w:rPr>
          <w:t>,</w:t>
        </w:r>
      </w:ins>
      <w:r w:rsidRPr="00452837">
        <w:rPr>
          <w:rFonts w:ascii="Times New Roman" w:eastAsia="Times New Roman" w:hAnsi="Times New Roman" w:cs="Times New Roman"/>
          <w:color w:val="000000"/>
          <w:sz w:val="24"/>
          <w:szCs w:val="24"/>
        </w:rPr>
        <w:t xml:space="preserve"> and pyraclostrobin did not differ from the non</w:t>
      </w:r>
      <w:ins w:id="564" w:author="WN" w:date="2020-09-13T10:37:00Z">
        <w:r w:rsidR="000E3BA6" w:rsidRPr="00452837">
          <w:rPr>
            <w:rFonts w:ascii="Times New Roman" w:eastAsia="Times New Roman" w:hAnsi="Times New Roman" w:cs="Times New Roman"/>
            <w:color w:val="000000"/>
            <w:sz w:val="24"/>
            <w:szCs w:val="24"/>
          </w:rPr>
          <w:t>-</w:t>
        </w:r>
      </w:ins>
      <w:r w:rsidRPr="00452837">
        <w:rPr>
          <w:rFonts w:ascii="Times New Roman" w:eastAsia="Times New Roman" w:hAnsi="Times New Roman" w:cs="Times New Roman"/>
          <w:color w:val="000000"/>
          <w:sz w:val="24"/>
          <w:szCs w:val="24"/>
        </w:rPr>
        <w:t xml:space="preserve">treated </w:t>
      </w:r>
      <w:commentRangeStart w:id="565"/>
      <w:r w:rsidRPr="00452837">
        <w:rPr>
          <w:rFonts w:ascii="Times New Roman" w:eastAsia="Times New Roman" w:hAnsi="Times New Roman" w:cs="Times New Roman"/>
          <w:color w:val="000000"/>
          <w:sz w:val="24"/>
          <w:szCs w:val="24"/>
        </w:rPr>
        <w:t>check</w:t>
      </w:r>
      <w:commentRangeEnd w:id="565"/>
      <w:r w:rsidR="007C5374" w:rsidRPr="00452837">
        <w:rPr>
          <w:rStyle w:val="CommentReference"/>
        </w:rPr>
        <w:commentReference w:id="565"/>
      </w:r>
      <w:r w:rsidRPr="00452837">
        <w:rPr>
          <w:rFonts w:ascii="Times New Roman" w:eastAsia="Times New Roman" w:hAnsi="Times New Roman" w:cs="Times New Roman"/>
          <w:color w:val="000000"/>
          <w:sz w:val="24"/>
          <w:szCs w:val="24"/>
        </w:rPr>
        <w:t xml:space="preserve"> in both years (Table 2</w:t>
      </w:r>
      <w:r w:rsidR="00303948" w:rsidRPr="00452837">
        <w:rPr>
          <w:rFonts w:ascii="Times New Roman" w:eastAsia="Times New Roman" w:hAnsi="Times New Roman" w:cs="Times New Roman"/>
          <w:color w:val="000000"/>
          <w:sz w:val="24"/>
          <w:szCs w:val="24"/>
        </w:rPr>
        <w:t xml:space="preserve">; Figure </w:t>
      </w:r>
      <w:r w:rsidR="008024FA" w:rsidRPr="00452837">
        <w:rPr>
          <w:rFonts w:ascii="Times New Roman" w:eastAsia="Times New Roman" w:hAnsi="Times New Roman" w:cs="Times New Roman"/>
          <w:color w:val="000000"/>
          <w:sz w:val="24"/>
          <w:szCs w:val="24"/>
        </w:rPr>
        <w:t>3</w:t>
      </w:r>
      <w:r w:rsidRPr="00452837">
        <w:rPr>
          <w:rFonts w:ascii="Times New Roman" w:eastAsia="Times New Roman" w:hAnsi="Times New Roman" w:cs="Times New Roman"/>
          <w:color w:val="000000"/>
          <w:sz w:val="24"/>
          <w:szCs w:val="24"/>
        </w:rPr>
        <w:t>).</w:t>
      </w:r>
    </w:p>
    <w:p w14:paraId="76CF8F5D" w14:textId="63B8C803" w:rsidR="00C53083" w:rsidRPr="00452837" w:rsidDel="00DB2637" w:rsidRDefault="00C53083" w:rsidP="007E2063">
      <w:pPr>
        <w:spacing w:line="480" w:lineRule="auto"/>
        <w:jc w:val="both"/>
        <w:rPr>
          <w:del w:id="566" w:author="Paredes, Juan A." w:date="2020-09-09T10:27:00Z"/>
          <w:rFonts w:ascii="Times New Roman" w:hAnsi="Times New Roman" w:cs="Times New Roman"/>
        </w:rPr>
      </w:pPr>
    </w:p>
    <w:p w14:paraId="7F89B16E" w14:textId="61132372" w:rsidR="00C53083" w:rsidRPr="00452837" w:rsidDel="00DB2637" w:rsidRDefault="00C53083" w:rsidP="007E2063">
      <w:pPr>
        <w:spacing w:line="480" w:lineRule="auto"/>
        <w:jc w:val="both"/>
        <w:rPr>
          <w:del w:id="567" w:author="Paredes, Juan A." w:date="2020-09-09T10:27:00Z"/>
          <w:rFonts w:ascii="Times New Roman" w:hAnsi="Times New Roman" w:cs="Times New Roman"/>
          <w:color w:val="000000"/>
        </w:rPr>
      </w:pPr>
      <w:del w:id="568" w:author="Paredes, Juan A." w:date="2020-09-09T10:27:00Z">
        <w:r w:rsidRPr="00452837" w:rsidDel="00DB2637">
          <w:rPr>
            <w:rFonts w:ascii="Times New Roman" w:hAnsi="Times New Roman" w:cs="Times New Roman"/>
          </w:rPr>
          <w:delText xml:space="preserve">Table 2. </w:delText>
        </w:r>
        <w:r w:rsidRPr="00452837" w:rsidDel="00DB2637">
          <w:rPr>
            <w:rFonts w:ascii="Times New Roman" w:hAnsi="Times New Roman" w:cs="Times New Roman"/>
            <w:color w:val="000000"/>
          </w:rPr>
          <w:delText xml:space="preserve">Severely damaged pods, control efficiency, and corresponding statistics for </w:delText>
        </w:r>
        <w:r w:rsidR="00C96DC0" w:rsidRPr="00452837" w:rsidDel="00DB2637">
          <w:rPr>
            <w:rFonts w:ascii="Times New Roman" w:hAnsi="Times New Roman" w:cs="Times New Roman"/>
            <w:color w:val="000000"/>
          </w:rPr>
          <w:delText>the 12 fungicides evaluated</w:delText>
        </w:r>
        <w:r w:rsidRPr="00452837" w:rsidDel="00DB2637">
          <w:rPr>
            <w:rFonts w:ascii="Times New Roman" w:hAnsi="Times New Roman" w:cs="Times New Roman"/>
            <w:color w:val="000000"/>
          </w:rPr>
          <w:delText xml:space="preserve"> for the control of peanut smut on </w:delText>
        </w:r>
        <w:r w:rsidR="008024FA" w:rsidRPr="00452837" w:rsidDel="00DB2637">
          <w:rPr>
            <w:rFonts w:ascii="Times New Roman" w:hAnsi="Times New Roman" w:cs="Times New Roman"/>
            <w:color w:val="000000"/>
          </w:rPr>
          <w:delText xml:space="preserve">pots </w:delText>
        </w:r>
        <w:r w:rsidRPr="00452837" w:rsidDel="00DB2637">
          <w:rPr>
            <w:rFonts w:ascii="Times New Roman" w:hAnsi="Times New Roman" w:cs="Times New Roman"/>
            <w:color w:val="000000"/>
          </w:rPr>
          <w:delText>experiment</w:delText>
        </w:r>
        <w:r w:rsidR="00C96DC0" w:rsidRPr="00452837" w:rsidDel="00DB2637">
          <w:rPr>
            <w:rFonts w:ascii="Times New Roman" w:hAnsi="Times New Roman" w:cs="Times New Roman"/>
            <w:color w:val="000000"/>
          </w:rPr>
          <w:delText>s</w:delText>
        </w:r>
        <w:r w:rsidRPr="00452837" w:rsidDel="00DB2637">
          <w:rPr>
            <w:rFonts w:ascii="Times New Roman" w:hAnsi="Times New Roman" w:cs="Times New Roman"/>
            <w:color w:val="000000"/>
          </w:rPr>
          <w:delText xml:space="preserve"> in 2015 and 2016. </w:delText>
        </w:r>
      </w:del>
    </w:p>
    <w:tbl>
      <w:tblPr>
        <w:tblW w:w="10426" w:type="dxa"/>
        <w:jc w:val="center"/>
        <w:tblLook w:val="04A0" w:firstRow="1" w:lastRow="0" w:firstColumn="1" w:lastColumn="0" w:noHBand="0" w:noVBand="1"/>
      </w:tblPr>
      <w:tblGrid>
        <w:gridCol w:w="2203"/>
        <w:gridCol w:w="744"/>
        <w:gridCol w:w="803"/>
        <w:gridCol w:w="819"/>
        <w:gridCol w:w="719"/>
        <w:gridCol w:w="628"/>
        <w:gridCol w:w="776"/>
        <w:gridCol w:w="719"/>
        <w:gridCol w:w="571"/>
        <w:gridCol w:w="644"/>
        <w:gridCol w:w="630"/>
        <w:gridCol w:w="638"/>
        <w:gridCol w:w="505"/>
        <w:gridCol w:w="27"/>
      </w:tblGrid>
      <w:tr w:rsidR="00C53083" w:rsidRPr="00452837" w:rsidDel="00DB2637" w14:paraId="29687867" w14:textId="4D39DF6E" w:rsidTr="00C53083">
        <w:trPr>
          <w:gridAfter w:val="1"/>
          <w:wAfter w:w="13" w:type="pct"/>
          <w:trHeight w:val="300"/>
          <w:jc w:val="center"/>
          <w:del w:id="569" w:author="Paredes, Juan A." w:date="2020-09-09T10:27:00Z"/>
        </w:trPr>
        <w:tc>
          <w:tcPr>
            <w:tcW w:w="1056" w:type="pct"/>
            <w:tcBorders>
              <w:top w:val="single" w:sz="4" w:space="0" w:color="auto"/>
              <w:left w:val="nil"/>
              <w:right w:val="nil"/>
            </w:tcBorders>
            <w:shd w:val="clear" w:color="000000" w:fill="FFFFFF"/>
            <w:vAlign w:val="center"/>
            <w:hideMark/>
          </w:tcPr>
          <w:p w14:paraId="33E66AA0" w14:textId="5A780DA0" w:rsidR="00C53083" w:rsidRPr="00452837" w:rsidDel="00DB2637" w:rsidRDefault="00C53083" w:rsidP="007E2063">
            <w:pPr>
              <w:spacing w:line="480" w:lineRule="auto"/>
              <w:jc w:val="center"/>
              <w:rPr>
                <w:del w:id="570" w:author="Paredes, Juan A." w:date="2020-09-09T10:27:00Z"/>
                <w:rFonts w:ascii="Times New Roman" w:eastAsia="Times New Roman" w:hAnsi="Times New Roman" w:cs="Times New Roman"/>
                <w:b/>
                <w:bCs/>
                <w:sz w:val="20"/>
                <w:szCs w:val="18"/>
                <w:lang w:eastAsia="es-ES"/>
              </w:rPr>
            </w:pPr>
          </w:p>
        </w:tc>
        <w:tc>
          <w:tcPr>
            <w:tcW w:w="1781" w:type="pct"/>
            <w:gridSpan w:val="5"/>
            <w:tcBorders>
              <w:top w:val="single" w:sz="4" w:space="0" w:color="auto"/>
              <w:left w:val="nil"/>
              <w:bottom w:val="single" w:sz="8" w:space="0" w:color="auto"/>
              <w:right w:val="nil"/>
            </w:tcBorders>
            <w:shd w:val="clear" w:color="000000" w:fill="FFFFFF"/>
            <w:vAlign w:val="center"/>
            <w:hideMark/>
          </w:tcPr>
          <w:p w14:paraId="29954F13" w14:textId="4E4C340B" w:rsidR="00C53083" w:rsidRPr="00452837" w:rsidDel="00DB2637" w:rsidRDefault="00C53083" w:rsidP="007E2063">
            <w:pPr>
              <w:spacing w:line="480" w:lineRule="auto"/>
              <w:jc w:val="center"/>
              <w:rPr>
                <w:del w:id="571" w:author="Paredes, Juan A." w:date="2020-09-09T10:27:00Z"/>
                <w:rFonts w:ascii="Times New Roman" w:eastAsia="Times New Roman" w:hAnsi="Times New Roman" w:cs="Times New Roman"/>
                <w:b/>
                <w:bCs/>
                <w:sz w:val="20"/>
                <w:szCs w:val="18"/>
                <w:lang w:eastAsia="es-ES"/>
              </w:rPr>
            </w:pPr>
            <w:del w:id="572" w:author="Paredes, Juan A." w:date="2020-09-09T10:27:00Z">
              <w:r w:rsidRPr="00452837" w:rsidDel="00DB2637">
                <w:rPr>
                  <w:rFonts w:ascii="Times New Roman" w:eastAsia="Times New Roman" w:hAnsi="Times New Roman" w:cs="Times New Roman"/>
                  <w:b/>
                  <w:bCs/>
                  <w:sz w:val="20"/>
                  <w:szCs w:val="18"/>
                  <w:lang w:eastAsia="es-ES"/>
                </w:rPr>
                <w:delText>2015</w:delText>
              </w:r>
            </w:del>
          </w:p>
        </w:tc>
        <w:tc>
          <w:tcPr>
            <w:tcW w:w="372" w:type="pct"/>
            <w:tcBorders>
              <w:top w:val="single" w:sz="4" w:space="0" w:color="auto"/>
              <w:left w:val="nil"/>
              <w:bottom w:val="single" w:sz="8" w:space="0" w:color="auto"/>
              <w:right w:val="nil"/>
            </w:tcBorders>
            <w:shd w:val="clear" w:color="000000" w:fill="FFFFFF"/>
            <w:vAlign w:val="center"/>
            <w:hideMark/>
          </w:tcPr>
          <w:p w14:paraId="6007424C" w14:textId="5C757AFD" w:rsidR="00C53083" w:rsidRPr="00452837" w:rsidDel="00DB2637" w:rsidRDefault="00C53083" w:rsidP="007E2063">
            <w:pPr>
              <w:spacing w:line="480" w:lineRule="auto"/>
              <w:jc w:val="center"/>
              <w:rPr>
                <w:del w:id="573" w:author="Paredes, Juan A." w:date="2020-09-09T10:27:00Z"/>
                <w:rFonts w:ascii="Times New Roman" w:eastAsia="Times New Roman" w:hAnsi="Times New Roman" w:cs="Times New Roman"/>
                <w:b/>
                <w:bCs/>
                <w:sz w:val="20"/>
                <w:szCs w:val="18"/>
                <w:lang w:eastAsia="es-ES"/>
              </w:rPr>
            </w:pPr>
          </w:p>
        </w:tc>
        <w:tc>
          <w:tcPr>
            <w:tcW w:w="345" w:type="pct"/>
            <w:tcBorders>
              <w:top w:val="single" w:sz="4" w:space="0" w:color="auto"/>
              <w:left w:val="nil"/>
              <w:bottom w:val="single" w:sz="8" w:space="0" w:color="auto"/>
              <w:right w:val="nil"/>
            </w:tcBorders>
            <w:shd w:val="clear" w:color="000000" w:fill="FFFFFF"/>
            <w:vAlign w:val="center"/>
            <w:hideMark/>
          </w:tcPr>
          <w:p w14:paraId="118758DF" w14:textId="21FC1274" w:rsidR="00C53083" w:rsidRPr="00452837" w:rsidDel="00DB2637" w:rsidRDefault="00C53083" w:rsidP="007E2063">
            <w:pPr>
              <w:spacing w:line="480" w:lineRule="auto"/>
              <w:jc w:val="center"/>
              <w:rPr>
                <w:del w:id="574" w:author="Paredes, Juan A." w:date="2020-09-09T10:27:00Z"/>
                <w:rFonts w:ascii="Times New Roman" w:eastAsia="Times New Roman" w:hAnsi="Times New Roman" w:cs="Times New Roman"/>
                <w:b/>
                <w:bCs/>
                <w:sz w:val="20"/>
                <w:szCs w:val="18"/>
                <w:lang w:eastAsia="es-ES"/>
              </w:rPr>
            </w:pPr>
          </w:p>
        </w:tc>
        <w:tc>
          <w:tcPr>
            <w:tcW w:w="1433" w:type="pct"/>
            <w:gridSpan w:val="5"/>
            <w:tcBorders>
              <w:top w:val="single" w:sz="4" w:space="0" w:color="auto"/>
              <w:left w:val="nil"/>
              <w:bottom w:val="single" w:sz="8" w:space="0" w:color="auto"/>
              <w:right w:val="nil"/>
            </w:tcBorders>
            <w:shd w:val="clear" w:color="000000" w:fill="FFFFFF"/>
            <w:vAlign w:val="center"/>
            <w:hideMark/>
          </w:tcPr>
          <w:p w14:paraId="10690EC6" w14:textId="26F62D70" w:rsidR="00C53083" w:rsidRPr="00452837" w:rsidDel="00DB2637" w:rsidRDefault="00C53083" w:rsidP="007E2063">
            <w:pPr>
              <w:spacing w:line="480" w:lineRule="auto"/>
              <w:jc w:val="center"/>
              <w:rPr>
                <w:del w:id="575" w:author="Paredes, Juan A." w:date="2020-09-09T10:27:00Z"/>
                <w:rFonts w:ascii="Times New Roman" w:eastAsia="Times New Roman" w:hAnsi="Times New Roman" w:cs="Times New Roman"/>
                <w:b/>
                <w:bCs/>
                <w:color w:val="000000"/>
                <w:sz w:val="20"/>
                <w:szCs w:val="20"/>
              </w:rPr>
            </w:pPr>
            <w:del w:id="576" w:author="Paredes, Juan A." w:date="2020-09-09T10:27:00Z">
              <w:r w:rsidRPr="00452837" w:rsidDel="00DB2637">
                <w:rPr>
                  <w:rFonts w:ascii="Times New Roman" w:eastAsia="Times New Roman" w:hAnsi="Times New Roman" w:cs="Times New Roman"/>
                  <w:b/>
                  <w:bCs/>
                  <w:color w:val="000000"/>
                  <w:sz w:val="20"/>
                  <w:szCs w:val="20"/>
                </w:rPr>
                <w:delText>2016</w:delText>
              </w:r>
            </w:del>
          </w:p>
        </w:tc>
      </w:tr>
      <w:tr w:rsidR="009C0F61" w:rsidRPr="00452837" w:rsidDel="00DB2637" w14:paraId="6222BE5C" w14:textId="416C763C" w:rsidTr="00C53083">
        <w:trPr>
          <w:trHeight w:val="336"/>
          <w:jc w:val="center"/>
          <w:del w:id="577" w:author="Paredes, Juan A." w:date="2020-09-09T10:27:00Z"/>
        </w:trPr>
        <w:tc>
          <w:tcPr>
            <w:tcW w:w="1056" w:type="pct"/>
            <w:tcBorders>
              <w:left w:val="nil"/>
              <w:bottom w:val="single" w:sz="8" w:space="0" w:color="000000"/>
              <w:right w:val="nil"/>
            </w:tcBorders>
            <w:shd w:val="clear" w:color="000000" w:fill="FFFFFF"/>
            <w:vAlign w:val="center"/>
            <w:hideMark/>
          </w:tcPr>
          <w:p w14:paraId="27DFE348" w14:textId="744C2132" w:rsidR="009C0F61" w:rsidRPr="00452837" w:rsidDel="00DB2637" w:rsidRDefault="009C0F61" w:rsidP="009C0F61">
            <w:pPr>
              <w:spacing w:line="480" w:lineRule="auto"/>
              <w:jc w:val="center"/>
              <w:rPr>
                <w:del w:id="578" w:author="Paredes, Juan A." w:date="2020-09-09T10:27:00Z"/>
                <w:rFonts w:ascii="Times New Roman" w:eastAsia="Times New Roman" w:hAnsi="Times New Roman" w:cs="Times New Roman"/>
                <w:b/>
                <w:bCs/>
                <w:sz w:val="20"/>
                <w:szCs w:val="18"/>
                <w:lang w:eastAsia="es-ES"/>
              </w:rPr>
            </w:pPr>
            <w:del w:id="579" w:author="Paredes, Juan A." w:date="2020-09-09T10:27:00Z">
              <w:r w:rsidRPr="00452837" w:rsidDel="00DB2637">
                <w:rPr>
                  <w:rFonts w:ascii="Times New Roman" w:eastAsia="Times New Roman" w:hAnsi="Times New Roman" w:cs="Times New Roman"/>
                  <w:b/>
                  <w:bCs/>
                  <w:sz w:val="20"/>
                  <w:szCs w:val="18"/>
                  <w:lang w:eastAsia="es-ES"/>
                </w:rPr>
                <w:delText>Active ingredients</w:delText>
              </w:r>
            </w:del>
          </w:p>
        </w:tc>
        <w:tc>
          <w:tcPr>
            <w:tcW w:w="357" w:type="pct"/>
            <w:tcBorders>
              <w:top w:val="nil"/>
              <w:left w:val="nil"/>
              <w:bottom w:val="single" w:sz="8" w:space="0" w:color="auto"/>
              <w:right w:val="nil"/>
            </w:tcBorders>
            <w:shd w:val="clear" w:color="000000" w:fill="FFFFFF"/>
            <w:vAlign w:val="center"/>
            <w:hideMark/>
          </w:tcPr>
          <w:p w14:paraId="531F0F28" w14:textId="4897CE82" w:rsidR="009C0F61" w:rsidRPr="00452837" w:rsidDel="00DB2637" w:rsidRDefault="009C0F61" w:rsidP="009C0F61">
            <w:pPr>
              <w:spacing w:line="480" w:lineRule="auto"/>
              <w:jc w:val="center"/>
              <w:rPr>
                <w:del w:id="580" w:author="Paredes, Juan A." w:date="2020-09-09T10:27:00Z"/>
                <w:rFonts w:ascii="Times New Roman" w:eastAsia="Times New Roman" w:hAnsi="Times New Roman" w:cs="Times New Roman"/>
                <w:b/>
                <w:bCs/>
                <w:sz w:val="20"/>
                <w:szCs w:val="18"/>
                <w:lang w:eastAsia="es-ES"/>
              </w:rPr>
            </w:pPr>
            <w:del w:id="581" w:author="Paredes, Juan A." w:date="2020-09-09T10:27:00Z">
              <w:r w:rsidRPr="00452837" w:rsidDel="00DB2637">
                <w:rPr>
                  <w:rFonts w:ascii="Times New Roman" w:eastAsia="Times New Roman" w:hAnsi="Times New Roman" w:cs="Times New Roman"/>
                  <w:b/>
                  <w:bCs/>
                  <w:sz w:val="20"/>
                  <w:szCs w:val="18"/>
                  <w:lang w:eastAsia="es-ES"/>
                  <w:rPrChange w:id="582" w:author="WN" w:date="2020-09-13T17:33:00Z">
                    <w:rPr>
                      <w:rFonts w:ascii="Times New Roman" w:eastAsia="Times New Roman" w:hAnsi="Times New Roman" w:cs="Times New Roman"/>
                      <w:b/>
                      <w:bCs/>
                      <w:noProof/>
                      <w:sz w:val="20"/>
                      <w:szCs w:val="18"/>
                      <w:lang w:eastAsia="es-ES"/>
                    </w:rPr>
                  </w:rPrChange>
                </w:rPr>
                <w:delText>SDP</w:delText>
              </w:r>
              <w:r w:rsidRPr="00452837" w:rsidDel="00DB2637">
                <w:rPr>
                  <w:rFonts w:ascii="Times New Roman" w:eastAsia="Times New Roman" w:hAnsi="Times New Roman" w:cs="Times New Roman"/>
                  <w:b/>
                  <w:bCs/>
                  <w:sz w:val="20"/>
                  <w:szCs w:val="18"/>
                  <w:vertAlign w:val="superscript"/>
                  <w:lang w:eastAsia="es-ES"/>
                  <w:rPrChange w:id="583" w:author="WN" w:date="2020-09-13T17:33:00Z">
                    <w:rPr>
                      <w:rFonts w:ascii="Times New Roman" w:eastAsia="Times New Roman" w:hAnsi="Times New Roman" w:cs="Times New Roman"/>
                      <w:b/>
                      <w:bCs/>
                      <w:noProof/>
                      <w:sz w:val="20"/>
                      <w:szCs w:val="18"/>
                      <w:vertAlign w:val="superscript"/>
                      <w:lang w:eastAsia="es-ES"/>
                    </w:rPr>
                  </w:rPrChange>
                </w:rPr>
                <w:delText>a</w:delText>
              </w:r>
            </w:del>
          </w:p>
        </w:tc>
        <w:tc>
          <w:tcPr>
            <w:tcW w:w="385" w:type="pct"/>
            <w:tcBorders>
              <w:top w:val="nil"/>
              <w:left w:val="nil"/>
              <w:bottom w:val="single" w:sz="8" w:space="0" w:color="auto"/>
              <w:right w:val="nil"/>
            </w:tcBorders>
            <w:shd w:val="clear" w:color="000000" w:fill="FFFFFF"/>
            <w:vAlign w:val="center"/>
            <w:hideMark/>
          </w:tcPr>
          <w:p w14:paraId="69954EBD" w14:textId="001D4FE7" w:rsidR="009C0F61" w:rsidRPr="00452837" w:rsidDel="00DB2637" w:rsidRDefault="009C0F61" w:rsidP="009C0F61">
            <w:pPr>
              <w:spacing w:line="480" w:lineRule="auto"/>
              <w:jc w:val="center"/>
              <w:rPr>
                <w:del w:id="584" w:author="Paredes, Juan A." w:date="2020-09-09T10:27:00Z"/>
                <w:rFonts w:ascii="Times New Roman" w:eastAsia="Times New Roman" w:hAnsi="Times New Roman" w:cs="Times New Roman"/>
                <w:b/>
                <w:bCs/>
                <w:sz w:val="20"/>
                <w:szCs w:val="18"/>
                <w:lang w:eastAsia="es-ES"/>
              </w:rPr>
            </w:pPr>
            <w:del w:id="585" w:author="Paredes, Juan A." w:date="2020-09-09T10:27:00Z">
              <w:r w:rsidRPr="00452837" w:rsidDel="00DB2637">
                <w:rPr>
                  <w:rFonts w:ascii="Times New Roman" w:eastAsia="Times New Roman" w:hAnsi="Times New Roman" w:cs="Times New Roman"/>
                  <w:b/>
                  <w:bCs/>
                  <w:sz w:val="20"/>
                  <w:szCs w:val="18"/>
                  <w:lang w:eastAsia="es-ES"/>
                  <w:rPrChange w:id="586" w:author="WN" w:date="2020-09-13T17:33:00Z">
                    <w:rPr>
                      <w:rFonts w:ascii="Times New Roman" w:eastAsia="Times New Roman" w:hAnsi="Times New Roman" w:cs="Times New Roman"/>
                      <w:b/>
                      <w:bCs/>
                      <w:noProof/>
                      <w:sz w:val="20"/>
                      <w:szCs w:val="18"/>
                      <w:lang w:eastAsia="es-ES"/>
                    </w:rPr>
                  </w:rPrChange>
                </w:rPr>
                <w:delText>CL</w:delText>
              </w:r>
              <w:r w:rsidRPr="00452837" w:rsidDel="00DB2637">
                <w:rPr>
                  <w:rFonts w:ascii="Times New Roman" w:eastAsia="Times New Roman" w:hAnsi="Times New Roman" w:cs="Times New Roman"/>
                  <w:b/>
                  <w:bCs/>
                  <w:sz w:val="20"/>
                  <w:szCs w:val="18"/>
                  <w:vertAlign w:val="subscript"/>
                  <w:lang w:eastAsia="es-ES"/>
                  <w:rPrChange w:id="587" w:author="WN" w:date="2020-09-13T17:33:00Z">
                    <w:rPr>
                      <w:rFonts w:ascii="Times New Roman" w:eastAsia="Times New Roman" w:hAnsi="Times New Roman" w:cs="Times New Roman"/>
                      <w:b/>
                      <w:bCs/>
                      <w:noProof/>
                      <w:sz w:val="20"/>
                      <w:szCs w:val="18"/>
                      <w:vertAlign w:val="subscript"/>
                      <w:lang w:eastAsia="es-ES"/>
                    </w:rPr>
                  </w:rPrChange>
                </w:rPr>
                <w:delText>L</w:delText>
              </w:r>
              <w:r w:rsidRPr="00452837" w:rsidDel="00DB2637">
                <w:rPr>
                  <w:rFonts w:ascii="Times New Roman" w:eastAsia="Times New Roman" w:hAnsi="Times New Roman" w:cs="Times New Roman"/>
                  <w:b/>
                  <w:bCs/>
                  <w:sz w:val="20"/>
                  <w:szCs w:val="18"/>
                  <w:vertAlign w:val="superscript"/>
                  <w:lang w:eastAsia="es-ES"/>
                  <w:rPrChange w:id="588" w:author="WN" w:date="2020-09-13T17:33:00Z">
                    <w:rPr>
                      <w:rFonts w:ascii="Times New Roman" w:eastAsia="Times New Roman" w:hAnsi="Times New Roman" w:cs="Times New Roman"/>
                      <w:b/>
                      <w:bCs/>
                      <w:noProof/>
                      <w:sz w:val="20"/>
                      <w:szCs w:val="18"/>
                      <w:vertAlign w:val="superscript"/>
                      <w:lang w:eastAsia="es-ES"/>
                    </w:rPr>
                  </w:rPrChange>
                </w:rPr>
                <w:delText>b</w:delText>
              </w:r>
            </w:del>
          </w:p>
        </w:tc>
        <w:tc>
          <w:tcPr>
            <w:tcW w:w="393" w:type="pct"/>
            <w:tcBorders>
              <w:top w:val="single" w:sz="8" w:space="0" w:color="auto"/>
              <w:left w:val="nil"/>
              <w:bottom w:val="single" w:sz="8" w:space="0" w:color="auto"/>
              <w:right w:val="nil"/>
            </w:tcBorders>
            <w:shd w:val="clear" w:color="000000" w:fill="FFFFFF"/>
            <w:vAlign w:val="center"/>
            <w:hideMark/>
          </w:tcPr>
          <w:p w14:paraId="1FFAA75E" w14:textId="5EFF87E4" w:rsidR="009C0F61" w:rsidRPr="00452837" w:rsidDel="00DB2637" w:rsidRDefault="009C0F61" w:rsidP="009C0F61">
            <w:pPr>
              <w:spacing w:line="480" w:lineRule="auto"/>
              <w:jc w:val="center"/>
              <w:rPr>
                <w:del w:id="589" w:author="Paredes, Juan A." w:date="2020-09-09T10:27:00Z"/>
                <w:rFonts w:ascii="Times New Roman" w:eastAsia="Times New Roman" w:hAnsi="Times New Roman" w:cs="Times New Roman"/>
                <w:b/>
                <w:bCs/>
                <w:sz w:val="20"/>
                <w:szCs w:val="18"/>
                <w:lang w:eastAsia="es-ES"/>
              </w:rPr>
            </w:pPr>
            <w:del w:id="590" w:author="Paredes, Juan A." w:date="2020-09-09T10:27:00Z">
              <w:r w:rsidRPr="00452837" w:rsidDel="00DB2637">
                <w:rPr>
                  <w:rFonts w:ascii="Times New Roman" w:eastAsia="Times New Roman" w:hAnsi="Times New Roman" w:cs="Times New Roman"/>
                  <w:b/>
                  <w:bCs/>
                  <w:sz w:val="20"/>
                  <w:szCs w:val="18"/>
                  <w:lang w:eastAsia="es-ES"/>
                </w:rPr>
                <w:delText>CL</w:delText>
              </w:r>
              <w:r w:rsidRPr="00452837" w:rsidDel="00DB2637">
                <w:rPr>
                  <w:rFonts w:ascii="Times New Roman" w:eastAsia="Times New Roman" w:hAnsi="Times New Roman" w:cs="Times New Roman"/>
                  <w:b/>
                  <w:bCs/>
                  <w:sz w:val="20"/>
                  <w:szCs w:val="18"/>
                  <w:vertAlign w:val="subscript"/>
                  <w:lang w:eastAsia="es-ES"/>
                </w:rPr>
                <w:delText>U</w:delText>
              </w:r>
              <w:r w:rsidRPr="00452837" w:rsidDel="00DB2637">
                <w:rPr>
                  <w:rFonts w:ascii="Times New Roman" w:eastAsia="Times New Roman" w:hAnsi="Times New Roman" w:cs="Times New Roman"/>
                  <w:b/>
                  <w:bCs/>
                  <w:sz w:val="20"/>
                  <w:szCs w:val="18"/>
                  <w:vertAlign w:val="superscript"/>
                  <w:lang w:eastAsia="es-ES"/>
                </w:rPr>
                <w:delText>b</w:delText>
              </w:r>
            </w:del>
          </w:p>
        </w:tc>
        <w:tc>
          <w:tcPr>
            <w:tcW w:w="345" w:type="pct"/>
            <w:tcBorders>
              <w:top w:val="nil"/>
              <w:left w:val="nil"/>
              <w:bottom w:val="single" w:sz="8" w:space="0" w:color="auto"/>
              <w:right w:val="nil"/>
            </w:tcBorders>
            <w:shd w:val="clear" w:color="000000" w:fill="FFFFFF"/>
            <w:vAlign w:val="center"/>
          </w:tcPr>
          <w:p w14:paraId="6DF37A8B" w14:textId="6B9B9DAE" w:rsidR="009C0F61" w:rsidRPr="00452837" w:rsidDel="00DB2637" w:rsidRDefault="009C0F61" w:rsidP="009C0F61">
            <w:pPr>
              <w:spacing w:line="480" w:lineRule="auto"/>
              <w:jc w:val="center"/>
              <w:rPr>
                <w:del w:id="591" w:author="Paredes, Juan A." w:date="2020-09-09T10:27:00Z"/>
                <w:rFonts w:ascii="Times New Roman" w:eastAsia="Times New Roman" w:hAnsi="Times New Roman" w:cs="Times New Roman"/>
                <w:b/>
                <w:bCs/>
                <w:sz w:val="20"/>
                <w:szCs w:val="18"/>
                <w:lang w:eastAsia="es-ES"/>
              </w:rPr>
            </w:pPr>
            <w:del w:id="592" w:author="Paredes, Juan A." w:date="2020-09-09T10:27:00Z">
              <w:r w:rsidRPr="00452837" w:rsidDel="00DB2637">
                <w:rPr>
                  <w:rFonts w:ascii="Times New Roman" w:eastAsia="Times New Roman" w:hAnsi="Times New Roman" w:cs="Times New Roman"/>
                  <w:b/>
                  <w:bCs/>
                  <w:sz w:val="20"/>
                  <w:szCs w:val="18"/>
                  <w:lang w:eastAsia="es-ES"/>
                  <w:rPrChange w:id="593" w:author="WN" w:date="2020-09-13T17:33:00Z">
                    <w:rPr>
                      <w:rFonts w:ascii="Times New Roman" w:eastAsia="Times New Roman" w:hAnsi="Times New Roman" w:cs="Times New Roman"/>
                      <w:b/>
                      <w:bCs/>
                      <w:noProof/>
                      <w:sz w:val="20"/>
                      <w:szCs w:val="18"/>
                      <w:lang w:eastAsia="es-ES"/>
                    </w:rPr>
                  </w:rPrChange>
                </w:rPr>
                <w:delText>CE</w:delText>
              </w:r>
              <w:r w:rsidRPr="00452837" w:rsidDel="00DB2637">
                <w:rPr>
                  <w:rFonts w:ascii="Times New Roman" w:eastAsia="Times New Roman" w:hAnsi="Times New Roman" w:cs="Times New Roman"/>
                  <w:b/>
                  <w:bCs/>
                  <w:sz w:val="20"/>
                  <w:szCs w:val="18"/>
                  <w:vertAlign w:val="superscript"/>
                  <w:lang w:eastAsia="es-ES"/>
                  <w:rPrChange w:id="594" w:author="WN" w:date="2020-09-13T17:33:00Z">
                    <w:rPr>
                      <w:rFonts w:ascii="Times New Roman" w:eastAsia="Times New Roman" w:hAnsi="Times New Roman" w:cs="Times New Roman"/>
                      <w:b/>
                      <w:bCs/>
                      <w:noProof/>
                      <w:sz w:val="20"/>
                      <w:szCs w:val="18"/>
                      <w:vertAlign w:val="superscript"/>
                      <w:lang w:eastAsia="es-ES"/>
                    </w:rPr>
                  </w:rPrChange>
                </w:rPr>
                <w:delText>c</w:delText>
              </w:r>
            </w:del>
          </w:p>
        </w:tc>
        <w:tc>
          <w:tcPr>
            <w:tcW w:w="301" w:type="pct"/>
            <w:tcBorders>
              <w:top w:val="nil"/>
              <w:left w:val="nil"/>
              <w:bottom w:val="single" w:sz="8" w:space="0" w:color="auto"/>
              <w:right w:val="nil"/>
            </w:tcBorders>
            <w:shd w:val="clear" w:color="000000" w:fill="FFFFFF"/>
            <w:vAlign w:val="center"/>
          </w:tcPr>
          <w:p w14:paraId="30B10595" w14:textId="4BFD1A04" w:rsidR="009C0F61" w:rsidRPr="00452837" w:rsidDel="00DB2637" w:rsidRDefault="009C0F61" w:rsidP="009C0F61">
            <w:pPr>
              <w:spacing w:line="480" w:lineRule="auto"/>
              <w:jc w:val="center"/>
              <w:rPr>
                <w:del w:id="595" w:author="Paredes, Juan A." w:date="2020-09-09T10:27:00Z"/>
                <w:rFonts w:ascii="Times New Roman" w:eastAsia="Times New Roman" w:hAnsi="Times New Roman" w:cs="Times New Roman"/>
                <w:b/>
                <w:bCs/>
                <w:sz w:val="20"/>
                <w:szCs w:val="18"/>
                <w:lang w:eastAsia="es-ES"/>
              </w:rPr>
            </w:pPr>
          </w:p>
        </w:tc>
        <w:tc>
          <w:tcPr>
            <w:tcW w:w="991" w:type="pct"/>
            <w:gridSpan w:val="3"/>
            <w:tcBorders>
              <w:top w:val="nil"/>
              <w:left w:val="nil"/>
              <w:bottom w:val="single" w:sz="8" w:space="0" w:color="auto"/>
              <w:right w:val="nil"/>
            </w:tcBorders>
            <w:shd w:val="clear" w:color="000000" w:fill="FFFFFF"/>
            <w:vAlign w:val="center"/>
            <w:hideMark/>
          </w:tcPr>
          <w:p w14:paraId="122FEBF0" w14:textId="59D5C178" w:rsidR="009C0F61" w:rsidRPr="00452837" w:rsidDel="00DB2637" w:rsidRDefault="009C0F61" w:rsidP="009C0F61">
            <w:pPr>
              <w:spacing w:line="480" w:lineRule="auto"/>
              <w:jc w:val="center"/>
              <w:rPr>
                <w:del w:id="596" w:author="Paredes, Juan A." w:date="2020-09-09T10:27:00Z"/>
                <w:rFonts w:ascii="Times New Roman" w:eastAsia="Times New Roman" w:hAnsi="Times New Roman" w:cs="Times New Roman"/>
                <w:b/>
                <w:bCs/>
                <w:sz w:val="20"/>
                <w:szCs w:val="18"/>
                <w:lang w:eastAsia="es-ES"/>
              </w:rPr>
            </w:pPr>
            <w:del w:id="597" w:author="Paredes, Juan A." w:date="2020-09-09T10:27:00Z">
              <w:r w:rsidRPr="00452837" w:rsidDel="00DB2637">
                <w:rPr>
                  <w:rFonts w:ascii="Times New Roman" w:eastAsia="Times New Roman" w:hAnsi="Times New Roman" w:cs="Times New Roman"/>
                  <w:b/>
                  <w:bCs/>
                  <w:sz w:val="20"/>
                  <w:szCs w:val="18"/>
                  <w:lang w:eastAsia="es-ES"/>
                </w:rPr>
                <w:delText>Active ingredients</w:delText>
              </w:r>
            </w:del>
          </w:p>
        </w:tc>
        <w:tc>
          <w:tcPr>
            <w:tcW w:w="309" w:type="pct"/>
            <w:tcBorders>
              <w:top w:val="single" w:sz="8" w:space="0" w:color="auto"/>
              <w:left w:val="nil"/>
              <w:bottom w:val="single" w:sz="8" w:space="0" w:color="auto"/>
              <w:right w:val="nil"/>
            </w:tcBorders>
            <w:shd w:val="clear" w:color="000000" w:fill="FFFFFF"/>
            <w:vAlign w:val="center"/>
            <w:hideMark/>
          </w:tcPr>
          <w:p w14:paraId="537B229D" w14:textId="61D88BA1" w:rsidR="009C0F61" w:rsidRPr="00452837" w:rsidDel="00DB2637" w:rsidRDefault="009C0F61" w:rsidP="009C0F61">
            <w:pPr>
              <w:spacing w:line="480" w:lineRule="auto"/>
              <w:jc w:val="center"/>
              <w:rPr>
                <w:del w:id="598" w:author="Paredes, Juan A." w:date="2020-09-09T10:27:00Z"/>
                <w:rFonts w:ascii="Times New Roman" w:eastAsia="Times New Roman" w:hAnsi="Times New Roman" w:cs="Times New Roman"/>
                <w:b/>
                <w:bCs/>
                <w:color w:val="000000"/>
                <w:sz w:val="20"/>
                <w:szCs w:val="20"/>
              </w:rPr>
            </w:pPr>
            <w:del w:id="599" w:author="Paredes, Juan A." w:date="2020-09-09T10:27:00Z">
              <w:r w:rsidRPr="00452837" w:rsidDel="00DB2637">
                <w:rPr>
                  <w:rFonts w:ascii="Times New Roman" w:eastAsia="Times New Roman" w:hAnsi="Times New Roman" w:cs="Times New Roman"/>
                  <w:b/>
                  <w:bCs/>
                  <w:color w:val="000000"/>
                  <w:sz w:val="20"/>
                  <w:szCs w:val="20"/>
                </w:rPr>
                <w:delText>SDP</w:delText>
              </w:r>
            </w:del>
          </w:p>
        </w:tc>
        <w:tc>
          <w:tcPr>
            <w:tcW w:w="302" w:type="pct"/>
            <w:tcBorders>
              <w:top w:val="nil"/>
              <w:left w:val="nil"/>
              <w:bottom w:val="single" w:sz="8" w:space="0" w:color="auto"/>
              <w:right w:val="nil"/>
            </w:tcBorders>
            <w:shd w:val="clear" w:color="000000" w:fill="FFFFFF"/>
            <w:vAlign w:val="center"/>
            <w:hideMark/>
          </w:tcPr>
          <w:p w14:paraId="35EBC55D" w14:textId="79975AB7" w:rsidR="009C0F61" w:rsidRPr="00452837" w:rsidDel="00DB2637" w:rsidRDefault="009C0F61" w:rsidP="009C0F61">
            <w:pPr>
              <w:spacing w:line="480" w:lineRule="auto"/>
              <w:jc w:val="center"/>
              <w:rPr>
                <w:del w:id="600" w:author="Paredes, Juan A." w:date="2020-09-09T10:27:00Z"/>
                <w:rFonts w:ascii="Times New Roman" w:eastAsia="Times New Roman" w:hAnsi="Times New Roman" w:cs="Times New Roman"/>
                <w:b/>
                <w:bCs/>
                <w:color w:val="000000"/>
                <w:sz w:val="20"/>
                <w:szCs w:val="20"/>
              </w:rPr>
            </w:pPr>
            <w:del w:id="601" w:author="Paredes, Juan A." w:date="2020-09-09T10:27:00Z">
              <w:r w:rsidRPr="00452837" w:rsidDel="00DB2637">
                <w:rPr>
                  <w:rFonts w:ascii="Times New Roman" w:eastAsia="Times New Roman" w:hAnsi="Times New Roman" w:cs="Times New Roman"/>
                  <w:b/>
                  <w:bCs/>
                  <w:color w:val="000000"/>
                  <w:sz w:val="20"/>
                  <w:szCs w:val="20"/>
                </w:rPr>
                <w:delText>CL</w:delText>
              </w:r>
              <w:r w:rsidRPr="00452837" w:rsidDel="00DB2637">
                <w:rPr>
                  <w:rFonts w:ascii="Times New Roman" w:eastAsia="Times New Roman" w:hAnsi="Times New Roman" w:cs="Times New Roman"/>
                  <w:b/>
                  <w:bCs/>
                  <w:color w:val="000000"/>
                  <w:sz w:val="20"/>
                  <w:szCs w:val="20"/>
                  <w:vertAlign w:val="subscript"/>
                </w:rPr>
                <w:delText>L</w:delText>
              </w:r>
            </w:del>
          </w:p>
        </w:tc>
        <w:tc>
          <w:tcPr>
            <w:tcW w:w="306" w:type="pct"/>
            <w:tcBorders>
              <w:top w:val="nil"/>
              <w:left w:val="nil"/>
              <w:bottom w:val="single" w:sz="8" w:space="0" w:color="auto"/>
              <w:right w:val="nil"/>
            </w:tcBorders>
            <w:shd w:val="clear" w:color="000000" w:fill="FFFFFF"/>
            <w:vAlign w:val="center"/>
            <w:hideMark/>
          </w:tcPr>
          <w:p w14:paraId="30FF62F1" w14:textId="2BCD3C98" w:rsidR="009C0F61" w:rsidRPr="00452837" w:rsidDel="00DB2637" w:rsidRDefault="009C0F61" w:rsidP="009C0F61">
            <w:pPr>
              <w:spacing w:line="480" w:lineRule="auto"/>
              <w:jc w:val="center"/>
              <w:rPr>
                <w:del w:id="602" w:author="Paredes, Juan A." w:date="2020-09-09T10:27:00Z"/>
                <w:rFonts w:ascii="Times New Roman" w:eastAsia="Times New Roman" w:hAnsi="Times New Roman" w:cs="Times New Roman"/>
                <w:b/>
                <w:bCs/>
                <w:color w:val="000000"/>
                <w:sz w:val="20"/>
                <w:szCs w:val="20"/>
              </w:rPr>
            </w:pPr>
            <w:del w:id="603" w:author="Paredes, Juan A." w:date="2020-09-09T10:27:00Z">
              <w:r w:rsidRPr="00452837" w:rsidDel="00DB2637">
                <w:rPr>
                  <w:rFonts w:ascii="Times New Roman" w:eastAsia="Times New Roman" w:hAnsi="Times New Roman" w:cs="Times New Roman"/>
                  <w:b/>
                  <w:bCs/>
                  <w:color w:val="000000"/>
                  <w:sz w:val="20"/>
                  <w:szCs w:val="20"/>
                </w:rPr>
                <w:delText>CL</w:delText>
              </w:r>
              <w:r w:rsidRPr="00452837" w:rsidDel="00DB2637">
                <w:rPr>
                  <w:rFonts w:ascii="Times New Roman" w:eastAsia="Times New Roman" w:hAnsi="Times New Roman" w:cs="Times New Roman"/>
                  <w:b/>
                  <w:bCs/>
                  <w:color w:val="000000"/>
                  <w:sz w:val="20"/>
                  <w:szCs w:val="20"/>
                  <w:vertAlign w:val="subscript"/>
                </w:rPr>
                <w:delText>U</w:delText>
              </w:r>
            </w:del>
          </w:p>
        </w:tc>
        <w:tc>
          <w:tcPr>
            <w:tcW w:w="255" w:type="pct"/>
            <w:gridSpan w:val="2"/>
            <w:tcBorders>
              <w:top w:val="nil"/>
              <w:left w:val="nil"/>
              <w:bottom w:val="single" w:sz="8" w:space="0" w:color="auto"/>
              <w:right w:val="nil"/>
            </w:tcBorders>
            <w:shd w:val="clear" w:color="000000" w:fill="FFFFFF"/>
            <w:vAlign w:val="center"/>
            <w:hideMark/>
          </w:tcPr>
          <w:p w14:paraId="50838F71" w14:textId="6BB60862" w:rsidR="009C0F61" w:rsidRPr="00452837" w:rsidDel="00DB2637" w:rsidRDefault="009C0F61" w:rsidP="009C0F61">
            <w:pPr>
              <w:spacing w:line="480" w:lineRule="auto"/>
              <w:jc w:val="center"/>
              <w:rPr>
                <w:del w:id="604" w:author="Paredes, Juan A." w:date="2020-09-09T10:27:00Z"/>
                <w:rFonts w:ascii="Times New Roman" w:eastAsia="Times New Roman" w:hAnsi="Times New Roman" w:cs="Times New Roman"/>
                <w:b/>
                <w:bCs/>
                <w:color w:val="000000"/>
                <w:sz w:val="20"/>
                <w:szCs w:val="20"/>
              </w:rPr>
            </w:pPr>
            <w:del w:id="605" w:author="Paredes, Juan A." w:date="2020-09-09T10:27:00Z">
              <w:r w:rsidRPr="00452837" w:rsidDel="00DB2637">
                <w:rPr>
                  <w:rFonts w:ascii="Times New Roman" w:eastAsia="Times New Roman" w:hAnsi="Times New Roman" w:cs="Times New Roman"/>
                  <w:b/>
                  <w:bCs/>
                  <w:color w:val="000000"/>
                  <w:sz w:val="20"/>
                  <w:szCs w:val="20"/>
                </w:rPr>
                <w:delText>CE</w:delText>
              </w:r>
            </w:del>
          </w:p>
        </w:tc>
      </w:tr>
      <w:tr w:rsidR="00C53083" w:rsidRPr="00452837" w:rsidDel="00DB2637" w14:paraId="149921F2" w14:textId="28F749E4" w:rsidTr="00C53083">
        <w:trPr>
          <w:trHeight w:val="288"/>
          <w:jc w:val="center"/>
          <w:del w:id="606" w:author="Paredes, Juan A." w:date="2020-09-09T10:27:00Z"/>
        </w:trPr>
        <w:tc>
          <w:tcPr>
            <w:tcW w:w="1056" w:type="pct"/>
            <w:tcBorders>
              <w:top w:val="single" w:sz="8" w:space="0" w:color="auto"/>
              <w:left w:val="nil"/>
              <w:bottom w:val="nil"/>
              <w:right w:val="nil"/>
            </w:tcBorders>
            <w:shd w:val="clear" w:color="000000" w:fill="FFFFFF"/>
            <w:vAlign w:val="center"/>
            <w:hideMark/>
          </w:tcPr>
          <w:p w14:paraId="69EDC73B" w14:textId="2DA66479" w:rsidR="00C53083" w:rsidRPr="00452837" w:rsidDel="00DB2637" w:rsidRDefault="00C53083" w:rsidP="007E2063">
            <w:pPr>
              <w:spacing w:line="480" w:lineRule="auto"/>
              <w:jc w:val="center"/>
              <w:rPr>
                <w:del w:id="607" w:author="Paredes, Juan A." w:date="2020-09-09T10:27:00Z"/>
                <w:rFonts w:ascii="Times New Roman" w:eastAsia="Times New Roman" w:hAnsi="Times New Roman" w:cs="Times New Roman"/>
                <w:sz w:val="20"/>
                <w:szCs w:val="18"/>
                <w:lang w:eastAsia="es-ES"/>
              </w:rPr>
            </w:pPr>
            <w:del w:id="608" w:author="Paredes, Juan A." w:date="2020-09-09T10:27:00Z">
              <w:r w:rsidRPr="00452837" w:rsidDel="00DB2637">
                <w:rPr>
                  <w:rFonts w:ascii="Times New Roman" w:eastAsia="Times New Roman" w:hAnsi="Times New Roman" w:cs="Times New Roman"/>
                  <w:sz w:val="20"/>
                  <w:szCs w:val="18"/>
                  <w:lang w:eastAsia="es-ES"/>
                </w:rPr>
                <w:delText>Azoxystrobin</w:delText>
              </w:r>
            </w:del>
          </w:p>
        </w:tc>
        <w:tc>
          <w:tcPr>
            <w:tcW w:w="357" w:type="pct"/>
            <w:tcBorders>
              <w:top w:val="nil"/>
              <w:left w:val="nil"/>
              <w:bottom w:val="nil"/>
              <w:right w:val="nil"/>
            </w:tcBorders>
            <w:shd w:val="clear" w:color="000000" w:fill="FFFFFF"/>
            <w:vAlign w:val="center"/>
            <w:hideMark/>
          </w:tcPr>
          <w:p w14:paraId="62010D48" w14:textId="5A9C5BC7" w:rsidR="00C53083" w:rsidRPr="00452837" w:rsidDel="00DB2637" w:rsidRDefault="00C53083" w:rsidP="007E2063">
            <w:pPr>
              <w:spacing w:line="480" w:lineRule="auto"/>
              <w:jc w:val="center"/>
              <w:rPr>
                <w:del w:id="609" w:author="Paredes, Juan A." w:date="2020-09-09T10:27:00Z"/>
                <w:rFonts w:ascii="Times New Roman" w:eastAsia="Times New Roman" w:hAnsi="Times New Roman" w:cs="Times New Roman"/>
                <w:sz w:val="20"/>
                <w:szCs w:val="18"/>
                <w:lang w:eastAsia="es-ES"/>
              </w:rPr>
            </w:pPr>
            <w:del w:id="610" w:author="Paredes, Juan A." w:date="2020-09-09T10:27:00Z">
              <w:r w:rsidRPr="00452837" w:rsidDel="00DB2637">
                <w:rPr>
                  <w:rFonts w:ascii="Times New Roman" w:eastAsia="Times New Roman" w:hAnsi="Times New Roman" w:cs="Times New Roman"/>
                  <w:sz w:val="20"/>
                  <w:szCs w:val="18"/>
                  <w:lang w:eastAsia="es-ES"/>
                </w:rPr>
                <w:delText>0.30</w:delText>
              </w:r>
            </w:del>
          </w:p>
        </w:tc>
        <w:tc>
          <w:tcPr>
            <w:tcW w:w="385" w:type="pct"/>
            <w:tcBorders>
              <w:top w:val="nil"/>
              <w:left w:val="nil"/>
              <w:bottom w:val="nil"/>
              <w:right w:val="nil"/>
            </w:tcBorders>
            <w:shd w:val="clear" w:color="000000" w:fill="FFFFFF"/>
            <w:vAlign w:val="center"/>
            <w:hideMark/>
          </w:tcPr>
          <w:p w14:paraId="5D675DBE" w14:textId="4C9904A5" w:rsidR="00C53083" w:rsidRPr="00452837" w:rsidDel="00DB2637" w:rsidRDefault="00C53083" w:rsidP="007E2063">
            <w:pPr>
              <w:spacing w:line="480" w:lineRule="auto"/>
              <w:jc w:val="center"/>
              <w:rPr>
                <w:del w:id="611" w:author="Paredes, Juan A." w:date="2020-09-09T10:27:00Z"/>
                <w:rFonts w:ascii="Times New Roman" w:eastAsia="Times New Roman" w:hAnsi="Times New Roman" w:cs="Times New Roman"/>
                <w:sz w:val="20"/>
                <w:szCs w:val="18"/>
                <w:lang w:eastAsia="es-ES"/>
              </w:rPr>
            </w:pPr>
            <w:del w:id="612" w:author="Paredes, Juan A." w:date="2020-09-09T10:27:00Z">
              <w:r w:rsidRPr="00452837" w:rsidDel="00DB2637">
                <w:rPr>
                  <w:rFonts w:ascii="Times New Roman" w:eastAsia="Times New Roman" w:hAnsi="Times New Roman" w:cs="Times New Roman"/>
                  <w:sz w:val="20"/>
                  <w:szCs w:val="18"/>
                  <w:lang w:eastAsia="es-ES"/>
                </w:rPr>
                <w:delText>0.23</w:delText>
              </w:r>
            </w:del>
          </w:p>
        </w:tc>
        <w:tc>
          <w:tcPr>
            <w:tcW w:w="393" w:type="pct"/>
            <w:tcBorders>
              <w:top w:val="single" w:sz="8" w:space="0" w:color="auto"/>
              <w:left w:val="nil"/>
              <w:bottom w:val="nil"/>
              <w:right w:val="nil"/>
            </w:tcBorders>
            <w:shd w:val="clear" w:color="000000" w:fill="FFFFFF"/>
            <w:vAlign w:val="center"/>
            <w:hideMark/>
          </w:tcPr>
          <w:p w14:paraId="61843303" w14:textId="26815563" w:rsidR="00C53083" w:rsidRPr="00452837" w:rsidDel="00DB2637" w:rsidRDefault="00C53083" w:rsidP="007E2063">
            <w:pPr>
              <w:spacing w:line="480" w:lineRule="auto"/>
              <w:jc w:val="center"/>
              <w:rPr>
                <w:del w:id="613" w:author="Paredes, Juan A." w:date="2020-09-09T10:27:00Z"/>
                <w:rFonts w:ascii="Times New Roman" w:eastAsia="Times New Roman" w:hAnsi="Times New Roman" w:cs="Times New Roman"/>
                <w:sz w:val="20"/>
                <w:szCs w:val="18"/>
                <w:lang w:eastAsia="es-ES"/>
              </w:rPr>
            </w:pPr>
            <w:del w:id="614" w:author="Paredes, Juan A." w:date="2020-09-09T10:27:00Z">
              <w:r w:rsidRPr="00452837" w:rsidDel="00DB2637">
                <w:rPr>
                  <w:rFonts w:ascii="Times New Roman" w:eastAsia="Times New Roman" w:hAnsi="Times New Roman" w:cs="Times New Roman"/>
                  <w:sz w:val="20"/>
                  <w:szCs w:val="18"/>
                  <w:lang w:eastAsia="es-ES"/>
                </w:rPr>
                <w:delText>0.39</w:delText>
              </w:r>
            </w:del>
          </w:p>
        </w:tc>
        <w:tc>
          <w:tcPr>
            <w:tcW w:w="345" w:type="pct"/>
            <w:tcBorders>
              <w:top w:val="nil"/>
              <w:left w:val="nil"/>
              <w:bottom w:val="nil"/>
              <w:right w:val="nil"/>
            </w:tcBorders>
            <w:shd w:val="clear" w:color="000000" w:fill="FFFFFF"/>
            <w:vAlign w:val="center"/>
          </w:tcPr>
          <w:p w14:paraId="27A5F6FF" w14:textId="2F5F0497" w:rsidR="00C53083" w:rsidRPr="00452837" w:rsidDel="00DB2637" w:rsidRDefault="00C53083" w:rsidP="007E2063">
            <w:pPr>
              <w:spacing w:line="480" w:lineRule="auto"/>
              <w:jc w:val="center"/>
              <w:rPr>
                <w:del w:id="615" w:author="Paredes, Juan A." w:date="2020-09-09T10:27:00Z"/>
                <w:rFonts w:ascii="Times New Roman" w:eastAsia="Times New Roman" w:hAnsi="Times New Roman" w:cs="Times New Roman"/>
                <w:sz w:val="20"/>
                <w:szCs w:val="18"/>
                <w:lang w:eastAsia="es-ES"/>
              </w:rPr>
            </w:pPr>
            <w:del w:id="616" w:author="Paredes, Juan A." w:date="2020-09-09T10:27:00Z">
              <w:r w:rsidRPr="00452837" w:rsidDel="00DB2637">
                <w:rPr>
                  <w:rFonts w:ascii="Times New Roman" w:eastAsia="Times New Roman" w:hAnsi="Times New Roman" w:cs="Times New Roman"/>
                  <w:sz w:val="20"/>
                  <w:szCs w:val="18"/>
                  <w:lang w:eastAsia="es-ES"/>
                </w:rPr>
                <w:delText>58.9</w:delText>
              </w:r>
            </w:del>
          </w:p>
        </w:tc>
        <w:tc>
          <w:tcPr>
            <w:tcW w:w="301" w:type="pct"/>
            <w:tcBorders>
              <w:top w:val="nil"/>
              <w:left w:val="nil"/>
              <w:bottom w:val="nil"/>
              <w:right w:val="nil"/>
            </w:tcBorders>
            <w:shd w:val="clear" w:color="000000" w:fill="FFFFFF"/>
            <w:vAlign w:val="center"/>
          </w:tcPr>
          <w:p w14:paraId="2501669C" w14:textId="6B3FED1E" w:rsidR="00C53083" w:rsidRPr="00452837" w:rsidDel="00DB2637" w:rsidRDefault="00C53083" w:rsidP="007E2063">
            <w:pPr>
              <w:spacing w:line="480" w:lineRule="auto"/>
              <w:jc w:val="center"/>
              <w:rPr>
                <w:del w:id="617" w:author="Paredes, Juan A." w:date="2020-09-09T10:27:00Z"/>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41CA3D92" w14:textId="4347B101" w:rsidR="00C53083" w:rsidRPr="00452837" w:rsidDel="00DB2637" w:rsidRDefault="00C53083" w:rsidP="007E2063">
            <w:pPr>
              <w:spacing w:line="480" w:lineRule="auto"/>
              <w:jc w:val="center"/>
              <w:rPr>
                <w:del w:id="618" w:author="Paredes, Juan A." w:date="2020-09-09T10:27:00Z"/>
                <w:rFonts w:ascii="Times New Roman" w:eastAsia="Times New Roman" w:hAnsi="Times New Roman" w:cs="Times New Roman"/>
                <w:sz w:val="20"/>
                <w:szCs w:val="18"/>
                <w:lang w:eastAsia="es-ES"/>
              </w:rPr>
            </w:pPr>
            <w:del w:id="619" w:author="Paredes, Juan A." w:date="2020-09-09T10:27:00Z">
              <w:r w:rsidRPr="00452837" w:rsidDel="00DB2637">
                <w:rPr>
                  <w:rFonts w:ascii="Times New Roman" w:eastAsia="Times New Roman" w:hAnsi="Times New Roman" w:cs="Times New Roman"/>
                  <w:sz w:val="20"/>
                  <w:szCs w:val="18"/>
                  <w:lang w:eastAsia="es-ES"/>
                </w:rPr>
                <w:delText>Azoxystrobin</w:delText>
              </w:r>
            </w:del>
          </w:p>
        </w:tc>
        <w:tc>
          <w:tcPr>
            <w:tcW w:w="309" w:type="pct"/>
            <w:tcBorders>
              <w:top w:val="nil"/>
              <w:left w:val="nil"/>
              <w:bottom w:val="nil"/>
              <w:right w:val="nil"/>
            </w:tcBorders>
            <w:shd w:val="clear" w:color="000000" w:fill="FFFFFF"/>
            <w:vAlign w:val="center"/>
            <w:hideMark/>
          </w:tcPr>
          <w:p w14:paraId="06A8EE26" w14:textId="2AE48B29" w:rsidR="00C53083" w:rsidRPr="00452837" w:rsidDel="00DB2637" w:rsidRDefault="00C53083" w:rsidP="007E2063">
            <w:pPr>
              <w:spacing w:line="480" w:lineRule="auto"/>
              <w:jc w:val="center"/>
              <w:rPr>
                <w:del w:id="620" w:author="Paredes, Juan A." w:date="2020-09-09T10:27:00Z"/>
                <w:rFonts w:ascii="Times New Roman" w:eastAsia="Times New Roman" w:hAnsi="Times New Roman" w:cs="Times New Roman"/>
                <w:color w:val="000000"/>
                <w:sz w:val="20"/>
                <w:szCs w:val="20"/>
              </w:rPr>
            </w:pPr>
            <w:del w:id="621" w:author="Paredes, Juan A." w:date="2020-09-09T10:27:00Z">
              <w:r w:rsidRPr="00452837" w:rsidDel="00DB2637">
                <w:rPr>
                  <w:rFonts w:ascii="Times New Roman" w:eastAsia="Times New Roman" w:hAnsi="Times New Roman" w:cs="Times New Roman"/>
                  <w:color w:val="000000"/>
                  <w:sz w:val="20"/>
                  <w:szCs w:val="20"/>
                </w:rPr>
                <w:delText>0.04</w:delText>
              </w:r>
            </w:del>
          </w:p>
        </w:tc>
        <w:tc>
          <w:tcPr>
            <w:tcW w:w="302" w:type="pct"/>
            <w:tcBorders>
              <w:top w:val="nil"/>
              <w:left w:val="nil"/>
              <w:bottom w:val="nil"/>
              <w:right w:val="nil"/>
            </w:tcBorders>
            <w:shd w:val="clear" w:color="000000" w:fill="FFFFFF"/>
            <w:vAlign w:val="center"/>
            <w:hideMark/>
          </w:tcPr>
          <w:p w14:paraId="19C4CEB2" w14:textId="5F690BC1" w:rsidR="00C53083" w:rsidRPr="00452837" w:rsidDel="00DB2637" w:rsidRDefault="00C53083" w:rsidP="007E2063">
            <w:pPr>
              <w:spacing w:line="480" w:lineRule="auto"/>
              <w:jc w:val="center"/>
              <w:rPr>
                <w:del w:id="622" w:author="Paredes, Juan A." w:date="2020-09-09T10:27:00Z"/>
                <w:rFonts w:ascii="Times New Roman" w:eastAsia="Times New Roman" w:hAnsi="Times New Roman" w:cs="Times New Roman"/>
                <w:color w:val="000000"/>
                <w:sz w:val="20"/>
                <w:szCs w:val="20"/>
              </w:rPr>
            </w:pPr>
            <w:del w:id="623" w:author="Paredes, Juan A." w:date="2020-09-09T10:27:00Z">
              <w:r w:rsidRPr="00452837" w:rsidDel="00DB2637">
                <w:rPr>
                  <w:rFonts w:ascii="Times New Roman" w:eastAsia="Times New Roman" w:hAnsi="Times New Roman" w:cs="Times New Roman"/>
                  <w:color w:val="000000"/>
                  <w:sz w:val="20"/>
                  <w:szCs w:val="20"/>
                </w:rPr>
                <w:delText>0.02</w:delText>
              </w:r>
            </w:del>
          </w:p>
        </w:tc>
        <w:tc>
          <w:tcPr>
            <w:tcW w:w="306" w:type="pct"/>
            <w:tcBorders>
              <w:top w:val="nil"/>
              <w:left w:val="nil"/>
              <w:bottom w:val="nil"/>
              <w:right w:val="nil"/>
            </w:tcBorders>
            <w:shd w:val="clear" w:color="000000" w:fill="FFFFFF"/>
            <w:vAlign w:val="center"/>
            <w:hideMark/>
          </w:tcPr>
          <w:p w14:paraId="2E3A408E" w14:textId="57FDF8C5" w:rsidR="00C53083" w:rsidRPr="00452837" w:rsidDel="00DB2637" w:rsidRDefault="00C53083" w:rsidP="007E2063">
            <w:pPr>
              <w:spacing w:line="480" w:lineRule="auto"/>
              <w:jc w:val="center"/>
              <w:rPr>
                <w:del w:id="624" w:author="Paredes, Juan A." w:date="2020-09-09T10:27:00Z"/>
                <w:rFonts w:ascii="Times New Roman" w:eastAsia="Times New Roman" w:hAnsi="Times New Roman" w:cs="Times New Roman"/>
                <w:color w:val="000000"/>
                <w:sz w:val="20"/>
                <w:szCs w:val="20"/>
              </w:rPr>
            </w:pPr>
            <w:del w:id="625" w:author="Paredes, Juan A." w:date="2020-09-09T10:27:00Z">
              <w:r w:rsidRPr="00452837" w:rsidDel="00DB2637">
                <w:rPr>
                  <w:rFonts w:ascii="Times New Roman" w:eastAsia="Times New Roman" w:hAnsi="Times New Roman" w:cs="Times New Roman"/>
                  <w:color w:val="000000"/>
                  <w:sz w:val="20"/>
                  <w:szCs w:val="20"/>
                </w:rPr>
                <w:delText>0.09</w:delText>
              </w:r>
            </w:del>
          </w:p>
        </w:tc>
        <w:tc>
          <w:tcPr>
            <w:tcW w:w="255" w:type="pct"/>
            <w:gridSpan w:val="2"/>
            <w:tcBorders>
              <w:top w:val="nil"/>
              <w:left w:val="nil"/>
              <w:bottom w:val="nil"/>
              <w:right w:val="nil"/>
            </w:tcBorders>
            <w:shd w:val="clear" w:color="000000" w:fill="FFFFFF"/>
            <w:vAlign w:val="center"/>
            <w:hideMark/>
          </w:tcPr>
          <w:p w14:paraId="0BCB62C7" w14:textId="6245C083" w:rsidR="00C53083" w:rsidRPr="00452837" w:rsidDel="00DB2637" w:rsidRDefault="00C53083" w:rsidP="007E2063">
            <w:pPr>
              <w:spacing w:line="480" w:lineRule="auto"/>
              <w:jc w:val="center"/>
              <w:rPr>
                <w:del w:id="626" w:author="Paredes, Juan A." w:date="2020-09-09T10:27:00Z"/>
                <w:rFonts w:ascii="Times New Roman" w:eastAsia="Times New Roman" w:hAnsi="Times New Roman" w:cs="Times New Roman"/>
                <w:color w:val="000000"/>
                <w:sz w:val="20"/>
                <w:szCs w:val="20"/>
              </w:rPr>
            </w:pPr>
            <w:del w:id="627" w:author="Paredes, Juan A." w:date="2020-09-09T10:27:00Z">
              <w:r w:rsidRPr="00452837" w:rsidDel="00DB2637">
                <w:rPr>
                  <w:rFonts w:ascii="Times New Roman" w:eastAsia="Times New Roman" w:hAnsi="Times New Roman" w:cs="Times New Roman"/>
                  <w:color w:val="000000"/>
                  <w:sz w:val="20"/>
                  <w:szCs w:val="20"/>
                </w:rPr>
                <w:delText>92</w:delText>
              </w:r>
            </w:del>
          </w:p>
        </w:tc>
      </w:tr>
      <w:tr w:rsidR="00C53083" w:rsidRPr="00452837" w:rsidDel="00DB2637" w14:paraId="64B236AF" w14:textId="57D0B685" w:rsidTr="00C53083">
        <w:trPr>
          <w:trHeight w:val="288"/>
          <w:jc w:val="center"/>
          <w:del w:id="628" w:author="Paredes, Juan A." w:date="2020-09-09T10:27:00Z"/>
        </w:trPr>
        <w:tc>
          <w:tcPr>
            <w:tcW w:w="1056" w:type="pct"/>
            <w:tcBorders>
              <w:top w:val="nil"/>
              <w:left w:val="nil"/>
              <w:bottom w:val="nil"/>
              <w:right w:val="nil"/>
            </w:tcBorders>
            <w:shd w:val="clear" w:color="000000" w:fill="FFFFFF"/>
            <w:vAlign w:val="center"/>
            <w:hideMark/>
          </w:tcPr>
          <w:p w14:paraId="51B7F67D" w14:textId="26FA4124" w:rsidR="00C53083" w:rsidRPr="00452837" w:rsidDel="00DB2637" w:rsidRDefault="00C53083" w:rsidP="007E2063">
            <w:pPr>
              <w:spacing w:line="480" w:lineRule="auto"/>
              <w:jc w:val="center"/>
              <w:rPr>
                <w:del w:id="629" w:author="Paredes, Juan A." w:date="2020-09-09T10:27:00Z"/>
                <w:rFonts w:ascii="Times New Roman" w:eastAsia="Times New Roman" w:hAnsi="Times New Roman" w:cs="Times New Roman"/>
                <w:sz w:val="20"/>
                <w:szCs w:val="18"/>
                <w:lang w:eastAsia="es-ES"/>
              </w:rPr>
            </w:pPr>
            <w:del w:id="630" w:author="Paredes, Juan A." w:date="2020-09-09T10:27:00Z">
              <w:r w:rsidRPr="00452837" w:rsidDel="00DB2637">
                <w:rPr>
                  <w:rFonts w:ascii="Times New Roman" w:eastAsia="Times New Roman" w:hAnsi="Times New Roman" w:cs="Times New Roman"/>
                  <w:sz w:val="20"/>
                  <w:szCs w:val="18"/>
                  <w:lang w:eastAsia="es-ES"/>
                </w:rPr>
                <w:delText>Difenoconazole</w:delText>
              </w:r>
            </w:del>
          </w:p>
        </w:tc>
        <w:tc>
          <w:tcPr>
            <w:tcW w:w="357" w:type="pct"/>
            <w:tcBorders>
              <w:top w:val="nil"/>
              <w:left w:val="nil"/>
              <w:bottom w:val="nil"/>
              <w:right w:val="nil"/>
            </w:tcBorders>
            <w:shd w:val="clear" w:color="000000" w:fill="FFFFFF"/>
            <w:vAlign w:val="center"/>
            <w:hideMark/>
          </w:tcPr>
          <w:p w14:paraId="1977EE62" w14:textId="7F1773B7" w:rsidR="00C53083" w:rsidRPr="00452837" w:rsidDel="00DB2637" w:rsidRDefault="00C53083" w:rsidP="007E2063">
            <w:pPr>
              <w:spacing w:line="480" w:lineRule="auto"/>
              <w:jc w:val="center"/>
              <w:rPr>
                <w:del w:id="631" w:author="Paredes, Juan A." w:date="2020-09-09T10:27:00Z"/>
                <w:rFonts w:ascii="Times New Roman" w:eastAsia="Times New Roman" w:hAnsi="Times New Roman" w:cs="Times New Roman"/>
                <w:sz w:val="20"/>
                <w:szCs w:val="18"/>
                <w:lang w:eastAsia="es-ES"/>
              </w:rPr>
            </w:pPr>
            <w:del w:id="632" w:author="Paredes, Juan A." w:date="2020-09-09T10:27:00Z">
              <w:r w:rsidRPr="00452837" w:rsidDel="00DB2637">
                <w:rPr>
                  <w:rFonts w:ascii="Times New Roman" w:eastAsia="Times New Roman" w:hAnsi="Times New Roman" w:cs="Times New Roman"/>
                  <w:sz w:val="20"/>
                  <w:szCs w:val="18"/>
                  <w:lang w:eastAsia="es-ES"/>
                </w:rPr>
                <w:delText>0.43</w:delText>
              </w:r>
            </w:del>
          </w:p>
        </w:tc>
        <w:tc>
          <w:tcPr>
            <w:tcW w:w="385" w:type="pct"/>
            <w:tcBorders>
              <w:top w:val="nil"/>
              <w:left w:val="nil"/>
              <w:bottom w:val="nil"/>
              <w:right w:val="nil"/>
            </w:tcBorders>
            <w:shd w:val="clear" w:color="000000" w:fill="FFFFFF"/>
            <w:vAlign w:val="center"/>
            <w:hideMark/>
          </w:tcPr>
          <w:p w14:paraId="2900D854" w14:textId="5F0C13DF" w:rsidR="00C53083" w:rsidRPr="00452837" w:rsidDel="00DB2637" w:rsidRDefault="00C53083" w:rsidP="007E2063">
            <w:pPr>
              <w:spacing w:line="480" w:lineRule="auto"/>
              <w:jc w:val="center"/>
              <w:rPr>
                <w:del w:id="633" w:author="Paredes, Juan A." w:date="2020-09-09T10:27:00Z"/>
                <w:rFonts w:ascii="Times New Roman" w:eastAsia="Times New Roman" w:hAnsi="Times New Roman" w:cs="Times New Roman"/>
                <w:sz w:val="20"/>
                <w:szCs w:val="18"/>
                <w:lang w:eastAsia="es-ES"/>
              </w:rPr>
            </w:pPr>
            <w:del w:id="634" w:author="Paredes, Juan A." w:date="2020-09-09T10:27:00Z">
              <w:r w:rsidRPr="00452837" w:rsidDel="00DB2637">
                <w:rPr>
                  <w:rFonts w:ascii="Times New Roman" w:eastAsia="Times New Roman" w:hAnsi="Times New Roman" w:cs="Times New Roman"/>
                  <w:sz w:val="20"/>
                  <w:szCs w:val="18"/>
                  <w:lang w:eastAsia="es-ES"/>
                </w:rPr>
                <w:delText>0.36</w:delText>
              </w:r>
            </w:del>
          </w:p>
        </w:tc>
        <w:tc>
          <w:tcPr>
            <w:tcW w:w="393" w:type="pct"/>
            <w:tcBorders>
              <w:top w:val="nil"/>
              <w:left w:val="nil"/>
              <w:bottom w:val="nil"/>
              <w:right w:val="nil"/>
            </w:tcBorders>
            <w:shd w:val="clear" w:color="000000" w:fill="FFFFFF"/>
            <w:vAlign w:val="center"/>
            <w:hideMark/>
          </w:tcPr>
          <w:p w14:paraId="2077E73C" w14:textId="13399D7B" w:rsidR="00C53083" w:rsidRPr="00452837" w:rsidDel="00DB2637" w:rsidRDefault="00C53083" w:rsidP="007E2063">
            <w:pPr>
              <w:spacing w:line="480" w:lineRule="auto"/>
              <w:jc w:val="center"/>
              <w:rPr>
                <w:del w:id="635" w:author="Paredes, Juan A." w:date="2020-09-09T10:27:00Z"/>
                <w:rFonts w:ascii="Times New Roman" w:eastAsia="Times New Roman" w:hAnsi="Times New Roman" w:cs="Times New Roman"/>
                <w:sz w:val="20"/>
                <w:szCs w:val="18"/>
                <w:lang w:eastAsia="es-ES"/>
              </w:rPr>
            </w:pPr>
            <w:del w:id="636" w:author="Paredes, Juan A." w:date="2020-09-09T10:27:00Z">
              <w:r w:rsidRPr="00452837" w:rsidDel="00DB2637">
                <w:rPr>
                  <w:rFonts w:ascii="Times New Roman" w:eastAsia="Times New Roman" w:hAnsi="Times New Roman" w:cs="Times New Roman"/>
                  <w:sz w:val="20"/>
                  <w:szCs w:val="18"/>
                  <w:lang w:eastAsia="es-ES"/>
                </w:rPr>
                <w:delText>0.51</w:delText>
              </w:r>
            </w:del>
          </w:p>
        </w:tc>
        <w:tc>
          <w:tcPr>
            <w:tcW w:w="345" w:type="pct"/>
            <w:tcBorders>
              <w:top w:val="nil"/>
              <w:left w:val="nil"/>
              <w:bottom w:val="nil"/>
              <w:right w:val="nil"/>
            </w:tcBorders>
            <w:shd w:val="clear" w:color="000000" w:fill="FFFFFF"/>
            <w:vAlign w:val="center"/>
          </w:tcPr>
          <w:p w14:paraId="32EE9EAC" w14:textId="571DE661" w:rsidR="00C53083" w:rsidRPr="00452837" w:rsidDel="00DB2637" w:rsidRDefault="00C53083" w:rsidP="007E2063">
            <w:pPr>
              <w:spacing w:line="480" w:lineRule="auto"/>
              <w:jc w:val="center"/>
              <w:rPr>
                <w:del w:id="637" w:author="Paredes, Juan A." w:date="2020-09-09T10:27:00Z"/>
                <w:rFonts w:ascii="Times New Roman" w:eastAsia="Times New Roman" w:hAnsi="Times New Roman" w:cs="Times New Roman"/>
                <w:sz w:val="20"/>
                <w:szCs w:val="18"/>
                <w:lang w:eastAsia="es-ES"/>
              </w:rPr>
            </w:pPr>
            <w:del w:id="638" w:author="Paredes, Juan A." w:date="2020-09-09T10:27:00Z">
              <w:r w:rsidRPr="00452837" w:rsidDel="00DB2637">
                <w:rPr>
                  <w:rFonts w:ascii="Times New Roman" w:eastAsia="Times New Roman" w:hAnsi="Times New Roman" w:cs="Times New Roman"/>
                  <w:sz w:val="20"/>
                  <w:szCs w:val="18"/>
                  <w:lang w:eastAsia="es-ES"/>
                </w:rPr>
                <w:delText>41.1</w:delText>
              </w:r>
            </w:del>
          </w:p>
        </w:tc>
        <w:tc>
          <w:tcPr>
            <w:tcW w:w="301" w:type="pct"/>
            <w:tcBorders>
              <w:top w:val="nil"/>
              <w:left w:val="nil"/>
              <w:bottom w:val="nil"/>
              <w:right w:val="nil"/>
            </w:tcBorders>
            <w:shd w:val="clear" w:color="000000" w:fill="FFFFFF"/>
            <w:vAlign w:val="center"/>
          </w:tcPr>
          <w:p w14:paraId="0749F6F8" w14:textId="311BEF48" w:rsidR="00C53083" w:rsidRPr="00452837" w:rsidDel="00DB2637" w:rsidRDefault="00C53083" w:rsidP="007E2063">
            <w:pPr>
              <w:spacing w:line="480" w:lineRule="auto"/>
              <w:jc w:val="center"/>
              <w:rPr>
                <w:del w:id="639" w:author="Paredes, Juan A." w:date="2020-09-09T10:27:00Z"/>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3B942A56" w14:textId="7112AC33" w:rsidR="00C53083" w:rsidRPr="00452837" w:rsidDel="00DB2637" w:rsidRDefault="00C53083" w:rsidP="007E2063">
            <w:pPr>
              <w:spacing w:line="480" w:lineRule="auto"/>
              <w:jc w:val="center"/>
              <w:rPr>
                <w:del w:id="640" w:author="Paredes, Juan A." w:date="2020-09-09T10:27:00Z"/>
                <w:rFonts w:ascii="Times New Roman" w:eastAsia="Times New Roman" w:hAnsi="Times New Roman" w:cs="Times New Roman"/>
                <w:sz w:val="20"/>
                <w:szCs w:val="18"/>
                <w:lang w:eastAsia="es-ES"/>
              </w:rPr>
            </w:pPr>
            <w:del w:id="641" w:author="Paredes, Juan A." w:date="2020-09-09T10:27:00Z">
              <w:r w:rsidRPr="00452837" w:rsidDel="00DB2637">
                <w:rPr>
                  <w:rFonts w:ascii="Times New Roman" w:eastAsia="Times New Roman" w:hAnsi="Times New Roman" w:cs="Times New Roman"/>
                  <w:sz w:val="20"/>
                  <w:szCs w:val="18"/>
                  <w:lang w:eastAsia="es-ES"/>
                </w:rPr>
                <w:delText>Cyproconazole</w:delText>
              </w:r>
            </w:del>
          </w:p>
        </w:tc>
        <w:tc>
          <w:tcPr>
            <w:tcW w:w="309" w:type="pct"/>
            <w:tcBorders>
              <w:top w:val="nil"/>
              <w:left w:val="nil"/>
              <w:bottom w:val="nil"/>
              <w:right w:val="nil"/>
            </w:tcBorders>
            <w:shd w:val="clear" w:color="000000" w:fill="FFFFFF"/>
            <w:vAlign w:val="center"/>
            <w:hideMark/>
          </w:tcPr>
          <w:p w14:paraId="3E28FF75" w14:textId="638EFB2B" w:rsidR="00C53083" w:rsidRPr="00452837" w:rsidDel="00DB2637" w:rsidRDefault="00C53083" w:rsidP="007E2063">
            <w:pPr>
              <w:spacing w:line="480" w:lineRule="auto"/>
              <w:jc w:val="center"/>
              <w:rPr>
                <w:del w:id="642" w:author="Paredes, Juan A." w:date="2020-09-09T10:27:00Z"/>
                <w:rFonts w:ascii="Times New Roman" w:eastAsia="Times New Roman" w:hAnsi="Times New Roman" w:cs="Times New Roman"/>
                <w:color w:val="000000"/>
                <w:sz w:val="20"/>
                <w:szCs w:val="20"/>
              </w:rPr>
            </w:pPr>
            <w:del w:id="643" w:author="Paredes, Juan A." w:date="2020-09-09T10:27:00Z">
              <w:r w:rsidRPr="00452837" w:rsidDel="00DB2637">
                <w:rPr>
                  <w:rFonts w:ascii="Times New Roman" w:eastAsia="Times New Roman" w:hAnsi="Times New Roman" w:cs="Times New Roman"/>
                  <w:color w:val="000000"/>
                  <w:sz w:val="20"/>
                  <w:szCs w:val="20"/>
                </w:rPr>
                <w:delText>0.09</w:delText>
              </w:r>
            </w:del>
          </w:p>
        </w:tc>
        <w:tc>
          <w:tcPr>
            <w:tcW w:w="302" w:type="pct"/>
            <w:tcBorders>
              <w:top w:val="nil"/>
              <w:left w:val="nil"/>
              <w:bottom w:val="nil"/>
              <w:right w:val="nil"/>
            </w:tcBorders>
            <w:shd w:val="clear" w:color="000000" w:fill="FFFFFF"/>
            <w:vAlign w:val="center"/>
            <w:hideMark/>
          </w:tcPr>
          <w:p w14:paraId="45DCF9A7" w14:textId="50E2AF5D" w:rsidR="00C53083" w:rsidRPr="00452837" w:rsidDel="00DB2637" w:rsidRDefault="00C53083" w:rsidP="007E2063">
            <w:pPr>
              <w:spacing w:line="480" w:lineRule="auto"/>
              <w:jc w:val="center"/>
              <w:rPr>
                <w:del w:id="644" w:author="Paredes, Juan A." w:date="2020-09-09T10:27:00Z"/>
                <w:rFonts w:ascii="Times New Roman" w:eastAsia="Times New Roman" w:hAnsi="Times New Roman" w:cs="Times New Roman"/>
                <w:color w:val="000000"/>
                <w:sz w:val="20"/>
                <w:szCs w:val="20"/>
              </w:rPr>
            </w:pPr>
            <w:del w:id="645" w:author="Paredes, Juan A." w:date="2020-09-09T10:27:00Z">
              <w:r w:rsidRPr="00452837" w:rsidDel="00DB2637">
                <w:rPr>
                  <w:rFonts w:ascii="Times New Roman" w:eastAsia="Times New Roman" w:hAnsi="Times New Roman" w:cs="Times New Roman"/>
                  <w:color w:val="000000"/>
                  <w:sz w:val="20"/>
                  <w:szCs w:val="20"/>
                </w:rPr>
                <w:delText>0.06</w:delText>
              </w:r>
            </w:del>
          </w:p>
        </w:tc>
        <w:tc>
          <w:tcPr>
            <w:tcW w:w="306" w:type="pct"/>
            <w:tcBorders>
              <w:top w:val="nil"/>
              <w:left w:val="nil"/>
              <w:bottom w:val="nil"/>
              <w:right w:val="nil"/>
            </w:tcBorders>
            <w:shd w:val="clear" w:color="000000" w:fill="FFFFFF"/>
            <w:vAlign w:val="center"/>
            <w:hideMark/>
          </w:tcPr>
          <w:p w14:paraId="496266D1" w14:textId="5A96C6CC" w:rsidR="00C53083" w:rsidRPr="00452837" w:rsidDel="00DB2637" w:rsidRDefault="00C53083" w:rsidP="007E2063">
            <w:pPr>
              <w:spacing w:line="480" w:lineRule="auto"/>
              <w:jc w:val="center"/>
              <w:rPr>
                <w:del w:id="646" w:author="Paredes, Juan A." w:date="2020-09-09T10:27:00Z"/>
                <w:rFonts w:ascii="Times New Roman" w:eastAsia="Times New Roman" w:hAnsi="Times New Roman" w:cs="Times New Roman"/>
                <w:color w:val="000000"/>
                <w:sz w:val="20"/>
                <w:szCs w:val="20"/>
              </w:rPr>
            </w:pPr>
            <w:del w:id="647" w:author="Paredes, Juan A." w:date="2020-09-09T10:27:00Z">
              <w:r w:rsidRPr="00452837" w:rsidDel="00DB2637">
                <w:rPr>
                  <w:rFonts w:ascii="Times New Roman" w:eastAsia="Times New Roman" w:hAnsi="Times New Roman" w:cs="Times New Roman"/>
                  <w:color w:val="000000"/>
                  <w:sz w:val="20"/>
                  <w:szCs w:val="20"/>
                </w:rPr>
                <w:delText>0.14</w:delText>
              </w:r>
            </w:del>
          </w:p>
        </w:tc>
        <w:tc>
          <w:tcPr>
            <w:tcW w:w="255" w:type="pct"/>
            <w:gridSpan w:val="2"/>
            <w:tcBorders>
              <w:top w:val="nil"/>
              <w:left w:val="nil"/>
              <w:bottom w:val="nil"/>
              <w:right w:val="nil"/>
            </w:tcBorders>
            <w:shd w:val="clear" w:color="000000" w:fill="FFFFFF"/>
            <w:vAlign w:val="center"/>
            <w:hideMark/>
          </w:tcPr>
          <w:p w14:paraId="5F0F3006" w14:textId="18FDB335" w:rsidR="00C53083" w:rsidRPr="00452837" w:rsidDel="00DB2637" w:rsidRDefault="00C53083" w:rsidP="007E2063">
            <w:pPr>
              <w:spacing w:line="480" w:lineRule="auto"/>
              <w:jc w:val="center"/>
              <w:rPr>
                <w:del w:id="648" w:author="Paredes, Juan A." w:date="2020-09-09T10:27:00Z"/>
                <w:rFonts w:ascii="Times New Roman" w:eastAsia="Times New Roman" w:hAnsi="Times New Roman" w:cs="Times New Roman"/>
                <w:color w:val="000000"/>
                <w:sz w:val="20"/>
                <w:szCs w:val="20"/>
              </w:rPr>
            </w:pPr>
            <w:del w:id="649" w:author="Paredes, Juan A." w:date="2020-09-09T10:27:00Z">
              <w:r w:rsidRPr="00452837" w:rsidDel="00DB2637">
                <w:rPr>
                  <w:rFonts w:ascii="Times New Roman" w:eastAsia="Times New Roman" w:hAnsi="Times New Roman" w:cs="Times New Roman"/>
                  <w:color w:val="000000"/>
                  <w:sz w:val="20"/>
                  <w:szCs w:val="20"/>
                </w:rPr>
                <w:delText>82</w:delText>
              </w:r>
            </w:del>
          </w:p>
        </w:tc>
      </w:tr>
      <w:tr w:rsidR="00C53083" w:rsidRPr="00452837" w:rsidDel="00DB2637" w14:paraId="3B360823" w14:textId="4516F237" w:rsidTr="00C53083">
        <w:trPr>
          <w:trHeight w:val="288"/>
          <w:jc w:val="center"/>
          <w:del w:id="650" w:author="Paredes, Juan A." w:date="2020-09-09T10:27:00Z"/>
        </w:trPr>
        <w:tc>
          <w:tcPr>
            <w:tcW w:w="1056" w:type="pct"/>
            <w:tcBorders>
              <w:top w:val="nil"/>
              <w:left w:val="nil"/>
              <w:bottom w:val="nil"/>
              <w:right w:val="nil"/>
            </w:tcBorders>
            <w:shd w:val="clear" w:color="000000" w:fill="FFFFFF"/>
            <w:vAlign w:val="center"/>
            <w:hideMark/>
          </w:tcPr>
          <w:p w14:paraId="23E8D5FB" w14:textId="269501F5" w:rsidR="00C53083" w:rsidRPr="00452837" w:rsidDel="00DB2637" w:rsidRDefault="00C53083" w:rsidP="007E2063">
            <w:pPr>
              <w:spacing w:line="480" w:lineRule="auto"/>
              <w:jc w:val="center"/>
              <w:rPr>
                <w:del w:id="651" w:author="Paredes, Juan A." w:date="2020-09-09T10:27:00Z"/>
                <w:rFonts w:ascii="Times New Roman" w:eastAsia="Times New Roman" w:hAnsi="Times New Roman" w:cs="Times New Roman"/>
                <w:sz w:val="20"/>
                <w:szCs w:val="18"/>
                <w:lang w:eastAsia="es-ES"/>
              </w:rPr>
            </w:pPr>
            <w:del w:id="652" w:author="Paredes, Juan A." w:date="2020-09-09T10:27:00Z">
              <w:r w:rsidRPr="00452837" w:rsidDel="00DB2637">
                <w:rPr>
                  <w:rFonts w:ascii="Times New Roman" w:eastAsia="Times New Roman" w:hAnsi="Times New Roman" w:cs="Times New Roman"/>
                  <w:sz w:val="20"/>
                  <w:szCs w:val="18"/>
                  <w:lang w:eastAsia="es-ES"/>
                </w:rPr>
                <w:delText>Tebuconazole</w:delText>
              </w:r>
            </w:del>
          </w:p>
        </w:tc>
        <w:tc>
          <w:tcPr>
            <w:tcW w:w="357" w:type="pct"/>
            <w:tcBorders>
              <w:top w:val="nil"/>
              <w:left w:val="nil"/>
              <w:bottom w:val="nil"/>
              <w:right w:val="nil"/>
            </w:tcBorders>
            <w:shd w:val="clear" w:color="000000" w:fill="FFFFFF"/>
            <w:vAlign w:val="center"/>
            <w:hideMark/>
          </w:tcPr>
          <w:p w14:paraId="3665C212" w14:textId="5E24C45F" w:rsidR="00C53083" w:rsidRPr="00452837" w:rsidDel="00DB2637" w:rsidRDefault="00C53083" w:rsidP="007E2063">
            <w:pPr>
              <w:spacing w:line="480" w:lineRule="auto"/>
              <w:jc w:val="center"/>
              <w:rPr>
                <w:del w:id="653" w:author="Paredes, Juan A." w:date="2020-09-09T10:27:00Z"/>
                <w:rFonts w:ascii="Times New Roman" w:eastAsia="Times New Roman" w:hAnsi="Times New Roman" w:cs="Times New Roman"/>
                <w:sz w:val="20"/>
                <w:szCs w:val="18"/>
                <w:lang w:eastAsia="es-ES"/>
              </w:rPr>
            </w:pPr>
            <w:del w:id="654" w:author="Paredes, Juan A." w:date="2020-09-09T10:27:00Z">
              <w:r w:rsidRPr="00452837" w:rsidDel="00DB2637">
                <w:rPr>
                  <w:rFonts w:ascii="Times New Roman" w:eastAsia="Times New Roman" w:hAnsi="Times New Roman" w:cs="Times New Roman"/>
                  <w:sz w:val="20"/>
                  <w:szCs w:val="18"/>
                  <w:lang w:eastAsia="es-ES"/>
                </w:rPr>
                <w:delText>0.51</w:delText>
              </w:r>
            </w:del>
          </w:p>
        </w:tc>
        <w:tc>
          <w:tcPr>
            <w:tcW w:w="385" w:type="pct"/>
            <w:tcBorders>
              <w:top w:val="nil"/>
              <w:left w:val="nil"/>
              <w:bottom w:val="nil"/>
              <w:right w:val="nil"/>
            </w:tcBorders>
            <w:shd w:val="clear" w:color="000000" w:fill="FFFFFF"/>
            <w:vAlign w:val="center"/>
            <w:hideMark/>
          </w:tcPr>
          <w:p w14:paraId="78D2F5BE" w14:textId="45DB23F4" w:rsidR="00C53083" w:rsidRPr="00452837" w:rsidDel="00DB2637" w:rsidRDefault="00C53083" w:rsidP="007E2063">
            <w:pPr>
              <w:spacing w:line="480" w:lineRule="auto"/>
              <w:jc w:val="center"/>
              <w:rPr>
                <w:del w:id="655" w:author="Paredes, Juan A." w:date="2020-09-09T10:27:00Z"/>
                <w:rFonts w:ascii="Times New Roman" w:eastAsia="Times New Roman" w:hAnsi="Times New Roman" w:cs="Times New Roman"/>
                <w:sz w:val="20"/>
                <w:szCs w:val="18"/>
                <w:lang w:eastAsia="es-ES"/>
              </w:rPr>
            </w:pPr>
            <w:del w:id="656" w:author="Paredes, Juan A." w:date="2020-09-09T10:27:00Z">
              <w:r w:rsidRPr="00452837" w:rsidDel="00DB2637">
                <w:rPr>
                  <w:rFonts w:ascii="Times New Roman" w:eastAsia="Times New Roman" w:hAnsi="Times New Roman" w:cs="Times New Roman"/>
                  <w:sz w:val="20"/>
                  <w:szCs w:val="18"/>
                  <w:lang w:eastAsia="es-ES"/>
                </w:rPr>
                <w:delText>0.44</w:delText>
              </w:r>
            </w:del>
          </w:p>
        </w:tc>
        <w:tc>
          <w:tcPr>
            <w:tcW w:w="393" w:type="pct"/>
            <w:tcBorders>
              <w:top w:val="nil"/>
              <w:left w:val="nil"/>
              <w:bottom w:val="nil"/>
              <w:right w:val="nil"/>
            </w:tcBorders>
            <w:shd w:val="clear" w:color="000000" w:fill="FFFFFF"/>
            <w:vAlign w:val="center"/>
            <w:hideMark/>
          </w:tcPr>
          <w:p w14:paraId="502A659F" w14:textId="0ED712D4" w:rsidR="00C53083" w:rsidRPr="00452837" w:rsidDel="00DB2637" w:rsidRDefault="00C53083" w:rsidP="007E2063">
            <w:pPr>
              <w:spacing w:line="480" w:lineRule="auto"/>
              <w:jc w:val="center"/>
              <w:rPr>
                <w:del w:id="657" w:author="Paredes, Juan A." w:date="2020-09-09T10:27:00Z"/>
                <w:rFonts w:ascii="Times New Roman" w:eastAsia="Times New Roman" w:hAnsi="Times New Roman" w:cs="Times New Roman"/>
                <w:sz w:val="20"/>
                <w:szCs w:val="18"/>
                <w:lang w:eastAsia="es-ES"/>
              </w:rPr>
            </w:pPr>
            <w:del w:id="658" w:author="Paredes, Juan A." w:date="2020-09-09T10:27:00Z">
              <w:r w:rsidRPr="00452837" w:rsidDel="00DB2637">
                <w:rPr>
                  <w:rFonts w:ascii="Times New Roman" w:eastAsia="Times New Roman" w:hAnsi="Times New Roman" w:cs="Times New Roman"/>
                  <w:sz w:val="20"/>
                  <w:szCs w:val="18"/>
                  <w:lang w:eastAsia="es-ES"/>
                </w:rPr>
                <w:delText>0.58</w:delText>
              </w:r>
            </w:del>
          </w:p>
        </w:tc>
        <w:tc>
          <w:tcPr>
            <w:tcW w:w="345" w:type="pct"/>
            <w:tcBorders>
              <w:top w:val="nil"/>
              <w:left w:val="nil"/>
              <w:bottom w:val="nil"/>
              <w:right w:val="nil"/>
            </w:tcBorders>
            <w:shd w:val="clear" w:color="000000" w:fill="FFFFFF"/>
            <w:vAlign w:val="center"/>
          </w:tcPr>
          <w:p w14:paraId="05895850" w14:textId="70361058" w:rsidR="00C53083" w:rsidRPr="00452837" w:rsidDel="00DB2637" w:rsidRDefault="00C53083" w:rsidP="007E2063">
            <w:pPr>
              <w:spacing w:line="480" w:lineRule="auto"/>
              <w:jc w:val="center"/>
              <w:rPr>
                <w:del w:id="659" w:author="Paredes, Juan A." w:date="2020-09-09T10:27:00Z"/>
                <w:rFonts w:ascii="Times New Roman" w:eastAsia="Times New Roman" w:hAnsi="Times New Roman" w:cs="Times New Roman"/>
                <w:sz w:val="20"/>
                <w:szCs w:val="18"/>
                <w:lang w:eastAsia="es-ES"/>
              </w:rPr>
            </w:pPr>
            <w:del w:id="660" w:author="Paredes, Juan A." w:date="2020-09-09T10:27:00Z">
              <w:r w:rsidRPr="00452837" w:rsidDel="00DB2637">
                <w:rPr>
                  <w:rFonts w:ascii="Times New Roman" w:eastAsia="Times New Roman" w:hAnsi="Times New Roman" w:cs="Times New Roman"/>
                  <w:sz w:val="20"/>
                  <w:szCs w:val="18"/>
                  <w:lang w:eastAsia="es-ES"/>
                </w:rPr>
                <w:delText>30.1</w:delText>
              </w:r>
            </w:del>
          </w:p>
        </w:tc>
        <w:tc>
          <w:tcPr>
            <w:tcW w:w="301" w:type="pct"/>
            <w:tcBorders>
              <w:top w:val="nil"/>
              <w:left w:val="nil"/>
              <w:bottom w:val="nil"/>
              <w:right w:val="nil"/>
            </w:tcBorders>
            <w:shd w:val="clear" w:color="000000" w:fill="FFFFFF"/>
            <w:vAlign w:val="center"/>
          </w:tcPr>
          <w:p w14:paraId="010D967C" w14:textId="651DF23C" w:rsidR="00C53083" w:rsidRPr="00452837" w:rsidDel="00DB2637" w:rsidRDefault="00C53083" w:rsidP="007E2063">
            <w:pPr>
              <w:spacing w:line="480" w:lineRule="auto"/>
              <w:jc w:val="center"/>
              <w:rPr>
                <w:del w:id="661" w:author="Paredes, Juan A." w:date="2020-09-09T10:27:00Z"/>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0152C6FA" w14:textId="3E311BA1" w:rsidR="00C53083" w:rsidRPr="00452837" w:rsidDel="00DB2637" w:rsidRDefault="00C53083" w:rsidP="007E2063">
            <w:pPr>
              <w:spacing w:line="480" w:lineRule="auto"/>
              <w:jc w:val="center"/>
              <w:rPr>
                <w:del w:id="662" w:author="Paredes, Juan A." w:date="2020-09-09T10:27:00Z"/>
                <w:rFonts w:ascii="Times New Roman" w:eastAsia="Times New Roman" w:hAnsi="Times New Roman" w:cs="Times New Roman"/>
                <w:sz w:val="20"/>
                <w:szCs w:val="18"/>
                <w:lang w:eastAsia="es-ES"/>
              </w:rPr>
            </w:pPr>
            <w:del w:id="663" w:author="Paredes, Juan A." w:date="2020-09-09T10:27:00Z">
              <w:r w:rsidRPr="00452837" w:rsidDel="00DB2637">
                <w:rPr>
                  <w:rFonts w:ascii="Times New Roman" w:eastAsia="Times New Roman" w:hAnsi="Times New Roman" w:cs="Times New Roman"/>
                  <w:sz w:val="20"/>
                  <w:szCs w:val="18"/>
                  <w:lang w:eastAsia="es-ES"/>
                </w:rPr>
                <w:delText>Tebuconazole</w:delText>
              </w:r>
            </w:del>
          </w:p>
        </w:tc>
        <w:tc>
          <w:tcPr>
            <w:tcW w:w="309" w:type="pct"/>
            <w:tcBorders>
              <w:top w:val="nil"/>
              <w:left w:val="nil"/>
              <w:bottom w:val="nil"/>
              <w:right w:val="nil"/>
            </w:tcBorders>
            <w:shd w:val="clear" w:color="000000" w:fill="FFFFFF"/>
            <w:vAlign w:val="center"/>
            <w:hideMark/>
          </w:tcPr>
          <w:p w14:paraId="5FA81393" w14:textId="2DD3FC31" w:rsidR="00C53083" w:rsidRPr="00452837" w:rsidDel="00DB2637" w:rsidRDefault="00C53083" w:rsidP="007E2063">
            <w:pPr>
              <w:spacing w:line="480" w:lineRule="auto"/>
              <w:jc w:val="center"/>
              <w:rPr>
                <w:del w:id="664" w:author="Paredes, Juan A." w:date="2020-09-09T10:27:00Z"/>
                <w:rFonts w:ascii="Times New Roman" w:eastAsia="Times New Roman" w:hAnsi="Times New Roman" w:cs="Times New Roman"/>
                <w:color w:val="000000"/>
                <w:sz w:val="20"/>
                <w:szCs w:val="20"/>
              </w:rPr>
            </w:pPr>
            <w:del w:id="665" w:author="Paredes, Juan A." w:date="2020-09-09T10:27:00Z">
              <w:r w:rsidRPr="00452837" w:rsidDel="00DB2637">
                <w:rPr>
                  <w:rFonts w:ascii="Times New Roman" w:eastAsia="Times New Roman" w:hAnsi="Times New Roman" w:cs="Times New Roman"/>
                  <w:color w:val="000000"/>
                  <w:sz w:val="20"/>
                  <w:szCs w:val="20"/>
                </w:rPr>
                <w:delText>0.13</w:delText>
              </w:r>
            </w:del>
          </w:p>
        </w:tc>
        <w:tc>
          <w:tcPr>
            <w:tcW w:w="302" w:type="pct"/>
            <w:tcBorders>
              <w:top w:val="nil"/>
              <w:left w:val="nil"/>
              <w:bottom w:val="nil"/>
              <w:right w:val="nil"/>
            </w:tcBorders>
            <w:shd w:val="clear" w:color="000000" w:fill="FFFFFF"/>
            <w:vAlign w:val="center"/>
            <w:hideMark/>
          </w:tcPr>
          <w:p w14:paraId="4E03E0ED" w14:textId="6E193275" w:rsidR="00C53083" w:rsidRPr="00452837" w:rsidDel="00DB2637" w:rsidRDefault="00C53083" w:rsidP="007E2063">
            <w:pPr>
              <w:spacing w:line="480" w:lineRule="auto"/>
              <w:jc w:val="center"/>
              <w:rPr>
                <w:del w:id="666" w:author="Paredes, Juan A." w:date="2020-09-09T10:27:00Z"/>
                <w:rFonts w:ascii="Times New Roman" w:eastAsia="Times New Roman" w:hAnsi="Times New Roman" w:cs="Times New Roman"/>
                <w:color w:val="000000"/>
                <w:sz w:val="20"/>
                <w:szCs w:val="20"/>
              </w:rPr>
            </w:pPr>
            <w:del w:id="667" w:author="Paredes, Juan A." w:date="2020-09-09T10:27:00Z">
              <w:r w:rsidRPr="00452837" w:rsidDel="00DB2637">
                <w:rPr>
                  <w:rFonts w:ascii="Times New Roman" w:eastAsia="Times New Roman" w:hAnsi="Times New Roman" w:cs="Times New Roman"/>
                  <w:color w:val="000000"/>
                  <w:sz w:val="20"/>
                  <w:szCs w:val="20"/>
                </w:rPr>
                <w:delText>0.08</w:delText>
              </w:r>
            </w:del>
          </w:p>
        </w:tc>
        <w:tc>
          <w:tcPr>
            <w:tcW w:w="306" w:type="pct"/>
            <w:tcBorders>
              <w:top w:val="nil"/>
              <w:left w:val="nil"/>
              <w:bottom w:val="nil"/>
              <w:right w:val="nil"/>
            </w:tcBorders>
            <w:shd w:val="clear" w:color="000000" w:fill="FFFFFF"/>
            <w:vAlign w:val="center"/>
            <w:hideMark/>
          </w:tcPr>
          <w:p w14:paraId="05D8D29F" w14:textId="5783571A" w:rsidR="00C53083" w:rsidRPr="00452837" w:rsidDel="00DB2637" w:rsidRDefault="00C53083" w:rsidP="007E2063">
            <w:pPr>
              <w:spacing w:line="480" w:lineRule="auto"/>
              <w:jc w:val="center"/>
              <w:rPr>
                <w:del w:id="668" w:author="Paredes, Juan A." w:date="2020-09-09T10:27:00Z"/>
                <w:rFonts w:ascii="Times New Roman" w:eastAsia="Times New Roman" w:hAnsi="Times New Roman" w:cs="Times New Roman"/>
                <w:color w:val="000000"/>
                <w:sz w:val="20"/>
                <w:szCs w:val="20"/>
              </w:rPr>
            </w:pPr>
            <w:del w:id="669" w:author="Paredes, Juan A." w:date="2020-09-09T10:27:00Z">
              <w:r w:rsidRPr="00452837" w:rsidDel="00DB2637">
                <w:rPr>
                  <w:rFonts w:ascii="Times New Roman" w:eastAsia="Times New Roman" w:hAnsi="Times New Roman" w:cs="Times New Roman"/>
                  <w:color w:val="000000"/>
                  <w:sz w:val="20"/>
                  <w:szCs w:val="20"/>
                </w:rPr>
                <w:delText>0.19</w:delText>
              </w:r>
            </w:del>
          </w:p>
        </w:tc>
        <w:tc>
          <w:tcPr>
            <w:tcW w:w="255" w:type="pct"/>
            <w:gridSpan w:val="2"/>
            <w:tcBorders>
              <w:top w:val="nil"/>
              <w:left w:val="nil"/>
              <w:bottom w:val="nil"/>
              <w:right w:val="nil"/>
            </w:tcBorders>
            <w:shd w:val="clear" w:color="000000" w:fill="FFFFFF"/>
            <w:vAlign w:val="center"/>
            <w:hideMark/>
          </w:tcPr>
          <w:p w14:paraId="6A14CE2A" w14:textId="05DB31ED" w:rsidR="00C53083" w:rsidRPr="00452837" w:rsidDel="00DB2637" w:rsidRDefault="00C53083" w:rsidP="007E2063">
            <w:pPr>
              <w:spacing w:line="480" w:lineRule="auto"/>
              <w:jc w:val="center"/>
              <w:rPr>
                <w:del w:id="670" w:author="Paredes, Juan A." w:date="2020-09-09T10:27:00Z"/>
                <w:rFonts w:ascii="Times New Roman" w:eastAsia="Times New Roman" w:hAnsi="Times New Roman" w:cs="Times New Roman"/>
                <w:color w:val="000000"/>
                <w:sz w:val="20"/>
                <w:szCs w:val="20"/>
              </w:rPr>
            </w:pPr>
            <w:del w:id="671" w:author="Paredes, Juan A." w:date="2020-09-09T10:27:00Z">
              <w:r w:rsidRPr="00452837" w:rsidDel="00DB2637">
                <w:rPr>
                  <w:rFonts w:ascii="Times New Roman" w:eastAsia="Times New Roman" w:hAnsi="Times New Roman" w:cs="Times New Roman"/>
                  <w:color w:val="000000"/>
                  <w:sz w:val="20"/>
                  <w:szCs w:val="20"/>
                </w:rPr>
                <w:delText>74</w:delText>
              </w:r>
            </w:del>
          </w:p>
        </w:tc>
      </w:tr>
      <w:tr w:rsidR="00C53083" w:rsidRPr="00452837" w:rsidDel="00DB2637" w14:paraId="067E1C9D" w14:textId="4BB03B86" w:rsidTr="00C53083">
        <w:trPr>
          <w:trHeight w:val="288"/>
          <w:jc w:val="center"/>
          <w:del w:id="672" w:author="Paredes, Juan A." w:date="2020-09-09T10:27:00Z"/>
        </w:trPr>
        <w:tc>
          <w:tcPr>
            <w:tcW w:w="1056" w:type="pct"/>
            <w:tcBorders>
              <w:top w:val="nil"/>
              <w:left w:val="nil"/>
              <w:bottom w:val="nil"/>
              <w:right w:val="nil"/>
            </w:tcBorders>
            <w:shd w:val="clear" w:color="000000" w:fill="FFFFFF"/>
            <w:vAlign w:val="center"/>
            <w:hideMark/>
          </w:tcPr>
          <w:p w14:paraId="22E2E941" w14:textId="52915414" w:rsidR="00C53083" w:rsidRPr="00452837" w:rsidDel="00DB2637" w:rsidRDefault="00C53083" w:rsidP="007E2063">
            <w:pPr>
              <w:spacing w:line="480" w:lineRule="auto"/>
              <w:jc w:val="center"/>
              <w:rPr>
                <w:del w:id="673" w:author="Paredes, Juan A." w:date="2020-09-09T10:27:00Z"/>
                <w:rFonts w:ascii="Times New Roman" w:eastAsia="Times New Roman" w:hAnsi="Times New Roman" w:cs="Times New Roman"/>
                <w:sz w:val="20"/>
                <w:szCs w:val="18"/>
                <w:lang w:eastAsia="es-ES"/>
              </w:rPr>
            </w:pPr>
            <w:del w:id="674" w:author="Paredes, Juan A." w:date="2020-09-09T10:27:00Z">
              <w:r w:rsidRPr="00452837" w:rsidDel="00DB2637">
                <w:rPr>
                  <w:rFonts w:ascii="Times New Roman" w:eastAsia="Times New Roman" w:hAnsi="Times New Roman" w:cs="Times New Roman"/>
                  <w:sz w:val="20"/>
                  <w:szCs w:val="18"/>
                  <w:lang w:eastAsia="es-ES"/>
                </w:rPr>
                <w:delText>Picoxystrobin</w:delText>
              </w:r>
            </w:del>
          </w:p>
        </w:tc>
        <w:tc>
          <w:tcPr>
            <w:tcW w:w="357" w:type="pct"/>
            <w:tcBorders>
              <w:top w:val="nil"/>
              <w:left w:val="nil"/>
              <w:bottom w:val="nil"/>
              <w:right w:val="nil"/>
            </w:tcBorders>
            <w:shd w:val="clear" w:color="000000" w:fill="FFFFFF"/>
            <w:vAlign w:val="center"/>
            <w:hideMark/>
          </w:tcPr>
          <w:p w14:paraId="761B217A" w14:textId="16E8124F" w:rsidR="00C53083" w:rsidRPr="00452837" w:rsidDel="00DB2637" w:rsidRDefault="00C53083" w:rsidP="007E2063">
            <w:pPr>
              <w:spacing w:line="480" w:lineRule="auto"/>
              <w:jc w:val="center"/>
              <w:rPr>
                <w:del w:id="675" w:author="Paredes, Juan A." w:date="2020-09-09T10:27:00Z"/>
                <w:rFonts w:ascii="Times New Roman" w:eastAsia="Times New Roman" w:hAnsi="Times New Roman" w:cs="Times New Roman"/>
                <w:sz w:val="20"/>
                <w:szCs w:val="18"/>
                <w:lang w:eastAsia="es-ES"/>
              </w:rPr>
            </w:pPr>
            <w:del w:id="676" w:author="Paredes, Juan A." w:date="2020-09-09T10:27:00Z">
              <w:r w:rsidRPr="00452837" w:rsidDel="00DB2637">
                <w:rPr>
                  <w:rFonts w:ascii="Times New Roman" w:eastAsia="Times New Roman" w:hAnsi="Times New Roman" w:cs="Times New Roman"/>
                  <w:sz w:val="20"/>
                  <w:szCs w:val="18"/>
                  <w:lang w:eastAsia="es-ES"/>
                </w:rPr>
                <w:delText>0.54</w:delText>
              </w:r>
            </w:del>
          </w:p>
        </w:tc>
        <w:tc>
          <w:tcPr>
            <w:tcW w:w="385" w:type="pct"/>
            <w:tcBorders>
              <w:top w:val="nil"/>
              <w:left w:val="nil"/>
              <w:bottom w:val="nil"/>
              <w:right w:val="nil"/>
            </w:tcBorders>
            <w:shd w:val="clear" w:color="000000" w:fill="FFFFFF"/>
            <w:vAlign w:val="center"/>
            <w:hideMark/>
          </w:tcPr>
          <w:p w14:paraId="09E02E60" w14:textId="584D04C2" w:rsidR="00C53083" w:rsidRPr="00452837" w:rsidDel="00DB2637" w:rsidRDefault="00C53083" w:rsidP="007E2063">
            <w:pPr>
              <w:spacing w:line="480" w:lineRule="auto"/>
              <w:jc w:val="center"/>
              <w:rPr>
                <w:del w:id="677" w:author="Paredes, Juan A." w:date="2020-09-09T10:27:00Z"/>
                <w:rFonts w:ascii="Times New Roman" w:eastAsia="Times New Roman" w:hAnsi="Times New Roman" w:cs="Times New Roman"/>
                <w:sz w:val="20"/>
                <w:szCs w:val="18"/>
                <w:lang w:eastAsia="es-ES"/>
              </w:rPr>
            </w:pPr>
            <w:del w:id="678" w:author="Paredes, Juan A." w:date="2020-09-09T10:27:00Z">
              <w:r w:rsidRPr="00452837" w:rsidDel="00DB2637">
                <w:rPr>
                  <w:rFonts w:ascii="Times New Roman" w:eastAsia="Times New Roman" w:hAnsi="Times New Roman" w:cs="Times New Roman"/>
                  <w:sz w:val="20"/>
                  <w:szCs w:val="18"/>
                  <w:lang w:eastAsia="es-ES"/>
                </w:rPr>
                <w:delText>0.46</w:delText>
              </w:r>
            </w:del>
          </w:p>
        </w:tc>
        <w:tc>
          <w:tcPr>
            <w:tcW w:w="393" w:type="pct"/>
            <w:tcBorders>
              <w:top w:val="nil"/>
              <w:left w:val="nil"/>
              <w:bottom w:val="nil"/>
              <w:right w:val="nil"/>
            </w:tcBorders>
            <w:shd w:val="clear" w:color="000000" w:fill="FFFFFF"/>
            <w:vAlign w:val="center"/>
            <w:hideMark/>
          </w:tcPr>
          <w:p w14:paraId="785FBF76" w14:textId="6093C067" w:rsidR="00C53083" w:rsidRPr="00452837" w:rsidDel="00DB2637" w:rsidRDefault="00C53083" w:rsidP="007E2063">
            <w:pPr>
              <w:spacing w:line="480" w:lineRule="auto"/>
              <w:jc w:val="center"/>
              <w:rPr>
                <w:del w:id="679" w:author="Paredes, Juan A." w:date="2020-09-09T10:27:00Z"/>
                <w:rFonts w:ascii="Times New Roman" w:eastAsia="Times New Roman" w:hAnsi="Times New Roman" w:cs="Times New Roman"/>
                <w:sz w:val="20"/>
                <w:szCs w:val="18"/>
                <w:lang w:eastAsia="es-ES"/>
              </w:rPr>
            </w:pPr>
            <w:del w:id="680" w:author="Paredes, Juan A." w:date="2020-09-09T10:27:00Z">
              <w:r w:rsidRPr="00452837" w:rsidDel="00DB2637">
                <w:rPr>
                  <w:rFonts w:ascii="Times New Roman" w:eastAsia="Times New Roman" w:hAnsi="Times New Roman" w:cs="Times New Roman"/>
                  <w:sz w:val="20"/>
                  <w:szCs w:val="18"/>
                  <w:lang w:eastAsia="es-ES"/>
                </w:rPr>
                <w:delText>0.61</w:delText>
              </w:r>
            </w:del>
          </w:p>
        </w:tc>
        <w:tc>
          <w:tcPr>
            <w:tcW w:w="345" w:type="pct"/>
            <w:tcBorders>
              <w:top w:val="nil"/>
              <w:left w:val="nil"/>
              <w:bottom w:val="nil"/>
              <w:right w:val="nil"/>
            </w:tcBorders>
            <w:shd w:val="clear" w:color="000000" w:fill="FFFFFF"/>
            <w:vAlign w:val="center"/>
          </w:tcPr>
          <w:p w14:paraId="0C41009D" w14:textId="548F85A0" w:rsidR="00C53083" w:rsidRPr="00452837" w:rsidDel="00DB2637" w:rsidRDefault="00C53083" w:rsidP="007E2063">
            <w:pPr>
              <w:spacing w:line="480" w:lineRule="auto"/>
              <w:jc w:val="center"/>
              <w:rPr>
                <w:del w:id="681" w:author="Paredes, Juan A." w:date="2020-09-09T10:27:00Z"/>
                <w:rFonts w:ascii="Times New Roman" w:eastAsia="Times New Roman" w:hAnsi="Times New Roman" w:cs="Times New Roman"/>
                <w:sz w:val="20"/>
                <w:szCs w:val="18"/>
                <w:lang w:eastAsia="es-ES"/>
              </w:rPr>
            </w:pPr>
            <w:del w:id="682" w:author="Paredes, Juan A." w:date="2020-09-09T10:27:00Z">
              <w:r w:rsidRPr="00452837" w:rsidDel="00DB2637">
                <w:rPr>
                  <w:rFonts w:ascii="Times New Roman" w:eastAsia="Times New Roman" w:hAnsi="Times New Roman" w:cs="Times New Roman"/>
                  <w:sz w:val="20"/>
                  <w:szCs w:val="18"/>
                  <w:lang w:eastAsia="es-ES"/>
                </w:rPr>
                <w:delText>26</w:delText>
              </w:r>
            </w:del>
          </w:p>
        </w:tc>
        <w:tc>
          <w:tcPr>
            <w:tcW w:w="301" w:type="pct"/>
            <w:tcBorders>
              <w:top w:val="nil"/>
              <w:left w:val="nil"/>
              <w:bottom w:val="nil"/>
              <w:right w:val="nil"/>
            </w:tcBorders>
            <w:shd w:val="clear" w:color="000000" w:fill="FFFFFF"/>
            <w:vAlign w:val="center"/>
          </w:tcPr>
          <w:p w14:paraId="34C14C7F" w14:textId="210622DE" w:rsidR="00C53083" w:rsidRPr="00452837" w:rsidDel="00DB2637" w:rsidRDefault="00C53083" w:rsidP="007E2063">
            <w:pPr>
              <w:spacing w:line="480" w:lineRule="auto"/>
              <w:jc w:val="center"/>
              <w:rPr>
                <w:del w:id="683" w:author="Paredes, Juan A." w:date="2020-09-09T10:27:00Z"/>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76A06638" w14:textId="248758DF" w:rsidR="00C53083" w:rsidRPr="00452837" w:rsidDel="00DB2637" w:rsidRDefault="00C53083" w:rsidP="007E2063">
            <w:pPr>
              <w:spacing w:line="480" w:lineRule="auto"/>
              <w:jc w:val="center"/>
              <w:rPr>
                <w:del w:id="684" w:author="Paredes, Juan A." w:date="2020-09-09T10:27:00Z"/>
                <w:rFonts w:ascii="Times New Roman" w:eastAsia="Times New Roman" w:hAnsi="Times New Roman" w:cs="Times New Roman"/>
                <w:sz w:val="20"/>
                <w:szCs w:val="18"/>
                <w:lang w:eastAsia="es-ES"/>
              </w:rPr>
            </w:pPr>
            <w:del w:id="685" w:author="Paredes, Juan A." w:date="2020-09-09T10:27:00Z">
              <w:r w:rsidRPr="00452837" w:rsidDel="00DB2637">
                <w:rPr>
                  <w:rFonts w:ascii="Times New Roman" w:eastAsia="Times New Roman" w:hAnsi="Times New Roman" w:cs="Times New Roman"/>
                  <w:sz w:val="20"/>
                  <w:szCs w:val="18"/>
                  <w:lang w:eastAsia="es-ES"/>
                </w:rPr>
                <w:delText>Picoxystrobin</w:delText>
              </w:r>
            </w:del>
          </w:p>
        </w:tc>
        <w:tc>
          <w:tcPr>
            <w:tcW w:w="309" w:type="pct"/>
            <w:tcBorders>
              <w:top w:val="nil"/>
              <w:left w:val="nil"/>
              <w:bottom w:val="nil"/>
              <w:right w:val="nil"/>
            </w:tcBorders>
            <w:shd w:val="clear" w:color="000000" w:fill="FFFFFF"/>
            <w:vAlign w:val="center"/>
            <w:hideMark/>
          </w:tcPr>
          <w:p w14:paraId="027E7A7E" w14:textId="18004F05" w:rsidR="00C53083" w:rsidRPr="00452837" w:rsidDel="00DB2637" w:rsidRDefault="00C53083" w:rsidP="007E2063">
            <w:pPr>
              <w:spacing w:line="480" w:lineRule="auto"/>
              <w:jc w:val="center"/>
              <w:rPr>
                <w:del w:id="686" w:author="Paredes, Juan A." w:date="2020-09-09T10:27:00Z"/>
                <w:rFonts w:ascii="Times New Roman" w:eastAsia="Times New Roman" w:hAnsi="Times New Roman" w:cs="Times New Roman"/>
                <w:color w:val="000000"/>
                <w:sz w:val="20"/>
                <w:szCs w:val="20"/>
              </w:rPr>
            </w:pPr>
            <w:del w:id="687" w:author="Paredes, Juan A." w:date="2020-09-09T10:27:00Z">
              <w:r w:rsidRPr="00452837" w:rsidDel="00DB2637">
                <w:rPr>
                  <w:rFonts w:ascii="Times New Roman" w:eastAsia="Times New Roman" w:hAnsi="Times New Roman" w:cs="Times New Roman"/>
                  <w:color w:val="000000"/>
                  <w:sz w:val="20"/>
                  <w:szCs w:val="20"/>
                </w:rPr>
                <w:delText>0.19</w:delText>
              </w:r>
            </w:del>
          </w:p>
        </w:tc>
        <w:tc>
          <w:tcPr>
            <w:tcW w:w="302" w:type="pct"/>
            <w:tcBorders>
              <w:top w:val="nil"/>
              <w:left w:val="nil"/>
              <w:bottom w:val="nil"/>
              <w:right w:val="nil"/>
            </w:tcBorders>
            <w:shd w:val="clear" w:color="000000" w:fill="FFFFFF"/>
            <w:vAlign w:val="center"/>
            <w:hideMark/>
          </w:tcPr>
          <w:p w14:paraId="492DE8E6" w14:textId="75862FE9" w:rsidR="00C53083" w:rsidRPr="00452837" w:rsidDel="00DB2637" w:rsidRDefault="00C53083" w:rsidP="007E2063">
            <w:pPr>
              <w:spacing w:line="480" w:lineRule="auto"/>
              <w:jc w:val="center"/>
              <w:rPr>
                <w:del w:id="688" w:author="Paredes, Juan A." w:date="2020-09-09T10:27:00Z"/>
                <w:rFonts w:ascii="Times New Roman" w:eastAsia="Times New Roman" w:hAnsi="Times New Roman" w:cs="Times New Roman"/>
                <w:color w:val="000000"/>
                <w:sz w:val="20"/>
                <w:szCs w:val="20"/>
              </w:rPr>
            </w:pPr>
            <w:del w:id="689" w:author="Paredes, Juan A." w:date="2020-09-09T10:27:00Z">
              <w:r w:rsidRPr="00452837" w:rsidDel="00DB2637">
                <w:rPr>
                  <w:rFonts w:ascii="Times New Roman" w:eastAsia="Times New Roman" w:hAnsi="Times New Roman" w:cs="Times New Roman"/>
                  <w:color w:val="000000"/>
                  <w:sz w:val="20"/>
                  <w:szCs w:val="20"/>
                </w:rPr>
                <w:delText>0.14</w:delText>
              </w:r>
            </w:del>
          </w:p>
        </w:tc>
        <w:tc>
          <w:tcPr>
            <w:tcW w:w="306" w:type="pct"/>
            <w:tcBorders>
              <w:top w:val="nil"/>
              <w:left w:val="nil"/>
              <w:bottom w:val="nil"/>
              <w:right w:val="nil"/>
            </w:tcBorders>
            <w:shd w:val="clear" w:color="000000" w:fill="FFFFFF"/>
            <w:vAlign w:val="center"/>
            <w:hideMark/>
          </w:tcPr>
          <w:p w14:paraId="014C9115" w14:textId="7E1A99B3" w:rsidR="00C53083" w:rsidRPr="00452837" w:rsidDel="00DB2637" w:rsidRDefault="00C53083" w:rsidP="007E2063">
            <w:pPr>
              <w:spacing w:line="480" w:lineRule="auto"/>
              <w:jc w:val="center"/>
              <w:rPr>
                <w:del w:id="690" w:author="Paredes, Juan A." w:date="2020-09-09T10:27:00Z"/>
                <w:rFonts w:ascii="Times New Roman" w:eastAsia="Times New Roman" w:hAnsi="Times New Roman" w:cs="Times New Roman"/>
                <w:color w:val="000000"/>
                <w:sz w:val="20"/>
                <w:szCs w:val="20"/>
              </w:rPr>
            </w:pPr>
            <w:del w:id="691" w:author="Paredes, Juan A." w:date="2020-09-09T10:27:00Z">
              <w:r w:rsidRPr="00452837" w:rsidDel="00DB2637">
                <w:rPr>
                  <w:rFonts w:ascii="Times New Roman" w:eastAsia="Times New Roman" w:hAnsi="Times New Roman" w:cs="Times New Roman"/>
                  <w:color w:val="000000"/>
                  <w:sz w:val="20"/>
                  <w:szCs w:val="20"/>
                </w:rPr>
                <w:delText>0.25</w:delText>
              </w:r>
            </w:del>
          </w:p>
        </w:tc>
        <w:tc>
          <w:tcPr>
            <w:tcW w:w="255" w:type="pct"/>
            <w:gridSpan w:val="2"/>
            <w:tcBorders>
              <w:top w:val="nil"/>
              <w:left w:val="nil"/>
              <w:bottom w:val="nil"/>
              <w:right w:val="nil"/>
            </w:tcBorders>
            <w:shd w:val="clear" w:color="000000" w:fill="FFFFFF"/>
            <w:vAlign w:val="center"/>
            <w:hideMark/>
          </w:tcPr>
          <w:p w14:paraId="71668EB8" w14:textId="2DF5D9C6" w:rsidR="00C53083" w:rsidRPr="00452837" w:rsidDel="00DB2637" w:rsidRDefault="00C53083" w:rsidP="007E2063">
            <w:pPr>
              <w:spacing w:line="480" w:lineRule="auto"/>
              <w:jc w:val="center"/>
              <w:rPr>
                <w:del w:id="692" w:author="Paredes, Juan A." w:date="2020-09-09T10:27:00Z"/>
                <w:rFonts w:ascii="Times New Roman" w:eastAsia="Times New Roman" w:hAnsi="Times New Roman" w:cs="Times New Roman"/>
                <w:color w:val="000000"/>
                <w:sz w:val="20"/>
                <w:szCs w:val="20"/>
              </w:rPr>
            </w:pPr>
            <w:del w:id="693" w:author="Paredes, Juan A." w:date="2020-09-09T10:27:00Z">
              <w:r w:rsidRPr="00452837" w:rsidDel="00DB2637">
                <w:rPr>
                  <w:rFonts w:ascii="Times New Roman" w:eastAsia="Times New Roman" w:hAnsi="Times New Roman" w:cs="Times New Roman"/>
                  <w:color w:val="000000"/>
                  <w:sz w:val="20"/>
                  <w:szCs w:val="20"/>
                </w:rPr>
                <w:delText>62</w:delText>
              </w:r>
            </w:del>
          </w:p>
        </w:tc>
      </w:tr>
      <w:tr w:rsidR="00C53083" w:rsidRPr="00452837" w:rsidDel="00DB2637" w14:paraId="1989E8EF" w14:textId="60DDDF83" w:rsidTr="00C53083">
        <w:trPr>
          <w:trHeight w:val="288"/>
          <w:jc w:val="center"/>
          <w:del w:id="694" w:author="Paredes, Juan A." w:date="2020-09-09T10:27:00Z"/>
        </w:trPr>
        <w:tc>
          <w:tcPr>
            <w:tcW w:w="1056" w:type="pct"/>
            <w:tcBorders>
              <w:top w:val="nil"/>
              <w:left w:val="nil"/>
              <w:bottom w:val="nil"/>
              <w:right w:val="nil"/>
            </w:tcBorders>
            <w:shd w:val="clear" w:color="000000" w:fill="FFFFFF"/>
            <w:vAlign w:val="center"/>
            <w:hideMark/>
          </w:tcPr>
          <w:p w14:paraId="2F1C641D" w14:textId="6797C624" w:rsidR="00C53083" w:rsidRPr="00452837" w:rsidDel="00DB2637" w:rsidRDefault="00C53083" w:rsidP="007E2063">
            <w:pPr>
              <w:spacing w:line="480" w:lineRule="auto"/>
              <w:jc w:val="center"/>
              <w:rPr>
                <w:del w:id="695" w:author="Paredes, Juan A." w:date="2020-09-09T10:27:00Z"/>
                <w:rFonts w:ascii="Times New Roman" w:eastAsia="Times New Roman" w:hAnsi="Times New Roman" w:cs="Times New Roman"/>
                <w:sz w:val="20"/>
                <w:szCs w:val="18"/>
                <w:lang w:eastAsia="es-ES"/>
              </w:rPr>
            </w:pPr>
            <w:del w:id="696" w:author="Paredes, Juan A." w:date="2020-09-09T10:27:00Z">
              <w:r w:rsidRPr="00452837" w:rsidDel="00DB2637">
                <w:rPr>
                  <w:rFonts w:ascii="Times New Roman" w:eastAsia="Times New Roman" w:hAnsi="Times New Roman" w:cs="Times New Roman"/>
                  <w:sz w:val="20"/>
                  <w:szCs w:val="18"/>
                  <w:lang w:eastAsia="es-ES"/>
                </w:rPr>
                <w:delText>Cyproconazole</w:delText>
              </w:r>
            </w:del>
          </w:p>
        </w:tc>
        <w:tc>
          <w:tcPr>
            <w:tcW w:w="357" w:type="pct"/>
            <w:tcBorders>
              <w:top w:val="nil"/>
              <w:left w:val="nil"/>
              <w:bottom w:val="nil"/>
              <w:right w:val="nil"/>
            </w:tcBorders>
            <w:shd w:val="clear" w:color="000000" w:fill="FFFFFF"/>
            <w:vAlign w:val="center"/>
            <w:hideMark/>
          </w:tcPr>
          <w:p w14:paraId="6F398566" w14:textId="46F4DBA9" w:rsidR="00C53083" w:rsidRPr="00452837" w:rsidDel="00DB2637" w:rsidRDefault="00C53083" w:rsidP="007E2063">
            <w:pPr>
              <w:spacing w:line="480" w:lineRule="auto"/>
              <w:jc w:val="center"/>
              <w:rPr>
                <w:del w:id="697" w:author="Paredes, Juan A." w:date="2020-09-09T10:27:00Z"/>
                <w:rFonts w:ascii="Times New Roman" w:eastAsia="Times New Roman" w:hAnsi="Times New Roman" w:cs="Times New Roman"/>
                <w:sz w:val="20"/>
                <w:szCs w:val="18"/>
                <w:lang w:eastAsia="es-ES"/>
              </w:rPr>
            </w:pPr>
            <w:del w:id="698" w:author="Paredes, Juan A." w:date="2020-09-09T10:27:00Z">
              <w:r w:rsidRPr="00452837" w:rsidDel="00DB2637">
                <w:rPr>
                  <w:rFonts w:ascii="Times New Roman" w:eastAsia="Times New Roman" w:hAnsi="Times New Roman" w:cs="Times New Roman"/>
                  <w:sz w:val="20"/>
                  <w:szCs w:val="18"/>
                  <w:lang w:eastAsia="es-ES"/>
                </w:rPr>
                <w:delText>0.56</w:delText>
              </w:r>
            </w:del>
          </w:p>
        </w:tc>
        <w:tc>
          <w:tcPr>
            <w:tcW w:w="385" w:type="pct"/>
            <w:tcBorders>
              <w:top w:val="nil"/>
              <w:left w:val="nil"/>
              <w:bottom w:val="nil"/>
              <w:right w:val="nil"/>
            </w:tcBorders>
            <w:shd w:val="clear" w:color="000000" w:fill="FFFFFF"/>
            <w:vAlign w:val="center"/>
            <w:hideMark/>
          </w:tcPr>
          <w:p w14:paraId="0CBF843B" w14:textId="0157F514" w:rsidR="00C53083" w:rsidRPr="00452837" w:rsidDel="00DB2637" w:rsidRDefault="00C53083" w:rsidP="007E2063">
            <w:pPr>
              <w:spacing w:line="480" w:lineRule="auto"/>
              <w:jc w:val="center"/>
              <w:rPr>
                <w:del w:id="699" w:author="Paredes, Juan A." w:date="2020-09-09T10:27:00Z"/>
                <w:rFonts w:ascii="Times New Roman" w:eastAsia="Times New Roman" w:hAnsi="Times New Roman" w:cs="Times New Roman"/>
                <w:sz w:val="20"/>
                <w:szCs w:val="18"/>
                <w:lang w:eastAsia="es-ES"/>
              </w:rPr>
            </w:pPr>
            <w:del w:id="700" w:author="Paredes, Juan A." w:date="2020-09-09T10:27:00Z">
              <w:r w:rsidRPr="00452837" w:rsidDel="00DB2637">
                <w:rPr>
                  <w:rFonts w:ascii="Times New Roman" w:eastAsia="Times New Roman" w:hAnsi="Times New Roman" w:cs="Times New Roman"/>
                  <w:sz w:val="20"/>
                  <w:szCs w:val="18"/>
                  <w:lang w:eastAsia="es-ES"/>
                </w:rPr>
                <w:delText>0.48</w:delText>
              </w:r>
            </w:del>
          </w:p>
        </w:tc>
        <w:tc>
          <w:tcPr>
            <w:tcW w:w="393" w:type="pct"/>
            <w:tcBorders>
              <w:top w:val="nil"/>
              <w:left w:val="nil"/>
              <w:bottom w:val="nil"/>
              <w:right w:val="nil"/>
            </w:tcBorders>
            <w:shd w:val="clear" w:color="000000" w:fill="FFFFFF"/>
            <w:vAlign w:val="center"/>
            <w:hideMark/>
          </w:tcPr>
          <w:p w14:paraId="2A408DBF" w14:textId="0EB4C0A1" w:rsidR="00C53083" w:rsidRPr="00452837" w:rsidDel="00DB2637" w:rsidRDefault="00C53083" w:rsidP="007E2063">
            <w:pPr>
              <w:spacing w:line="480" w:lineRule="auto"/>
              <w:jc w:val="center"/>
              <w:rPr>
                <w:del w:id="701" w:author="Paredes, Juan A." w:date="2020-09-09T10:27:00Z"/>
                <w:rFonts w:ascii="Times New Roman" w:eastAsia="Times New Roman" w:hAnsi="Times New Roman" w:cs="Times New Roman"/>
                <w:sz w:val="20"/>
                <w:szCs w:val="18"/>
                <w:lang w:eastAsia="es-ES"/>
              </w:rPr>
            </w:pPr>
            <w:del w:id="702" w:author="Paredes, Juan A." w:date="2020-09-09T10:27:00Z">
              <w:r w:rsidRPr="00452837" w:rsidDel="00DB2637">
                <w:rPr>
                  <w:rFonts w:ascii="Times New Roman" w:eastAsia="Times New Roman" w:hAnsi="Times New Roman" w:cs="Times New Roman"/>
                  <w:sz w:val="20"/>
                  <w:szCs w:val="18"/>
                  <w:lang w:eastAsia="es-ES"/>
                </w:rPr>
                <w:delText>0.63</w:delText>
              </w:r>
            </w:del>
          </w:p>
        </w:tc>
        <w:tc>
          <w:tcPr>
            <w:tcW w:w="345" w:type="pct"/>
            <w:tcBorders>
              <w:top w:val="nil"/>
              <w:left w:val="nil"/>
              <w:bottom w:val="nil"/>
              <w:right w:val="nil"/>
            </w:tcBorders>
            <w:shd w:val="clear" w:color="000000" w:fill="FFFFFF"/>
            <w:vAlign w:val="center"/>
          </w:tcPr>
          <w:p w14:paraId="098AA8B7" w14:textId="2D2EC53A" w:rsidR="00C53083" w:rsidRPr="00452837" w:rsidDel="00DB2637" w:rsidRDefault="00C53083" w:rsidP="007E2063">
            <w:pPr>
              <w:spacing w:line="480" w:lineRule="auto"/>
              <w:jc w:val="center"/>
              <w:rPr>
                <w:del w:id="703" w:author="Paredes, Juan A." w:date="2020-09-09T10:27:00Z"/>
                <w:rFonts w:ascii="Times New Roman" w:eastAsia="Times New Roman" w:hAnsi="Times New Roman" w:cs="Times New Roman"/>
                <w:sz w:val="20"/>
                <w:szCs w:val="18"/>
                <w:lang w:eastAsia="es-ES"/>
              </w:rPr>
            </w:pPr>
            <w:del w:id="704" w:author="Paredes, Juan A." w:date="2020-09-09T10:27:00Z">
              <w:r w:rsidRPr="00452837" w:rsidDel="00DB2637">
                <w:rPr>
                  <w:rFonts w:ascii="Times New Roman" w:eastAsia="Times New Roman" w:hAnsi="Times New Roman" w:cs="Times New Roman"/>
                  <w:sz w:val="20"/>
                  <w:szCs w:val="18"/>
                  <w:lang w:eastAsia="es-ES"/>
                </w:rPr>
                <w:delText>23.3</w:delText>
              </w:r>
            </w:del>
          </w:p>
        </w:tc>
        <w:tc>
          <w:tcPr>
            <w:tcW w:w="301" w:type="pct"/>
            <w:tcBorders>
              <w:top w:val="nil"/>
              <w:left w:val="nil"/>
              <w:bottom w:val="nil"/>
              <w:right w:val="nil"/>
            </w:tcBorders>
            <w:shd w:val="clear" w:color="000000" w:fill="FFFFFF"/>
            <w:vAlign w:val="center"/>
          </w:tcPr>
          <w:p w14:paraId="27771D2B" w14:textId="765109B3" w:rsidR="00C53083" w:rsidRPr="00452837" w:rsidDel="00DB2637" w:rsidRDefault="00C53083" w:rsidP="007E2063">
            <w:pPr>
              <w:spacing w:line="480" w:lineRule="auto"/>
              <w:jc w:val="center"/>
              <w:rPr>
                <w:del w:id="705" w:author="Paredes, Juan A." w:date="2020-09-09T10:27:00Z"/>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1FA6C64D" w14:textId="4F2E8DC0" w:rsidR="00C53083" w:rsidRPr="00452837" w:rsidDel="00DB2637" w:rsidRDefault="00C53083" w:rsidP="007E2063">
            <w:pPr>
              <w:spacing w:line="480" w:lineRule="auto"/>
              <w:jc w:val="center"/>
              <w:rPr>
                <w:del w:id="706" w:author="Paredes, Juan A." w:date="2020-09-09T10:27:00Z"/>
                <w:rFonts w:ascii="Times New Roman" w:eastAsia="Times New Roman" w:hAnsi="Times New Roman" w:cs="Times New Roman"/>
                <w:sz w:val="20"/>
                <w:szCs w:val="18"/>
                <w:lang w:eastAsia="es-ES"/>
              </w:rPr>
            </w:pPr>
            <w:del w:id="707" w:author="Paredes, Juan A." w:date="2020-09-09T10:27:00Z">
              <w:r w:rsidRPr="00452837" w:rsidDel="00DB2637">
                <w:rPr>
                  <w:rFonts w:ascii="Times New Roman" w:eastAsia="Times New Roman" w:hAnsi="Times New Roman" w:cs="Times New Roman"/>
                  <w:sz w:val="20"/>
                  <w:szCs w:val="18"/>
                  <w:lang w:eastAsia="es-ES"/>
                </w:rPr>
                <w:delText>Propiconazole</w:delText>
              </w:r>
            </w:del>
          </w:p>
        </w:tc>
        <w:tc>
          <w:tcPr>
            <w:tcW w:w="309" w:type="pct"/>
            <w:tcBorders>
              <w:top w:val="nil"/>
              <w:left w:val="nil"/>
              <w:bottom w:val="nil"/>
              <w:right w:val="nil"/>
            </w:tcBorders>
            <w:shd w:val="clear" w:color="000000" w:fill="FFFFFF"/>
            <w:vAlign w:val="center"/>
            <w:hideMark/>
          </w:tcPr>
          <w:p w14:paraId="5C123CFB" w14:textId="628AB5A6" w:rsidR="00C53083" w:rsidRPr="00452837" w:rsidDel="00DB2637" w:rsidRDefault="00C53083" w:rsidP="007E2063">
            <w:pPr>
              <w:spacing w:line="480" w:lineRule="auto"/>
              <w:jc w:val="center"/>
              <w:rPr>
                <w:del w:id="708" w:author="Paredes, Juan A." w:date="2020-09-09T10:27:00Z"/>
                <w:rFonts w:ascii="Times New Roman" w:eastAsia="Times New Roman" w:hAnsi="Times New Roman" w:cs="Times New Roman"/>
                <w:color w:val="000000"/>
                <w:sz w:val="20"/>
                <w:szCs w:val="20"/>
              </w:rPr>
            </w:pPr>
            <w:del w:id="709" w:author="Paredes, Juan A." w:date="2020-09-09T10:27:00Z">
              <w:r w:rsidRPr="00452837" w:rsidDel="00DB2637">
                <w:rPr>
                  <w:rFonts w:ascii="Times New Roman" w:eastAsia="Times New Roman" w:hAnsi="Times New Roman" w:cs="Times New Roman"/>
                  <w:color w:val="000000"/>
                  <w:sz w:val="20"/>
                  <w:szCs w:val="20"/>
                </w:rPr>
                <w:delText>0.27</w:delText>
              </w:r>
            </w:del>
          </w:p>
        </w:tc>
        <w:tc>
          <w:tcPr>
            <w:tcW w:w="302" w:type="pct"/>
            <w:tcBorders>
              <w:top w:val="nil"/>
              <w:left w:val="nil"/>
              <w:bottom w:val="nil"/>
              <w:right w:val="nil"/>
            </w:tcBorders>
            <w:shd w:val="clear" w:color="000000" w:fill="FFFFFF"/>
            <w:vAlign w:val="center"/>
            <w:hideMark/>
          </w:tcPr>
          <w:p w14:paraId="42BA4E30" w14:textId="64397D1C" w:rsidR="00C53083" w:rsidRPr="00452837" w:rsidDel="00DB2637" w:rsidRDefault="00C53083" w:rsidP="007E2063">
            <w:pPr>
              <w:spacing w:line="480" w:lineRule="auto"/>
              <w:jc w:val="center"/>
              <w:rPr>
                <w:del w:id="710" w:author="Paredes, Juan A." w:date="2020-09-09T10:27:00Z"/>
                <w:rFonts w:ascii="Times New Roman" w:eastAsia="Times New Roman" w:hAnsi="Times New Roman" w:cs="Times New Roman"/>
                <w:color w:val="000000"/>
                <w:sz w:val="20"/>
                <w:szCs w:val="20"/>
              </w:rPr>
            </w:pPr>
            <w:del w:id="711" w:author="Paredes, Juan A." w:date="2020-09-09T10:27:00Z">
              <w:r w:rsidRPr="00452837" w:rsidDel="00DB2637">
                <w:rPr>
                  <w:rFonts w:ascii="Times New Roman" w:eastAsia="Times New Roman" w:hAnsi="Times New Roman" w:cs="Times New Roman"/>
                  <w:color w:val="000000"/>
                  <w:sz w:val="20"/>
                  <w:szCs w:val="20"/>
                </w:rPr>
                <w:delText>0.2</w:delText>
              </w:r>
            </w:del>
          </w:p>
        </w:tc>
        <w:tc>
          <w:tcPr>
            <w:tcW w:w="306" w:type="pct"/>
            <w:tcBorders>
              <w:top w:val="nil"/>
              <w:left w:val="nil"/>
              <w:bottom w:val="nil"/>
              <w:right w:val="nil"/>
            </w:tcBorders>
            <w:shd w:val="clear" w:color="000000" w:fill="FFFFFF"/>
            <w:vAlign w:val="center"/>
            <w:hideMark/>
          </w:tcPr>
          <w:p w14:paraId="00565B96" w14:textId="6080A295" w:rsidR="00C53083" w:rsidRPr="00452837" w:rsidDel="00DB2637" w:rsidRDefault="00C53083" w:rsidP="007E2063">
            <w:pPr>
              <w:spacing w:line="480" w:lineRule="auto"/>
              <w:jc w:val="center"/>
              <w:rPr>
                <w:del w:id="712" w:author="Paredes, Juan A." w:date="2020-09-09T10:27:00Z"/>
                <w:rFonts w:ascii="Times New Roman" w:eastAsia="Times New Roman" w:hAnsi="Times New Roman" w:cs="Times New Roman"/>
                <w:color w:val="000000"/>
                <w:sz w:val="20"/>
                <w:szCs w:val="20"/>
              </w:rPr>
            </w:pPr>
            <w:del w:id="713" w:author="Paredes, Juan A." w:date="2020-09-09T10:27:00Z">
              <w:r w:rsidRPr="00452837" w:rsidDel="00DB2637">
                <w:rPr>
                  <w:rFonts w:ascii="Times New Roman" w:eastAsia="Times New Roman" w:hAnsi="Times New Roman" w:cs="Times New Roman"/>
                  <w:color w:val="000000"/>
                  <w:sz w:val="20"/>
                  <w:szCs w:val="20"/>
                </w:rPr>
                <w:delText>0.35</w:delText>
              </w:r>
            </w:del>
          </w:p>
        </w:tc>
        <w:tc>
          <w:tcPr>
            <w:tcW w:w="255" w:type="pct"/>
            <w:gridSpan w:val="2"/>
            <w:tcBorders>
              <w:top w:val="nil"/>
              <w:left w:val="nil"/>
              <w:bottom w:val="nil"/>
              <w:right w:val="nil"/>
            </w:tcBorders>
            <w:shd w:val="clear" w:color="000000" w:fill="FFFFFF"/>
            <w:vAlign w:val="center"/>
            <w:hideMark/>
          </w:tcPr>
          <w:p w14:paraId="0C043C4C" w14:textId="4EAD13D0" w:rsidR="00C53083" w:rsidRPr="00452837" w:rsidDel="00DB2637" w:rsidRDefault="00C53083" w:rsidP="007E2063">
            <w:pPr>
              <w:spacing w:line="480" w:lineRule="auto"/>
              <w:jc w:val="center"/>
              <w:rPr>
                <w:del w:id="714" w:author="Paredes, Juan A." w:date="2020-09-09T10:27:00Z"/>
                <w:rFonts w:ascii="Times New Roman" w:eastAsia="Times New Roman" w:hAnsi="Times New Roman" w:cs="Times New Roman"/>
                <w:color w:val="000000"/>
                <w:sz w:val="20"/>
                <w:szCs w:val="20"/>
              </w:rPr>
            </w:pPr>
            <w:del w:id="715" w:author="Paredes, Juan A." w:date="2020-09-09T10:27:00Z">
              <w:r w:rsidRPr="00452837" w:rsidDel="00DB2637">
                <w:rPr>
                  <w:rFonts w:ascii="Times New Roman" w:eastAsia="Times New Roman" w:hAnsi="Times New Roman" w:cs="Times New Roman"/>
                  <w:color w:val="000000"/>
                  <w:sz w:val="20"/>
                  <w:szCs w:val="20"/>
                </w:rPr>
                <w:delText>46</w:delText>
              </w:r>
            </w:del>
          </w:p>
        </w:tc>
      </w:tr>
      <w:tr w:rsidR="00C53083" w:rsidRPr="00452837" w:rsidDel="00DB2637" w14:paraId="59ED1D18" w14:textId="09DB5CEB" w:rsidTr="00C53083">
        <w:trPr>
          <w:trHeight w:val="288"/>
          <w:jc w:val="center"/>
          <w:del w:id="716" w:author="Paredes, Juan A." w:date="2020-09-09T10:27:00Z"/>
        </w:trPr>
        <w:tc>
          <w:tcPr>
            <w:tcW w:w="1056" w:type="pct"/>
            <w:tcBorders>
              <w:top w:val="nil"/>
              <w:left w:val="nil"/>
              <w:bottom w:val="nil"/>
              <w:right w:val="nil"/>
            </w:tcBorders>
            <w:shd w:val="clear" w:color="000000" w:fill="FFFFFF"/>
            <w:vAlign w:val="center"/>
            <w:hideMark/>
          </w:tcPr>
          <w:p w14:paraId="5AB9D8F4" w14:textId="08250F8E" w:rsidR="00C53083" w:rsidRPr="00452837" w:rsidDel="00DB2637" w:rsidRDefault="00C53083" w:rsidP="007E2063">
            <w:pPr>
              <w:spacing w:line="480" w:lineRule="auto"/>
              <w:jc w:val="center"/>
              <w:rPr>
                <w:del w:id="717" w:author="Paredes, Juan A." w:date="2020-09-09T10:27:00Z"/>
                <w:rFonts w:ascii="Times New Roman" w:eastAsia="Times New Roman" w:hAnsi="Times New Roman" w:cs="Times New Roman"/>
                <w:sz w:val="20"/>
                <w:szCs w:val="18"/>
                <w:lang w:eastAsia="es-ES"/>
              </w:rPr>
            </w:pPr>
            <w:del w:id="718" w:author="Paredes, Juan A." w:date="2020-09-09T10:27:00Z">
              <w:r w:rsidRPr="00452837" w:rsidDel="00DB2637">
                <w:rPr>
                  <w:rFonts w:ascii="Times New Roman" w:eastAsia="Times New Roman" w:hAnsi="Times New Roman" w:cs="Times New Roman"/>
                  <w:sz w:val="20"/>
                  <w:szCs w:val="18"/>
                  <w:lang w:eastAsia="es-ES"/>
                </w:rPr>
                <w:delText>Kresoxim-Methyl</w:delText>
              </w:r>
            </w:del>
          </w:p>
        </w:tc>
        <w:tc>
          <w:tcPr>
            <w:tcW w:w="357" w:type="pct"/>
            <w:tcBorders>
              <w:top w:val="nil"/>
              <w:left w:val="nil"/>
              <w:bottom w:val="nil"/>
              <w:right w:val="nil"/>
            </w:tcBorders>
            <w:shd w:val="clear" w:color="000000" w:fill="FFFFFF"/>
            <w:vAlign w:val="center"/>
            <w:hideMark/>
          </w:tcPr>
          <w:p w14:paraId="26C4E5D1" w14:textId="34B88074" w:rsidR="00C53083" w:rsidRPr="00452837" w:rsidDel="00DB2637" w:rsidRDefault="00C53083" w:rsidP="007E2063">
            <w:pPr>
              <w:spacing w:line="480" w:lineRule="auto"/>
              <w:jc w:val="center"/>
              <w:rPr>
                <w:del w:id="719" w:author="Paredes, Juan A." w:date="2020-09-09T10:27:00Z"/>
                <w:rFonts w:ascii="Times New Roman" w:eastAsia="Times New Roman" w:hAnsi="Times New Roman" w:cs="Times New Roman"/>
                <w:sz w:val="20"/>
                <w:szCs w:val="18"/>
                <w:lang w:eastAsia="es-ES"/>
              </w:rPr>
            </w:pPr>
            <w:del w:id="720" w:author="Paredes, Juan A." w:date="2020-09-09T10:27:00Z">
              <w:r w:rsidRPr="00452837" w:rsidDel="00DB2637">
                <w:rPr>
                  <w:rFonts w:ascii="Times New Roman" w:eastAsia="Times New Roman" w:hAnsi="Times New Roman" w:cs="Times New Roman"/>
                  <w:sz w:val="20"/>
                  <w:szCs w:val="18"/>
                  <w:lang w:eastAsia="es-ES"/>
                </w:rPr>
                <w:delText>0.60</w:delText>
              </w:r>
            </w:del>
          </w:p>
        </w:tc>
        <w:tc>
          <w:tcPr>
            <w:tcW w:w="385" w:type="pct"/>
            <w:tcBorders>
              <w:top w:val="nil"/>
              <w:left w:val="nil"/>
              <w:bottom w:val="nil"/>
              <w:right w:val="nil"/>
            </w:tcBorders>
            <w:shd w:val="clear" w:color="000000" w:fill="FFFFFF"/>
            <w:vAlign w:val="center"/>
            <w:hideMark/>
          </w:tcPr>
          <w:p w14:paraId="6AB14490" w14:textId="0C15EBD3" w:rsidR="00C53083" w:rsidRPr="00452837" w:rsidDel="00DB2637" w:rsidRDefault="00C53083" w:rsidP="007E2063">
            <w:pPr>
              <w:spacing w:line="480" w:lineRule="auto"/>
              <w:jc w:val="center"/>
              <w:rPr>
                <w:del w:id="721" w:author="Paredes, Juan A." w:date="2020-09-09T10:27:00Z"/>
                <w:rFonts w:ascii="Times New Roman" w:eastAsia="Times New Roman" w:hAnsi="Times New Roman" w:cs="Times New Roman"/>
                <w:sz w:val="20"/>
                <w:szCs w:val="18"/>
                <w:lang w:eastAsia="es-ES"/>
              </w:rPr>
            </w:pPr>
            <w:del w:id="722" w:author="Paredes, Juan A." w:date="2020-09-09T10:27:00Z">
              <w:r w:rsidRPr="00452837" w:rsidDel="00DB2637">
                <w:rPr>
                  <w:rFonts w:ascii="Times New Roman" w:eastAsia="Times New Roman" w:hAnsi="Times New Roman" w:cs="Times New Roman"/>
                  <w:sz w:val="20"/>
                  <w:szCs w:val="18"/>
                  <w:lang w:eastAsia="es-ES"/>
                </w:rPr>
                <w:delText>0.52</w:delText>
              </w:r>
            </w:del>
          </w:p>
        </w:tc>
        <w:tc>
          <w:tcPr>
            <w:tcW w:w="393" w:type="pct"/>
            <w:tcBorders>
              <w:top w:val="nil"/>
              <w:left w:val="nil"/>
              <w:bottom w:val="nil"/>
              <w:right w:val="nil"/>
            </w:tcBorders>
            <w:shd w:val="clear" w:color="000000" w:fill="FFFFFF"/>
            <w:vAlign w:val="center"/>
            <w:hideMark/>
          </w:tcPr>
          <w:p w14:paraId="2DA026A6" w14:textId="1270299B" w:rsidR="00C53083" w:rsidRPr="00452837" w:rsidDel="00DB2637" w:rsidRDefault="00C53083" w:rsidP="007E2063">
            <w:pPr>
              <w:spacing w:line="480" w:lineRule="auto"/>
              <w:jc w:val="center"/>
              <w:rPr>
                <w:del w:id="723" w:author="Paredes, Juan A." w:date="2020-09-09T10:27:00Z"/>
                <w:rFonts w:ascii="Times New Roman" w:eastAsia="Times New Roman" w:hAnsi="Times New Roman" w:cs="Times New Roman"/>
                <w:sz w:val="20"/>
                <w:szCs w:val="18"/>
                <w:lang w:eastAsia="es-ES"/>
              </w:rPr>
            </w:pPr>
            <w:del w:id="724" w:author="Paredes, Juan A." w:date="2020-09-09T10:27:00Z">
              <w:r w:rsidRPr="00452837" w:rsidDel="00DB2637">
                <w:rPr>
                  <w:rFonts w:ascii="Times New Roman" w:eastAsia="Times New Roman" w:hAnsi="Times New Roman" w:cs="Times New Roman"/>
                  <w:sz w:val="20"/>
                  <w:szCs w:val="18"/>
                  <w:lang w:eastAsia="es-ES"/>
                </w:rPr>
                <w:delText>0.67</w:delText>
              </w:r>
            </w:del>
          </w:p>
        </w:tc>
        <w:tc>
          <w:tcPr>
            <w:tcW w:w="345" w:type="pct"/>
            <w:tcBorders>
              <w:top w:val="nil"/>
              <w:left w:val="nil"/>
              <w:bottom w:val="nil"/>
              <w:right w:val="nil"/>
            </w:tcBorders>
            <w:shd w:val="clear" w:color="000000" w:fill="FFFFFF"/>
            <w:vAlign w:val="center"/>
          </w:tcPr>
          <w:p w14:paraId="73F77C14" w14:textId="2EE0167B" w:rsidR="00C53083" w:rsidRPr="00452837" w:rsidDel="00DB2637" w:rsidRDefault="00C53083" w:rsidP="007E2063">
            <w:pPr>
              <w:spacing w:line="480" w:lineRule="auto"/>
              <w:jc w:val="center"/>
              <w:rPr>
                <w:del w:id="725" w:author="Paredes, Juan A." w:date="2020-09-09T10:27:00Z"/>
                <w:rFonts w:ascii="Times New Roman" w:eastAsia="Times New Roman" w:hAnsi="Times New Roman" w:cs="Times New Roman"/>
                <w:sz w:val="20"/>
                <w:szCs w:val="18"/>
                <w:lang w:eastAsia="es-ES"/>
              </w:rPr>
            </w:pPr>
            <w:del w:id="726" w:author="Paredes, Juan A." w:date="2020-09-09T10:27:00Z">
              <w:r w:rsidRPr="00452837" w:rsidDel="00DB2637">
                <w:rPr>
                  <w:rFonts w:ascii="Times New Roman" w:eastAsia="Times New Roman" w:hAnsi="Times New Roman" w:cs="Times New Roman"/>
                  <w:sz w:val="20"/>
                  <w:szCs w:val="18"/>
                  <w:lang w:eastAsia="es-ES"/>
                </w:rPr>
                <w:delText>17.8</w:delText>
              </w:r>
            </w:del>
          </w:p>
        </w:tc>
        <w:tc>
          <w:tcPr>
            <w:tcW w:w="301" w:type="pct"/>
            <w:tcBorders>
              <w:top w:val="nil"/>
              <w:left w:val="nil"/>
              <w:bottom w:val="nil"/>
              <w:right w:val="nil"/>
            </w:tcBorders>
            <w:shd w:val="clear" w:color="000000" w:fill="FFFFFF"/>
            <w:vAlign w:val="center"/>
          </w:tcPr>
          <w:p w14:paraId="785FF9EE" w14:textId="65CB4339" w:rsidR="00C53083" w:rsidRPr="00452837" w:rsidDel="00DB2637" w:rsidRDefault="00C53083" w:rsidP="007E2063">
            <w:pPr>
              <w:spacing w:line="480" w:lineRule="auto"/>
              <w:jc w:val="center"/>
              <w:rPr>
                <w:del w:id="727" w:author="Paredes, Juan A." w:date="2020-09-09T10:27:00Z"/>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15042A9B" w14:textId="1D5FA6E6" w:rsidR="00C53083" w:rsidRPr="00452837" w:rsidDel="00DB2637" w:rsidRDefault="00C53083" w:rsidP="007E2063">
            <w:pPr>
              <w:spacing w:line="480" w:lineRule="auto"/>
              <w:jc w:val="center"/>
              <w:rPr>
                <w:del w:id="728" w:author="Paredes, Juan A." w:date="2020-09-09T10:27:00Z"/>
                <w:rFonts w:ascii="Times New Roman" w:eastAsia="Times New Roman" w:hAnsi="Times New Roman" w:cs="Times New Roman"/>
                <w:sz w:val="20"/>
                <w:szCs w:val="18"/>
                <w:lang w:eastAsia="es-ES"/>
              </w:rPr>
            </w:pPr>
            <w:del w:id="729" w:author="Paredes, Juan A." w:date="2020-09-09T10:27:00Z">
              <w:r w:rsidRPr="00452837" w:rsidDel="00DB2637">
                <w:rPr>
                  <w:rFonts w:ascii="Times New Roman" w:eastAsia="Times New Roman" w:hAnsi="Times New Roman" w:cs="Times New Roman"/>
                  <w:sz w:val="20"/>
                  <w:szCs w:val="18"/>
                  <w:lang w:eastAsia="es-ES"/>
                </w:rPr>
                <w:delText>Mancozeb</w:delText>
              </w:r>
            </w:del>
          </w:p>
        </w:tc>
        <w:tc>
          <w:tcPr>
            <w:tcW w:w="309" w:type="pct"/>
            <w:tcBorders>
              <w:top w:val="nil"/>
              <w:left w:val="nil"/>
              <w:bottom w:val="nil"/>
              <w:right w:val="nil"/>
            </w:tcBorders>
            <w:shd w:val="clear" w:color="000000" w:fill="FFFFFF"/>
            <w:vAlign w:val="center"/>
            <w:hideMark/>
          </w:tcPr>
          <w:p w14:paraId="5BE33B9F" w14:textId="04C3C7DD" w:rsidR="00C53083" w:rsidRPr="00452837" w:rsidDel="00DB2637" w:rsidRDefault="00C53083" w:rsidP="007E2063">
            <w:pPr>
              <w:spacing w:line="480" w:lineRule="auto"/>
              <w:jc w:val="center"/>
              <w:rPr>
                <w:del w:id="730" w:author="Paredes, Juan A." w:date="2020-09-09T10:27:00Z"/>
                <w:rFonts w:ascii="Times New Roman" w:eastAsia="Times New Roman" w:hAnsi="Times New Roman" w:cs="Times New Roman"/>
                <w:color w:val="000000"/>
                <w:sz w:val="20"/>
                <w:szCs w:val="20"/>
              </w:rPr>
            </w:pPr>
            <w:del w:id="731" w:author="Paredes, Juan A." w:date="2020-09-09T10:27:00Z">
              <w:r w:rsidRPr="00452837" w:rsidDel="00DB2637">
                <w:rPr>
                  <w:rFonts w:ascii="Times New Roman" w:eastAsia="Times New Roman" w:hAnsi="Times New Roman" w:cs="Times New Roman"/>
                  <w:color w:val="000000"/>
                  <w:sz w:val="20"/>
                  <w:szCs w:val="20"/>
                </w:rPr>
                <w:delText>0.28</w:delText>
              </w:r>
            </w:del>
          </w:p>
        </w:tc>
        <w:tc>
          <w:tcPr>
            <w:tcW w:w="302" w:type="pct"/>
            <w:tcBorders>
              <w:top w:val="nil"/>
              <w:left w:val="nil"/>
              <w:bottom w:val="nil"/>
              <w:right w:val="nil"/>
            </w:tcBorders>
            <w:shd w:val="clear" w:color="000000" w:fill="FFFFFF"/>
            <w:vAlign w:val="center"/>
            <w:hideMark/>
          </w:tcPr>
          <w:p w14:paraId="37732F42" w14:textId="0A09A469" w:rsidR="00C53083" w:rsidRPr="00452837" w:rsidDel="00DB2637" w:rsidRDefault="00C53083" w:rsidP="007E2063">
            <w:pPr>
              <w:spacing w:line="480" w:lineRule="auto"/>
              <w:jc w:val="center"/>
              <w:rPr>
                <w:del w:id="732" w:author="Paredes, Juan A." w:date="2020-09-09T10:27:00Z"/>
                <w:rFonts w:ascii="Times New Roman" w:eastAsia="Times New Roman" w:hAnsi="Times New Roman" w:cs="Times New Roman"/>
                <w:color w:val="000000"/>
                <w:sz w:val="20"/>
                <w:szCs w:val="20"/>
              </w:rPr>
            </w:pPr>
            <w:del w:id="733" w:author="Paredes, Juan A." w:date="2020-09-09T10:27:00Z">
              <w:r w:rsidRPr="00452837" w:rsidDel="00DB2637">
                <w:rPr>
                  <w:rFonts w:ascii="Times New Roman" w:eastAsia="Times New Roman" w:hAnsi="Times New Roman" w:cs="Times New Roman"/>
                  <w:color w:val="000000"/>
                  <w:sz w:val="20"/>
                  <w:szCs w:val="20"/>
                </w:rPr>
                <w:delText>0.21</w:delText>
              </w:r>
            </w:del>
          </w:p>
        </w:tc>
        <w:tc>
          <w:tcPr>
            <w:tcW w:w="306" w:type="pct"/>
            <w:tcBorders>
              <w:top w:val="nil"/>
              <w:left w:val="nil"/>
              <w:bottom w:val="nil"/>
              <w:right w:val="nil"/>
            </w:tcBorders>
            <w:shd w:val="clear" w:color="000000" w:fill="FFFFFF"/>
            <w:vAlign w:val="center"/>
            <w:hideMark/>
          </w:tcPr>
          <w:p w14:paraId="58E8D16A" w14:textId="084DFFCD" w:rsidR="00C53083" w:rsidRPr="00452837" w:rsidDel="00DB2637" w:rsidRDefault="00C53083" w:rsidP="007E2063">
            <w:pPr>
              <w:spacing w:line="480" w:lineRule="auto"/>
              <w:jc w:val="center"/>
              <w:rPr>
                <w:del w:id="734" w:author="Paredes, Juan A." w:date="2020-09-09T10:27:00Z"/>
                <w:rFonts w:ascii="Times New Roman" w:eastAsia="Times New Roman" w:hAnsi="Times New Roman" w:cs="Times New Roman"/>
                <w:color w:val="000000"/>
                <w:sz w:val="20"/>
                <w:szCs w:val="20"/>
              </w:rPr>
            </w:pPr>
            <w:del w:id="735" w:author="Paredes, Juan A." w:date="2020-09-09T10:27:00Z">
              <w:r w:rsidRPr="00452837" w:rsidDel="00DB2637">
                <w:rPr>
                  <w:rFonts w:ascii="Times New Roman" w:eastAsia="Times New Roman" w:hAnsi="Times New Roman" w:cs="Times New Roman"/>
                  <w:color w:val="000000"/>
                  <w:sz w:val="20"/>
                  <w:szCs w:val="20"/>
                </w:rPr>
                <w:delText>0.36</w:delText>
              </w:r>
            </w:del>
          </w:p>
        </w:tc>
        <w:tc>
          <w:tcPr>
            <w:tcW w:w="255" w:type="pct"/>
            <w:gridSpan w:val="2"/>
            <w:tcBorders>
              <w:top w:val="nil"/>
              <w:left w:val="nil"/>
              <w:bottom w:val="nil"/>
              <w:right w:val="nil"/>
            </w:tcBorders>
            <w:shd w:val="clear" w:color="000000" w:fill="FFFFFF"/>
            <w:vAlign w:val="center"/>
            <w:hideMark/>
          </w:tcPr>
          <w:p w14:paraId="76B6B28F" w14:textId="4617606F" w:rsidR="00C53083" w:rsidRPr="00452837" w:rsidDel="00DB2637" w:rsidRDefault="00C53083" w:rsidP="007E2063">
            <w:pPr>
              <w:spacing w:line="480" w:lineRule="auto"/>
              <w:jc w:val="center"/>
              <w:rPr>
                <w:del w:id="736" w:author="Paredes, Juan A." w:date="2020-09-09T10:27:00Z"/>
                <w:rFonts w:ascii="Times New Roman" w:eastAsia="Times New Roman" w:hAnsi="Times New Roman" w:cs="Times New Roman"/>
                <w:color w:val="000000"/>
                <w:sz w:val="20"/>
                <w:szCs w:val="20"/>
              </w:rPr>
            </w:pPr>
            <w:del w:id="737" w:author="Paredes, Juan A." w:date="2020-09-09T10:27:00Z">
              <w:r w:rsidRPr="00452837" w:rsidDel="00DB2637">
                <w:rPr>
                  <w:rFonts w:ascii="Times New Roman" w:eastAsia="Times New Roman" w:hAnsi="Times New Roman" w:cs="Times New Roman"/>
                  <w:color w:val="000000"/>
                  <w:sz w:val="20"/>
                  <w:szCs w:val="20"/>
                </w:rPr>
                <w:delText>44</w:delText>
              </w:r>
            </w:del>
          </w:p>
        </w:tc>
      </w:tr>
      <w:tr w:rsidR="00C53083" w:rsidRPr="00452837" w:rsidDel="00DB2637" w14:paraId="341CC84B" w14:textId="3AC78675" w:rsidTr="00C53083">
        <w:trPr>
          <w:trHeight w:val="288"/>
          <w:jc w:val="center"/>
          <w:del w:id="738" w:author="Paredes, Juan A." w:date="2020-09-09T10:27:00Z"/>
        </w:trPr>
        <w:tc>
          <w:tcPr>
            <w:tcW w:w="1056" w:type="pct"/>
            <w:tcBorders>
              <w:top w:val="nil"/>
              <w:left w:val="nil"/>
              <w:bottom w:val="nil"/>
              <w:right w:val="nil"/>
            </w:tcBorders>
            <w:shd w:val="clear" w:color="000000" w:fill="FFFFFF"/>
            <w:vAlign w:val="center"/>
            <w:hideMark/>
          </w:tcPr>
          <w:p w14:paraId="78821960" w14:textId="6A310EC1" w:rsidR="00C53083" w:rsidRPr="00452837" w:rsidDel="00DB2637" w:rsidRDefault="00C53083" w:rsidP="007E2063">
            <w:pPr>
              <w:spacing w:line="480" w:lineRule="auto"/>
              <w:jc w:val="center"/>
              <w:rPr>
                <w:del w:id="739" w:author="Paredes, Juan A." w:date="2020-09-09T10:27:00Z"/>
                <w:rFonts w:ascii="Times New Roman" w:eastAsia="Times New Roman" w:hAnsi="Times New Roman" w:cs="Times New Roman"/>
                <w:sz w:val="20"/>
                <w:szCs w:val="18"/>
                <w:lang w:eastAsia="es-ES"/>
              </w:rPr>
            </w:pPr>
            <w:del w:id="740" w:author="Paredes, Juan A." w:date="2020-09-09T10:27:00Z">
              <w:r w:rsidRPr="00452837" w:rsidDel="00DB2637">
                <w:rPr>
                  <w:rFonts w:ascii="Times New Roman" w:eastAsia="Times New Roman" w:hAnsi="Times New Roman" w:cs="Times New Roman"/>
                  <w:sz w:val="20"/>
                  <w:szCs w:val="18"/>
                  <w:lang w:eastAsia="es-ES"/>
                </w:rPr>
                <w:delText>Thiophanate-Methyl</w:delText>
              </w:r>
            </w:del>
          </w:p>
        </w:tc>
        <w:tc>
          <w:tcPr>
            <w:tcW w:w="357" w:type="pct"/>
            <w:tcBorders>
              <w:top w:val="nil"/>
              <w:left w:val="nil"/>
              <w:bottom w:val="nil"/>
              <w:right w:val="nil"/>
            </w:tcBorders>
            <w:shd w:val="clear" w:color="000000" w:fill="FFFFFF"/>
            <w:vAlign w:val="center"/>
            <w:hideMark/>
          </w:tcPr>
          <w:p w14:paraId="32147B27" w14:textId="3B07DCAD" w:rsidR="00C53083" w:rsidRPr="00452837" w:rsidDel="00DB2637" w:rsidRDefault="00C53083" w:rsidP="007E2063">
            <w:pPr>
              <w:spacing w:line="480" w:lineRule="auto"/>
              <w:jc w:val="center"/>
              <w:rPr>
                <w:del w:id="741" w:author="Paredes, Juan A." w:date="2020-09-09T10:27:00Z"/>
                <w:rFonts w:ascii="Times New Roman" w:eastAsia="Times New Roman" w:hAnsi="Times New Roman" w:cs="Times New Roman"/>
                <w:sz w:val="20"/>
                <w:szCs w:val="18"/>
                <w:lang w:eastAsia="es-ES"/>
              </w:rPr>
            </w:pPr>
            <w:del w:id="742" w:author="Paredes, Juan A." w:date="2020-09-09T10:27:00Z">
              <w:r w:rsidRPr="00452837" w:rsidDel="00DB2637">
                <w:rPr>
                  <w:rFonts w:ascii="Times New Roman" w:eastAsia="Times New Roman" w:hAnsi="Times New Roman" w:cs="Times New Roman"/>
                  <w:sz w:val="20"/>
                  <w:szCs w:val="18"/>
                  <w:lang w:eastAsia="es-ES"/>
                </w:rPr>
                <w:delText>0.65</w:delText>
              </w:r>
            </w:del>
          </w:p>
        </w:tc>
        <w:tc>
          <w:tcPr>
            <w:tcW w:w="385" w:type="pct"/>
            <w:tcBorders>
              <w:top w:val="nil"/>
              <w:left w:val="nil"/>
              <w:bottom w:val="nil"/>
              <w:right w:val="nil"/>
            </w:tcBorders>
            <w:shd w:val="clear" w:color="000000" w:fill="FFFFFF"/>
            <w:vAlign w:val="center"/>
            <w:hideMark/>
          </w:tcPr>
          <w:p w14:paraId="56C543A2" w14:textId="05C589C4" w:rsidR="00C53083" w:rsidRPr="00452837" w:rsidDel="00DB2637" w:rsidRDefault="00C53083" w:rsidP="007E2063">
            <w:pPr>
              <w:spacing w:line="480" w:lineRule="auto"/>
              <w:jc w:val="center"/>
              <w:rPr>
                <w:del w:id="743" w:author="Paredes, Juan A." w:date="2020-09-09T10:27:00Z"/>
                <w:rFonts w:ascii="Times New Roman" w:eastAsia="Times New Roman" w:hAnsi="Times New Roman" w:cs="Times New Roman"/>
                <w:sz w:val="20"/>
                <w:szCs w:val="18"/>
                <w:lang w:eastAsia="es-ES"/>
              </w:rPr>
            </w:pPr>
            <w:del w:id="744" w:author="Paredes, Juan A." w:date="2020-09-09T10:27:00Z">
              <w:r w:rsidRPr="00452837" w:rsidDel="00DB2637">
                <w:rPr>
                  <w:rFonts w:ascii="Times New Roman" w:eastAsia="Times New Roman" w:hAnsi="Times New Roman" w:cs="Times New Roman"/>
                  <w:sz w:val="20"/>
                  <w:szCs w:val="18"/>
                  <w:lang w:eastAsia="es-ES"/>
                </w:rPr>
                <w:delText>0.57</w:delText>
              </w:r>
            </w:del>
          </w:p>
        </w:tc>
        <w:tc>
          <w:tcPr>
            <w:tcW w:w="393" w:type="pct"/>
            <w:tcBorders>
              <w:top w:val="nil"/>
              <w:left w:val="nil"/>
              <w:bottom w:val="nil"/>
              <w:right w:val="nil"/>
            </w:tcBorders>
            <w:shd w:val="clear" w:color="000000" w:fill="FFFFFF"/>
            <w:vAlign w:val="center"/>
            <w:hideMark/>
          </w:tcPr>
          <w:p w14:paraId="68C08E18" w14:textId="4E4A7505" w:rsidR="00C53083" w:rsidRPr="00452837" w:rsidDel="00DB2637" w:rsidRDefault="00C53083" w:rsidP="007E2063">
            <w:pPr>
              <w:spacing w:line="480" w:lineRule="auto"/>
              <w:jc w:val="center"/>
              <w:rPr>
                <w:del w:id="745" w:author="Paredes, Juan A." w:date="2020-09-09T10:27:00Z"/>
                <w:rFonts w:ascii="Times New Roman" w:eastAsia="Times New Roman" w:hAnsi="Times New Roman" w:cs="Times New Roman"/>
                <w:sz w:val="20"/>
                <w:szCs w:val="18"/>
                <w:lang w:eastAsia="es-ES"/>
              </w:rPr>
            </w:pPr>
            <w:del w:id="746" w:author="Paredes, Juan A." w:date="2020-09-09T10:27:00Z">
              <w:r w:rsidRPr="00452837" w:rsidDel="00DB2637">
                <w:rPr>
                  <w:rFonts w:ascii="Times New Roman" w:eastAsia="Times New Roman" w:hAnsi="Times New Roman" w:cs="Times New Roman"/>
                  <w:sz w:val="20"/>
                  <w:szCs w:val="18"/>
                  <w:lang w:eastAsia="es-ES"/>
                </w:rPr>
                <w:delText>0.72</w:delText>
              </w:r>
            </w:del>
          </w:p>
        </w:tc>
        <w:tc>
          <w:tcPr>
            <w:tcW w:w="345" w:type="pct"/>
            <w:tcBorders>
              <w:top w:val="nil"/>
              <w:left w:val="nil"/>
              <w:bottom w:val="nil"/>
              <w:right w:val="nil"/>
            </w:tcBorders>
            <w:shd w:val="clear" w:color="000000" w:fill="FFFFFF"/>
            <w:vAlign w:val="center"/>
          </w:tcPr>
          <w:p w14:paraId="3E180C4E" w14:textId="2F6FB308" w:rsidR="00C53083" w:rsidRPr="00452837" w:rsidDel="00DB2637" w:rsidRDefault="00C53083" w:rsidP="007E2063">
            <w:pPr>
              <w:spacing w:line="480" w:lineRule="auto"/>
              <w:jc w:val="center"/>
              <w:rPr>
                <w:del w:id="747" w:author="Paredes, Juan A." w:date="2020-09-09T10:27:00Z"/>
                <w:rFonts w:ascii="Times New Roman" w:eastAsia="Times New Roman" w:hAnsi="Times New Roman" w:cs="Times New Roman"/>
                <w:sz w:val="20"/>
                <w:szCs w:val="18"/>
                <w:lang w:eastAsia="es-ES"/>
              </w:rPr>
            </w:pPr>
            <w:del w:id="748" w:author="Paredes, Juan A." w:date="2020-09-09T10:27:00Z">
              <w:r w:rsidRPr="00452837" w:rsidDel="00DB2637">
                <w:rPr>
                  <w:rFonts w:ascii="Times New Roman" w:eastAsia="Times New Roman" w:hAnsi="Times New Roman" w:cs="Times New Roman"/>
                  <w:sz w:val="20"/>
                  <w:szCs w:val="18"/>
                  <w:lang w:eastAsia="es-ES"/>
                </w:rPr>
                <w:delText>11</w:delText>
              </w:r>
            </w:del>
          </w:p>
        </w:tc>
        <w:tc>
          <w:tcPr>
            <w:tcW w:w="301" w:type="pct"/>
            <w:tcBorders>
              <w:top w:val="nil"/>
              <w:left w:val="nil"/>
              <w:bottom w:val="nil"/>
              <w:right w:val="nil"/>
            </w:tcBorders>
            <w:shd w:val="clear" w:color="000000" w:fill="FFFFFF"/>
            <w:vAlign w:val="center"/>
          </w:tcPr>
          <w:p w14:paraId="3B9CE128" w14:textId="6B3410BF" w:rsidR="00C53083" w:rsidRPr="00452837" w:rsidDel="00DB2637" w:rsidRDefault="00C53083" w:rsidP="007E2063">
            <w:pPr>
              <w:spacing w:line="480" w:lineRule="auto"/>
              <w:jc w:val="center"/>
              <w:rPr>
                <w:del w:id="749" w:author="Paredes, Juan A." w:date="2020-09-09T10:27:00Z"/>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0C7686B0" w14:textId="2FCC855D" w:rsidR="00C53083" w:rsidRPr="00452837" w:rsidDel="00DB2637" w:rsidRDefault="00C53083" w:rsidP="007E2063">
            <w:pPr>
              <w:spacing w:line="480" w:lineRule="auto"/>
              <w:jc w:val="center"/>
              <w:rPr>
                <w:del w:id="750" w:author="Paredes, Juan A." w:date="2020-09-09T10:27:00Z"/>
                <w:rFonts w:ascii="Times New Roman" w:eastAsia="Times New Roman" w:hAnsi="Times New Roman" w:cs="Times New Roman"/>
                <w:sz w:val="20"/>
                <w:szCs w:val="18"/>
                <w:lang w:eastAsia="es-ES"/>
              </w:rPr>
            </w:pPr>
            <w:del w:id="751" w:author="Paredes, Juan A." w:date="2020-09-09T10:27:00Z">
              <w:r w:rsidRPr="00452837" w:rsidDel="00DB2637">
                <w:rPr>
                  <w:rFonts w:ascii="Times New Roman" w:eastAsia="Times New Roman" w:hAnsi="Times New Roman" w:cs="Times New Roman"/>
                  <w:sz w:val="20"/>
                  <w:szCs w:val="18"/>
                  <w:lang w:eastAsia="es-ES"/>
                </w:rPr>
                <w:delText>Difenoconazole</w:delText>
              </w:r>
            </w:del>
          </w:p>
        </w:tc>
        <w:tc>
          <w:tcPr>
            <w:tcW w:w="309" w:type="pct"/>
            <w:tcBorders>
              <w:top w:val="nil"/>
              <w:left w:val="nil"/>
              <w:bottom w:val="nil"/>
              <w:right w:val="nil"/>
            </w:tcBorders>
            <w:shd w:val="clear" w:color="000000" w:fill="FFFFFF"/>
            <w:vAlign w:val="center"/>
            <w:hideMark/>
          </w:tcPr>
          <w:p w14:paraId="3A19C888" w14:textId="2C9573A8" w:rsidR="00C53083" w:rsidRPr="00452837" w:rsidDel="00DB2637" w:rsidRDefault="00C53083" w:rsidP="007E2063">
            <w:pPr>
              <w:spacing w:line="480" w:lineRule="auto"/>
              <w:jc w:val="center"/>
              <w:rPr>
                <w:del w:id="752" w:author="Paredes, Juan A." w:date="2020-09-09T10:27:00Z"/>
                <w:rFonts w:ascii="Times New Roman" w:eastAsia="Times New Roman" w:hAnsi="Times New Roman" w:cs="Times New Roman"/>
                <w:color w:val="000000"/>
                <w:sz w:val="20"/>
                <w:szCs w:val="20"/>
              </w:rPr>
            </w:pPr>
            <w:del w:id="753" w:author="Paredes, Juan A." w:date="2020-09-09T10:27:00Z">
              <w:r w:rsidRPr="00452837" w:rsidDel="00DB2637">
                <w:rPr>
                  <w:rFonts w:ascii="Times New Roman" w:eastAsia="Times New Roman" w:hAnsi="Times New Roman" w:cs="Times New Roman"/>
                  <w:color w:val="000000"/>
                  <w:sz w:val="20"/>
                  <w:szCs w:val="20"/>
                </w:rPr>
                <w:delText>0.29</w:delText>
              </w:r>
            </w:del>
          </w:p>
        </w:tc>
        <w:tc>
          <w:tcPr>
            <w:tcW w:w="302" w:type="pct"/>
            <w:tcBorders>
              <w:top w:val="nil"/>
              <w:left w:val="nil"/>
              <w:bottom w:val="nil"/>
              <w:right w:val="nil"/>
            </w:tcBorders>
            <w:shd w:val="clear" w:color="000000" w:fill="FFFFFF"/>
            <w:vAlign w:val="center"/>
            <w:hideMark/>
          </w:tcPr>
          <w:p w14:paraId="0A2EE4E6" w14:textId="3C32CE75" w:rsidR="00C53083" w:rsidRPr="00452837" w:rsidDel="00DB2637" w:rsidRDefault="00C53083" w:rsidP="007E2063">
            <w:pPr>
              <w:spacing w:line="480" w:lineRule="auto"/>
              <w:jc w:val="center"/>
              <w:rPr>
                <w:del w:id="754" w:author="Paredes, Juan A." w:date="2020-09-09T10:27:00Z"/>
                <w:rFonts w:ascii="Times New Roman" w:eastAsia="Times New Roman" w:hAnsi="Times New Roman" w:cs="Times New Roman"/>
                <w:color w:val="000000"/>
                <w:sz w:val="20"/>
                <w:szCs w:val="20"/>
              </w:rPr>
            </w:pPr>
            <w:del w:id="755" w:author="Paredes, Juan A." w:date="2020-09-09T10:27:00Z">
              <w:r w:rsidRPr="00452837" w:rsidDel="00DB2637">
                <w:rPr>
                  <w:rFonts w:ascii="Times New Roman" w:eastAsia="Times New Roman" w:hAnsi="Times New Roman" w:cs="Times New Roman"/>
                  <w:color w:val="000000"/>
                  <w:sz w:val="20"/>
                  <w:szCs w:val="20"/>
                </w:rPr>
                <w:delText>0.22</w:delText>
              </w:r>
            </w:del>
          </w:p>
        </w:tc>
        <w:tc>
          <w:tcPr>
            <w:tcW w:w="306" w:type="pct"/>
            <w:tcBorders>
              <w:top w:val="nil"/>
              <w:left w:val="nil"/>
              <w:bottom w:val="nil"/>
              <w:right w:val="nil"/>
            </w:tcBorders>
            <w:shd w:val="clear" w:color="000000" w:fill="FFFFFF"/>
            <w:vAlign w:val="center"/>
            <w:hideMark/>
          </w:tcPr>
          <w:p w14:paraId="440FF6B7" w14:textId="7083CFCF" w:rsidR="00C53083" w:rsidRPr="00452837" w:rsidDel="00DB2637" w:rsidRDefault="00C53083" w:rsidP="007E2063">
            <w:pPr>
              <w:spacing w:line="480" w:lineRule="auto"/>
              <w:jc w:val="center"/>
              <w:rPr>
                <w:del w:id="756" w:author="Paredes, Juan A." w:date="2020-09-09T10:27:00Z"/>
                <w:rFonts w:ascii="Times New Roman" w:eastAsia="Times New Roman" w:hAnsi="Times New Roman" w:cs="Times New Roman"/>
                <w:color w:val="000000"/>
                <w:sz w:val="20"/>
                <w:szCs w:val="20"/>
              </w:rPr>
            </w:pPr>
            <w:del w:id="757" w:author="Paredes, Juan A." w:date="2020-09-09T10:27:00Z">
              <w:r w:rsidRPr="00452837" w:rsidDel="00DB2637">
                <w:rPr>
                  <w:rFonts w:ascii="Times New Roman" w:eastAsia="Times New Roman" w:hAnsi="Times New Roman" w:cs="Times New Roman"/>
                  <w:color w:val="000000"/>
                  <w:sz w:val="20"/>
                  <w:szCs w:val="20"/>
                </w:rPr>
                <w:delText>0.36</w:delText>
              </w:r>
            </w:del>
          </w:p>
        </w:tc>
        <w:tc>
          <w:tcPr>
            <w:tcW w:w="255" w:type="pct"/>
            <w:gridSpan w:val="2"/>
            <w:tcBorders>
              <w:top w:val="nil"/>
              <w:left w:val="nil"/>
              <w:bottom w:val="nil"/>
              <w:right w:val="nil"/>
            </w:tcBorders>
            <w:shd w:val="clear" w:color="000000" w:fill="FFFFFF"/>
            <w:vAlign w:val="center"/>
            <w:hideMark/>
          </w:tcPr>
          <w:p w14:paraId="337895EF" w14:textId="1A25E4CF" w:rsidR="00C53083" w:rsidRPr="00452837" w:rsidDel="00DB2637" w:rsidRDefault="00C53083" w:rsidP="007E2063">
            <w:pPr>
              <w:spacing w:line="480" w:lineRule="auto"/>
              <w:jc w:val="center"/>
              <w:rPr>
                <w:del w:id="758" w:author="Paredes, Juan A." w:date="2020-09-09T10:27:00Z"/>
                <w:rFonts w:ascii="Times New Roman" w:eastAsia="Times New Roman" w:hAnsi="Times New Roman" w:cs="Times New Roman"/>
                <w:color w:val="000000"/>
                <w:sz w:val="20"/>
                <w:szCs w:val="20"/>
              </w:rPr>
            </w:pPr>
            <w:del w:id="759" w:author="Paredes, Juan A." w:date="2020-09-09T10:27:00Z">
              <w:r w:rsidRPr="00452837" w:rsidDel="00DB2637">
                <w:rPr>
                  <w:rFonts w:ascii="Times New Roman" w:eastAsia="Times New Roman" w:hAnsi="Times New Roman" w:cs="Times New Roman"/>
                  <w:color w:val="000000"/>
                  <w:sz w:val="20"/>
                  <w:szCs w:val="20"/>
                </w:rPr>
                <w:delText>42</w:delText>
              </w:r>
            </w:del>
          </w:p>
        </w:tc>
      </w:tr>
      <w:tr w:rsidR="00C53083" w:rsidRPr="00452837" w:rsidDel="00DB2637" w14:paraId="776D4EB5" w14:textId="459FBBB5" w:rsidTr="00C53083">
        <w:trPr>
          <w:trHeight w:val="288"/>
          <w:jc w:val="center"/>
          <w:del w:id="760" w:author="Paredes, Juan A." w:date="2020-09-09T10:27:00Z"/>
        </w:trPr>
        <w:tc>
          <w:tcPr>
            <w:tcW w:w="1056" w:type="pct"/>
            <w:tcBorders>
              <w:top w:val="nil"/>
              <w:left w:val="nil"/>
              <w:bottom w:val="nil"/>
              <w:right w:val="nil"/>
            </w:tcBorders>
            <w:shd w:val="clear" w:color="000000" w:fill="FFFFFF"/>
            <w:vAlign w:val="center"/>
            <w:hideMark/>
          </w:tcPr>
          <w:p w14:paraId="4F3CB040" w14:textId="649C64C7" w:rsidR="00C53083" w:rsidRPr="00452837" w:rsidDel="00DB2637" w:rsidRDefault="00C53083" w:rsidP="007E2063">
            <w:pPr>
              <w:spacing w:line="480" w:lineRule="auto"/>
              <w:jc w:val="center"/>
              <w:rPr>
                <w:del w:id="761" w:author="Paredes, Juan A." w:date="2020-09-09T10:27:00Z"/>
                <w:rFonts w:ascii="Times New Roman" w:eastAsia="Times New Roman" w:hAnsi="Times New Roman" w:cs="Times New Roman"/>
                <w:sz w:val="20"/>
                <w:szCs w:val="18"/>
                <w:lang w:eastAsia="es-ES"/>
              </w:rPr>
            </w:pPr>
            <w:del w:id="762" w:author="Paredes, Juan A." w:date="2020-09-09T10:27:00Z">
              <w:r w:rsidRPr="00452837" w:rsidDel="00DB2637">
                <w:rPr>
                  <w:rFonts w:ascii="Times New Roman" w:eastAsia="Times New Roman" w:hAnsi="Times New Roman" w:cs="Times New Roman"/>
                  <w:sz w:val="20"/>
                  <w:szCs w:val="18"/>
                  <w:lang w:eastAsia="es-ES"/>
                </w:rPr>
                <w:delText>Mancozeb</w:delText>
              </w:r>
            </w:del>
          </w:p>
        </w:tc>
        <w:tc>
          <w:tcPr>
            <w:tcW w:w="357" w:type="pct"/>
            <w:tcBorders>
              <w:top w:val="nil"/>
              <w:left w:val="nil"/>
              <w:bottom w:val="nil"/>
              <w:right w:val="nil"/>
            </w:tcBorders>
            <w:shd w:val="clear" w:color="000000" w:fill="FFFFFF"/>
            <w:vAlign w:val="center"/>
            <w:hideMark/>
          </w:tcPr>
          <w:p w14:paraId="66425A45" w14:textId="64D1EF4F" w:rsidR="00C53083" w:rsidRPr="00452837" w:rsidDel="00DB2637" w:rsidRDefault="00C53083" w:rsidP="007E2063">
            <w:pPr>
              <w:spacing w:line="480" w:lineRule="auto"/>
              <w:jc w:val="center"/>
              <w:rPr>
                <w:del w:id="763" w:author="Paredes, Juan A." w:date="2020-09-09T10:27:00Z"/>
                <w:rFonts w:ascii="Times New Roman" w:eastAsia="Times New Roman" w:hAnsi="Times New Roman" w:cs="Times New Roman"/>
                <w:sz w:val="20"/>
                <w:szCs w:val="18"/>
                <w:lang w:eastAsia="es-ES"/>
              </w:rPr>
            </w:pPr>
            <w:del w:id="764" w:author="Paredes, Juan A." w:date="2020-09-09T10:27:00Z">
              <w:r w:rsidRPr="00452837" w:rsidDel="00DB2637">
                <w:rPr>
                  <w:rFonts w:ascii="Times New Roman" w:eastAsia="Times New Roman" w:hAnsi="Times New Roman" w:cs="Times New Roman"/>
                  <w:sz w:val="20"/>
                  <w:szCs w:val="18"/>
                  <w:lang w:eastAsia="es-ES"/>
                </w:rPr>
                <w:delText>0.65</w:delText>
              </w:r>
            </w:del>
          </w:p>
        </w:tc>
        <w:tc>
          <w:tcPr>
            <w:tcW w:w="385" w:type="pct"/>
            <w:tcBorders>
              <w:top w:val="nil"/>
              <w:left w:val="nil"/>
              <w:bottom w:val="nil"/>
              <w:right w:val="nil"/>
            </w:tcBorders>
            <w:shd w:val="clear" w:color="000000" w:fill="FFFFFF"/>
            <w:vAlign w:val="center"/>
            <w:hideMark/>
          </w:tcPr>
          <w:p w14:paraId="1A8DECCC" w14:textId="15C30853" w:rsidR="00C53083" w:rsidRPr="00452837" w:rsidDel="00DB2637" w:rsidRDefault="00C53083" w:rsidP="007E2063">
            <w:pPr>
              <w:spacing w:line="480" w:lineRule="auto"/>
              <w:jc w:val="center"/>
              <w:rPr>
                <w:del w:id="765" w:author="Paredes, Juan A." w:date="2020-09-09T10:27:00Z"/>
                <w:rFonts w:ascii="Times New Roman" w:eastAsia="Times New Roman" w:hAnsi="Times New Roman" w:cs="Times New Roman"/>
                <w:sz w:val="20"/>
                <w:szCs w:val="18"/>
                <w:lang w:eastAsia="es-ES"/>
              </w:rPr>
            </w:pPr>
            <w:del w:id="766" w:author="Paredes, Juan A." w:date="2020-09-09T10:27:00Z">
              <w:r w:rsidRPr="00452837" w:rsidDel="00DB2637">
                <w:rPr>
                  <w:rFonts w:ascii="Times New Roman" w:eastAsia="Times New Roman" w:hAnsi="Times New Roman" w:cs="Times New Roman"/>
                  <w:sz w:val="20"/>
                  <w:szCs w:val="18"/>
                  <w:lang w:eastAsia="es-ES"/>
                </w:rPr>
                <w:delText>0.58</w:delText>
              </w:r>
            </w:del>
          </w:p>
        </w:tc>
        <w:tc>
          <w:tcPr>
            <w:tcW w:w="393" w:type="pct"/>
            <w:tcBorders>
              <w:top w:val="nil"/>
              <w:left w:val="nil"/>
              <w:bottom w:val="nil"/>
              <w:right w:val="nil"/>
            </w:tcBorders>
            <w:shd w:val="clear" w:color="000000" w:fill="FFFFFF"/>
            <w:vAlign w:val="center"/>
            <w:hideMark/>
          </w:tcPr>
          <w:p w14:paraId="51C21EE2" w14:textId="3942B402" w:rsidR="00C53083" w:rsidRPr="00452837" w:rsidDel="00DB2637" w:rsidRDefault="00C53083" w:rsidP="007E2063">
            <w:pPr>
              <w:spacing w:line="480" w:lineRule="auto"/>
              <w:jc w:val="center"/>
              <w:rPr>
                <w:del w:id="767" w:author="Paredes, Juan A." w:date="2020-09-09T10:27:00Z"/>
                <w:rFonts w:ascii="Times New Roman" w:eastAsia="Times New Roman" w:hAnsi="Times New Roman" w:cs="Times New Roman"/>
                <w:sz w:val="20"/>
                <w:szCs w:val="18"/>
                <w:lang w:eastAsia="es-ES"/>
              </w:rPr>
            </w:pPr>
            <w:del w:id="768" w:author="Paredes, Juan A." w:date="2020-09-09T10:27:00Z">
              <w:r w:rsidRPr="00452837" w:rsidDel="00DB2637">
                <w:rPr>
                  <w:rFonts w:ascii="Times New Roman" w:eastAsia="Times New Roman" w:hAnsi="Times New Roman" w:cs="Times New Roman"/>
                  <w:sz w:val="20"/>
                  <w:szCs w:val="18"/>
                  <w:lang w:eastAsia="es-ES"/>
                </w:rPr>
                <w:delText>0.71</w:delText>
              </w:r>
            </w:del>
          </w:p>
        </w:tc>
        <w:tc>
          <w:tcPr>
            <w:tcW w:w="345" w:type="pct"/>
            <w:tcBorders>
              <w:top w:val="nil"/>
              <w:left w:val="nil"/>
              <w:bottom w:val="nil"/>
              <w:right w:val="nil"/>
            </w:tcBorders>
            <w:shd w:val="clear" w:color="000000" w:fill="FFFFFF"/>
            <w:vAlign w:val="center"/>
          </w:tcPr>
          <w:p w14:paraId="1F27969A" w14:textId="5F165948" w:rsidR="00C53083" w:rsidRPr="00452837" w:rsidDel="00DB2637" w:rsidRDefault="00C53083" w:rsidP="007E2063">
            <w:pPr>
              <w:spacing w:line="480" w:lineRule="auto"/>
              <w:jc w:val="center"/>
              <w:rPr>
                <w:del w:id="769" w:author="Paredes, Juan A." w:date="2020-09-09T10:27:00Z"/>
                <w:rFonts w:ascii="Times New Roman" w:eastAsia="Times New Roman" w:hAnsi="Times New Roman" w:cs="Times New Roman"/>
                <w:sz w:val="20"/>
                <w:szCs w:val="18"/>
                <w:lang w:eastAsia="es-ES"/>
              </w:rPr>
            </w:pPr>
            <w:del w:id="770" w:author="Paredes, Juan A." w:date="2020-09-09T10:27:00Z">
              <w:r w:rsidRPr="00452837" w:rsidDel="00DB2637">
                <w:rPr>
                  <w:rFonts w:ascii="Times New Roman" w:eastAsia="Times New Roman" w:hAnsi="Times New Roman" w:cs="Times New Roman"/>
                  <w:sz w:val="20"/>
                  <w:szCs w:val="18"/>
                  <w:lang w:eastAsia="es-ES"/>
                </w:rPr>
                <w:delText>11</w:delText>
              </w:r>
            </w:del>
          </w:p>
        </w:tc>
        <w:tc>
          <w:tcPr>
            <w:tcW w:w="301" w:type="pct"/>
            <w:tcBorders>
              <w:top w:val="nil"/>
              <w:left w:val="nil"/>
              <w:bottom w:val="nil"/>
              <w:right w:val="nil"/>
            </w:tcBorders>
            <w:shd w:val="clear" w:color="000000" w:fill="FFFFFF"/>
            <w:vAlign w:val="center"/>
          </w:tcPr>
          <w:p w14:paraId="4CC944E5" w14:textId="776C1205" w:rsidR="00C53083" w:rsidRPr="00452837" w:rsidDel="00DB2637" w:rsidRDefault="00C53083" w:rsidP="007E2063">
            <w:pPr>
              <w:spacing w:line="480" w:lineRule="auto"/>
              <w:jc w:val="center"/>
              <w:rPr>
                <w:del w:id="771" w:author="Paredes, Juan A." w:date="2020-09-09T10:27:00Z"/>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6064F2CF" w14:textId="718E7791" w:rsidR="00C53083" w:rsidRPr="00452837" w:rsidDel="00DB2637" w:rsidRDefault="00C53083" w:rsidP="007E2063">
            <w:pPr>
              <w:spacing w:line="480" w:lineRule="auto"/>
              <w:jc w:val="center"/>
              <w:rPr>
                <w:del w:id="772" w:author="Paredes, Juan A." w:date="2020-09-09T10:27:00Z"/>
                <w:rFonts w:ascii="Times New Roman" w:eastAsia="Times New Roman" w:hAnsi="Times New Roman" w:cs="Times New Roman"/>
                <w:sz w:val="20"/>
                <w:szCs w:val="18"/>
                <w:lang w:eastAsia="es-ES"/>
              </w:rPr>
            </w:pPr>
            <w:del w:id="773" w:author="Paredes, Juan A." w:date="2020-09-09T10:27:00Z">
              <w:r w:rsidRPr="00452837" w:rsidDel="00DB2637">
                <w:rPr>
                  <w:rFonts w:ascii="Times New Roman" w:eastAsia="Times New Roman" w:hAnsi="Times New Roman" w:cs="Times New Roman"/>
                  <w:sz w:val="20"/>
                  <w:szCs w:val="18"/>
                  <w:lang w:eastAsia="es-ES"/>
                </w:rPr>
                <w:delText>Kresoxim-Methyl</w:delText>
              </w:r>
            </w:del>
          </w:p>
        </w:tc>
        <w:tc>
          <w:tcPr>
            <w:tcW w:w="309" w:type="pct"/>
            <w:tcBorders>
              <w:top w:val="nil"/>
              <w:left w:val="nil"/>
              <w:bottom w:val="nil"/>
              <w:right w:val="nil"/>
            </w:tcBorders>
            <w:shd w:val="clear" w:color="000000" w:fill="FFFFFF"/>
            <w:vAlign w:val="center"/>
            <w:hideMark/>
          </w:tcPr>
          <w:p w14:paraId="1BC3E570" w14:textId="3DE22D47" w:rsidR="00C53083" w:rsidRPr="00452837" w:rsidDel="00DB2637" w:rsidRDefault="00C53083" w:rsidP="007E2063">
            <w:pPr>
              <w:spacing w:line="480" w:lineRule="auto"/>
              <w:jc w:val="center"/>
              <w:rPr>
                <w:del w:id="774" w:author="Paredes, Juan A." w:date="2020-09-09T10:27:00Z"/>
                <w:rFonts w:ascii="Times New Roman" w:eastAsia="Times New Roman" w:hAnsi="Times New Roman" w:cs="Times New Roman"/>
                <w:color w:val="000000"/>
                <w:sz w:val="20"/>
                <w:szCs w:val="20"/>
              </w:rPr>
            </w:pPr>
            <w:del w:id="775" w:author="Paredes, Juan A." w:date="2020-09-09T10:27:00Z">
              <w:r w:rsidRPr="00452837" w:rsidDel="00DB2637">
                <w:rPr>
                  <w:rFonts w:ascii="Times New Roman" w:eastAsia="Times New Roman" w:hAnsi="Times New Roman" w:cs="Times New Roman"/>
                  <w:color w:val="000000"/>
                  <w:sz w:val="20"/>
                  <w:szCs w:val="20"/>
                </w:rPr>
                <w:delText>0.32</w:delText>
              </w:r>
            </w:del>
          </w:p>
        </w:tc>
        <w:tc>
          <w:tcPr>
            <w:tcW w:w="302" w:type="pct"/>
            <w:tcBorders>
              <w:top w:val="nil"/>
              <w:left w:val="nil"/>
              <w:bottom w:val="nil"/>
              <w:right w:val="nil"/>
            </w:tcBorders>
            <w:shd w:val="clear" w:color="000000" w:fill="FFFFFF"/>
            <w:vAlign w:val="center"/>
            <w:hideMark/>
          </w:tcPr>
          <w:p w14:paraId="4545C54A" w14:textId="11C81BFC" w:rsidR="00C53083" w:rsidRPr="00452837" w:rsidDel="00DB2637" w:rsidRDefault="00C53083" w:rsidP="007E2063">
            <w:pPr>
              <w:spacing w:line="480" w:lineRule="auto"/>
              <w:jc w:val="center"/>
              <w:rPr>
                <w:del w:id="776" w:author="Paredes, Juan A." w:date="2020-09-09T10:27:00Z"/>
                <w:rFonts w:ascii="Times New Roman" w:eastAsia="Times New Roman" w:hAnsi="Times New Roman" w:cs="Times New Roman"/>
                <w:color w:val="000000"/>
                <w:sz w:val="20"/>
                <w:szCs w:val="20"/>
              </w:rPr>
            </w:pPr>
            <w:del w:id="777" w:author="Paredes, Juan A." w:date="2020-09-09T10:27:00Z">
              <w:r w:rsidRPr="00452837" w:rsidDel="00DB2637">
                <w:rPr>
                  <w:rFonts w:ascii="Times New Roman" w:eastAsia="Times New Roman" w:hAnsi="Times New Roman" w:cs="Times New Roman"/>
                  <w:color w:val="000000"/>
                  <w:sz w:val="20"/>
                  <w:szCs w:val="20"/>
                </w:rPr>
                <w:delText>0.26</w:delText>
              </w:r>
            </w:del>
          </w:p>
        </w:tc>
        <w:tc>
          <w:tcPr>
            <w:tcW w:w="306" w:type="pct"/>
            <w:tcBorders>
              <w:top w:val="nil"/>
              <w:left w:val="nil"/>
              <w:bottom w:val="nil"/>
              <w:right w:val="nil"/>
            </w:tcBorders>
            <w:shd w:val="clear" w:color="000000" w:fill="FFFFFF"/>
            <w:vAlign w:val="center"/>
            <w:hideMark/>
          </w:tcPr>
          <w:p w14:paraId="20AE8C4A" w14:textId="533B4D47" w:rsidR="00C53083" w:rsidRPr="00452837" w:rsidDel="00DB2637" w:rsidRDefault="00C53083" w:rsidP="007E2063">
            <w:pPr>
              <w:spacing w:line="480" w:lineRule="auto"/>
              <w:jc w:val="center"/>
              <w:rPr>
                <w:del w:id="778" w:author="Paredes, Juan A." w:date="2020-09-09T10:27:00Z"/>
                <w:rFonts w:ascii="Times New Roman" w:eastAsia="Times New Roman" w:hAnsi="Times New Roman" w:cs="Times New Roman"/>
                <w:color w:val="000000"/>
                <w:sz w:val="20"/>
                <w:szCs w:val="20"/>
              </w:rPr>
            </w:pPr>
            <w:del w:id="779" w:author="Paredes, Juan A." w:date="2020-09-09T10:27:00Z">
              <w:r w:rsidRPr="00452837" w:rsidDel="00DB2637">
                <w:rPr>
                  <w:rFonts w:ascii="Times New Roman" w:eastAsia="Times New Roman" w:hAnsi="Times New Roman" w:cs="Times New Roman"/>
                  <w:color w:val="000000"/>
                  <w:sz w:val="20"/>
                  <w:szCs w:val="20"/>
                </w:rPr>
                <w:delText>0.39</w:delText>
              </w:r>
            </w:del>
          </w:p>
        </w:tc>
        <w:tc>
          <w:tcPr>
            <w:tcW w:w="255" w:type="pct"/>
            <w:gridSpan w:val="2"/>
            <w:tcBorders>
              <w:top w:val="nil"/>
              <w:left w:val="nil"/>
              <w:bottom w:val="nil"/>
              <w:right w:val="nil"/>
            </w:tcBorders>
            <w:shd w:val="clear" w:color="000000" w:fill="FFFFFF"/>
            <w:vAlign w:val="center"/>
            <w:hideMark/>
          </w:tcPr>
          <w:p w14:paraId="6348B5A4" w14:textId="06F6D03F" w:rsidR="00C53083" w:rsidRPr="00452837" w:rsidDel="00DB2637" w:rsidRDefault="00C53083" w:rsidP="007E2063">
            <w:pPr>
              <w:spacing w:line="480" w:lineRule="auto"/>
              <w:jc w:val="center"/>
              <w:rPr>
                <w:del w:id="780" w:author="Paredes, Juan A." w:date="2020-09-09T10:27:00Z"/>
                <w:rFonts w:ascii="Times New Roman" w:eastAsia="Times New Roman" w:hAnsi="Times New Roman" w:cs="Times New Roman"/>
                <w:color w:val="000000"/>
                <w:sz w:val="20"/>
                <w:szCs w:val="20"/>
              </w:rPr>
            </w:pPr>
            <w:del w:id="781" w:author="Paredes, Juan A." w:date="2020-09-09T10:27:00Z">
              <w:r w:rsidRPr="00452837" w:rsidDel="00DB2637">
                <w:rPr>
                  <w:rFonts w:ascii="Times New Roman" w:eastAsia="Times New Roman" w:hAnsi="Times New Roman" w:cs="Times New Roman"/>
                  <w:color w:val="000000"/>
                  <w:sz w:val="20"/>
                  <w:szCs w:val="20"/>
                </w:rPr>
                <w:delText>36</w:delText>
              </w:r>
            </w:del>
          </w:p>
        </w:tc>
      </w:tr>
      <w:tr w:rsidR="00C53083" w:rsidRPr="00452837" w:rsidDel="00DB2637" w14:paraId="69B3A9D2" w14:textId="3482284B" w:rsidTr="00C53083">
        <w:trPr>
          <w:trHeight w:val="288"/>
          <w:jc w:val="center"/>
          <w:del w:id="782" w:author="Paredes, Juan A." w:date="2020-09-09T10:27:00Z"/>
        </w:trPr>
        <w:tc>
          <w:tcPr>
            <w:tcW w:w="1056" w:type="pct"/>
            <w:tcBorders>
              <w:top w:val="nil"/>
              <w:left w:val="nil"/>
              <w:bottom w:val="nil"/>
              <w:right w:val="nil"/>
            </w:tcBorders>
            <w:shd w:val="clear" w:color="000000" w:fill="FFFFFF"/>
            <w:vAlign w:val="center"/>
            <w:hideMark/>
          </w:tcPr>
          <w:p w14:paraId="377178CE" w14:textId="01B95C2F" w:rsidR="00C53083" w:rsidRPr="00452837" w:rsidDel="00DB2637" w:rsidRDefault="00C53083" w:rsidP="007E2063">
            <w:pPr>
              <w:spacing w:line="480" w:lineRule="auto"/>
              <w:jc w:val="center"/>
              <w:rPr>
                <w:del w:id="783" w:author="Paredes, Juan A." w:date="2020-09-09T10:27:00Z"/>
                <w:rFonts w:ascii="Times New Roman" w:eastAsia="Times New Roman" w:hAnsi="Times New Roman" w:cs="Times New Roman"/>
                <w:sz w:val="20"/>
                <w:szCs w:val="18"/>
                <w:lang w:eastAsia="es-ES"/>
              </w:rPr>
            </w:pPr>
            <w:del w:id="784" w:author="Paredes, Juan A." w:date="2020-09-09T10:27:00Z">
              <w:r w:rsidRPr="00452837" w:rsidDel="00DB2637">
                <w:rPr>
                  <w:rFonts w:ascii="Times New Roman" w:eastAsia="Times New Roman" w:hAnsi="Times New Roman" w:cs="Times New Roman"/>
                  <w:sz w:val="20"/>
                  <w:szCs w:val="18"/>
                  <w:lang w:eastAsia="es-ES"/>
                </w:rPr>
                <w:delText>Pyraclostrobin</w:delText>
              </w:r>
            </w:del>
          </w:p>
        </w:tc>
        <w:tc>
          <w:tcPr>
            <w:tcW w:w="357" w:type="pct"/>
            <w:tcBorders>
              <w:top w:val="nil"/>
              <w:left w:val="nil"/>
              <w:bottom w:val="nil"/>
              <w:right w:val="nil"/>
            </w:tcBorders>
            <w:shd w:val="clear" w:color="000000" w:fill="FFFFFF"/>
            <w:vAlign w:val="center"/>
            <w:hideMark/>
          </w:tcPr>
          <w:p w14:paraId="173444D7" w14:textId="34FA6BCA" w:rsidR="00C53083" w:rsidRPr="00452837" w:rsidDel="00DB2637" w:rsidRDefault="00C53083" w:rsidP="007E2063">
            <w:pPr>
              <w:spacing w:line="480" w:lineRule="auto"/>
              <w:jc w:val="center"/>
              <w:rPr>
                <w:del w:id="785" w:author="Paredes, Juan A." w:date="2020-09-09T10:27:00Z"/>
                <w:rFonts w:ascii="Times New Roman" w:eastAsia="Times New Roman" w:hAnsi="Times New Roman" w:cs="Times New Roman"/>
                <w:sz w:val="20"/>
                <w:szCs w:val="18"/>
                <w:lang w:eastAsia="es-ES"/>
              </w:rPr>
            </w:pPr>
            <w:del w:id="786" w:author="Paredes, Juan A." w:date="2020-09-09T10:27:00Z">
              <w:r w:rsidRPr="00452837" w:rsidDel="00DB2637">
                <w:rPr>
                  <w:rFonts w:ascii="Times New Roman" w:eastAsia="Times New Roman" w:hAnsi="Times New Roman" w:cs="Times New Roman"/>
                  <w:sz w:val="20"/>
                  <w:szCs w:val="18"/>
                  <w:lang w:eastAsia="es-ES"/>
                </w:rPr>
                <w:delText>0.67</w:delText>
              </w:r>
            </w:del>
          </w:p>
        </w:tc>
        <w:tc>
          <w:tcPr>
            <w:tcW w:w="385" w:type="pct"/>
            <w:tcBorders>
              <w:top w:val="nil"/>
              <w:left w:val="nil"/>
              <w:bottom w:val="nil"/>
              <w:right w:val="nil"/>
            </w:tcBorders>
            <w:shd w:val="clear" w:color="000000" w:fill="FFFFFF"/>
            <w:vAlign w:val="center"/>
            <w:hideMark/>
          </w:tcPr>
          <w:p w14:paraId="4B41A2F4" w14:textId="66A3DAEE" w:rsidR="00C53083" w:rsidRPr="00452837" w:rsidDel="00DB2637" w:rsidRDefault="00C53083" w:rsidP="007E2063">
            <w:pPr>
              <w:spacing w:line="480" w:lineRule="auto"/>
              <w:jc w:val="center"/>
              <w:rPr>
                <w:del w:id="787" w:author="Paredes, Juan A." w:date="2020-09-09T10:27:00Z"/>
                <w:rFonts w:ascii="Times New Roman" w:eastAsia="Times New Roman" w:hAnsi="Times New Roman" w:cs="Times New Roman"/>
                <w:sz w:val="20"/>
                <w:szCs w:val="18"/>
                <w:lang w:eastAsia="es-ES"/>
              </w:rPr>
            </w:pPr>
            <w:del w:id="788" w:author="Paredes, Juan A." w:date="2020-09-09T10:27:00Z">
              <w:r w:rsidRPr="00452837" w:rsidDel="00DB2637">
                <w:rPr>
                  <w:rFonts w:ascii="Times New Roman" w:eastAsia="Times New Roman" w:hAnsi="Times New Roman" w:cs="Times New Roman"/>
                  <w:sz w:val="20"/>
                  <w:szCs w:val="18"/>
                  <w:lang w:eastAsia="es-ES"/>
                </w:rPr>
                <w:delText>0.60</w:delText>
              </w:r>
            </w:del>
          </w:p>
        </w:tc>
        <w:tc>
          <w:tcPr>
            <w:tcW w:w="393" w:type="pct"/>
            <w:tcBorders>
              <w:top w:val="nil"/>
              <w:left w:val="nil"/>
              <w:bottom w:val="nil"/>
              <w:right w:val="nil"/>
            </w:tcBorders>
            <w:shd w:val="clear" w:color="000000" w:fill="FFFFFF"/>
            <w:vAlign w:val="center"/>
            <w:hideMark/>
          </w:tcPr>
          <w:p w14:paraId="301542FB" w14:textId="67F62AF5" w:rsidR="00C53083" w:rsidRPr="00452837" w:rsidDel="00DB2637" w:rsidRDefault="00C53083" w:rsidP="007E2063">
            <w:pPr>
              <w:spacing w:line="480" w:lineRule="auto"/>
              <w:jc w:val="center"/>
              <w:rPr>
                <w:del w:id="789" w:author="Paredes, Juan A." w:date="2020-09-09T10:27:00Z"/>
                <w:rFonts w:ascii="Times New Roman" w:eastAsia="Times New Roman" w:hAnsi="Times New Roman" w:cs="Times New Roman"/>
                <w:sz w:val="20"/>
                <w:szCs w:val="18"/>
                <w:lang w:eastAsia="es-ES"/>
              </w:rPr>
            </w:pPr>
            <w:del w:id="790" w:author="Paredes, Juan A." w:date="2020-09-09T10:27:00Z">
              <w:r w:rsidRPr="00452837" w:rsidDel="00DB2637">
                <w:rPr>
                  <w:rFonts w:ascii="Times New Roman" w:eastAsia="Times New Roman" w:hAnsi="Times New Roman" w:cs="Times New Roman"/>
                  <w:sz w:val="20"/>
                  <w:szCs w:val="18"/>
                  <w:lang w:eastAsia="es-ES"/>
                </w:rPr>
                <w:delText>0.73</w:delText>
              </w:r>
            </w:del>
          </w:p>
        </w:tc>
        <w:tc>
          <w:tcPr>
            <w:tcW w:w="345" w:type="pct"/>
            <w:tcBorders>
              <w:top w:val="nil"/>
              <w:left w:val="nil"/>
              <w:bottom w:val="nil"/>
              <w:right w:val="nil"/>
            </w:tcBorders>
            <w:shd w:val="clear" w:color="000000" w:fill="FFFFFF"/>
            <w:vAlign w:val="center"/>
          </w:tcPr>
          <w:p w14:paraId="3AB776F1" w14:textId="0C0B0C4E" w:rsidR="00C53083" w:rsidRPr="00452837" w:rsidDel="00DB2637" w:rsidRDefault="00C53083" w:rsidP="007E2063">
            <w:pPr>
              <w:spacing w:line="480" w:lineRule="auto"/>
              <w:jc w:val="center"/>
              <w:rPr>
                <w:del w:id="791" w:author="Paredes, Juan A." w:date="2020-09-09T10:27:00Z"/>
                <w:rFonts w:ascii="Times New Roman" w:eastAsia="Times New Roman" w:hAnsi="Times New Roman" w:cs="Times New Roman"/>
                <w:sz w:val="20"/>
                <w:szCs w:val="18"/>
                <w:lang w:eastAsia="es-ES"/>
              </w:rPr>
            </w:pPr>
            <w:del w:id="792" w:author="Paredes, Juan A." w:date="2020-09-09T10:27:00Z">
              <w:r w:rsidRPr="00452837" w:rsidDel="00DB2637">
                <w:rPr>
                  <w:rFonts w:ascii="Times New Roman" w:eastAsia="Times New Roman" w:hAnsi="Times New Roman" w:cs="Times New Roman"/>
                  <w:sz w:val="20"/>
                  <w:szCs w:val="18"/>
                  <w:lang w:eastAsia="es-ES"/>
                </w:rPr>
                <w:delText>8.2</w:delText>
              </w:r>
            </w:del>
          </w:p>
        </w:tc>
        <w:tc>
          <w:tcPr>
            <w:tcW w:w="301" w:type="pct"/>
            <w:tcBorders>
              <w:top w:val="nil"/>
              <w:left w:val="nil"/>
              <w:bottom w:val="nil"/>
              <w:right w:val="nil"/>
            </w:tcBorders>
            <w:shd w:val="clear" w:color="000000" w:fill="FFFFFF"/>
            <w:vAlign w:val="center"/>
          </w:tcPr>
          <w:p w14:paraId="2B5ADAA3" w14:textId="1EE3D2C5" w:rsidR="00C53083" w:rsidRPr="00452837" w:rsidDel="00DB2637" w:rsidRDefault="00C53083" w:rsidP="007E2063">
            <w:pPr>
              <w:spacing w:line="480" w:lineRule="auto"/>
              <w:jc w:val="center"/>
              <w:rPr>
                <w:del w:id="793" w:author="Paredes, Juan A." w:date="2020-09-09T10:27:00Z"/>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578265F2" w14:textId="63095D86" w:rsidR="00C53083" w:rsidRPr="00452837" w:rsidDel="00DB2637" w:rsidRDefault="00C53083" w:rsidP="007E2063">
            <w:pPr>
              <w:spacing w:line="480" w:lineRule="auto"/>
              <w:jc w:val="center"/>
              <w:rPr>
                <w:del w:id="794" w:author="Paredes, Juan A." w:date="2020-09-09T10:27:00Z"/>
                <w:rFonts w:ascii="Times New Roman" w:eastAsia="Times New Roman" w:hAnsi="Times New Roman" w:cs="Times New Roman"/>
                <w:sz w:val="20"/>
                <w:szCs w:val="18"/>
                <w:lang w:eastAsia="es-ES"/>
              </w:rPr>
            </w:pPr>
            <w:del w:id="795" w:author="Paredes, Juan A." w:date="2020-09-09T10:27:00Z">
              <w:r w:rsidRPr="00452837" w:rsidDel="00DB2637">
                <w:rPr>
                  <w:rFonts w:ascii="Times New Roman" w:eastAsia="Times New Roman" w:hAnsi="Times New Roman" w:cs="Times New Roman"/>
                  <w:sz w:val="20"/>
                  <w:szCs w:val="18"/>
                  <w:lang w:eastAsia="es-ES"/>
                </w:rPr>
                <w:delText>Pyraclostrobin</w:delText>
              </w:r>
            </w:del>
          </w:p>
        </w:tc>
        <w:tc>
          <w:tcPr>
            <w:tcW w:w="309" w:type="pct"/>
            <w:tcBorders>
              <w:top w:val="nil"/>
              <w:left w:val="nil"/>
              <w:bottom w:val="nil"/>
              <w:right w:val="nil"/>
            </w:tcBorders>
            <w:shd w:val="clear" w:color="000000" w:fill="FFFFFF"/>
            <w:vAlign w:val="center"/>
            <w:hideMark/>
          </w:tcPr>
          <w:p w14:paraId="408DE0BC" w14:textId="69656FDD" w:rsidR="00C53083" w:rsidRPr="00452837" w:rsidDel="00DB2637" w:rsidRDefault="00C53083" w:rsidP="007E2063">
            <w:pPr>
              <w:spacing w:line="480" w:lineRule="auto"/>
              <w:jc w:val="center"/>
              <w:rPr>
                <w:del w:id="796" w:author="Paredes, Juan A." w:date="2020-09-09T10:27:00Z"/>
                <w:rFonts w:ascii="Times New Roman" w:eastAsia="Times New Roman" w:hAnsi="Times New Roman" w:cs="Times New Roman"/>
                <w:color w:val="000000"/>
                <w:sz w:val="20"/>
                <w:szCs w:val="20"/>
              </w:rPr>
            </w:pPr>
            <w:del w:id="797" w:author="Paredes, Juan A." w:date="2020-09-09T10:27:00Z">
              <w:r w:rsidRPr="00452837" w:rsidDel="00DB2637">
                <w:rPr>
                  <w:rFonts w:ascii="Times New Roman" w:eastAsia="Times New Roman" w:hAnsi="Times New Roman" w:cs="Times New Roman"/>
                  <w:color w:val="000000"/>
                  <w:sz w:val="20"/>
                  <w:szCs w:val="20"/>
                </w:rPr>
                <w:delText>0.39</w:delText>
              </w:r>
            </w:del>
          </w:p>
        </w:tc>
        <w:tc>
          <w:tcPr>
            <w:tcW w:w="302" w:type="pct"/>
            <w:tcBorders>
              <w:top w:val="nil"/>
              <w:left w:val="nil"/>
              <w:bottom w:val="nil"/>
              <w:right w:val="nil"/>
            </w:tcBorders>
            <w:shd w:val="clear" w:color="000000" w:fill="FFFFFF"/>
            <w:vAlign w:val="center"/>
            <w:hideMark/>
          </w:tcPr>
          <w:p w14:paraId="1DF374C0" w14:textId="467BAAA3" w:rsidR="00C53083" w:rsidRPr="00452837" w:rsidDel="00DB2637" w:rsidRDefault="00C53083" w:rsidP="007E2063">
            <w:pPr>
              <w:spacing w:line="480" w:lineRule="auto"/>
              <w:jc w:val="center"/>
              <w:rPr>
                <w:del w:id="798" w:author="Paredes, Juan A." w:date="2020-09-09T10:27:00Z"/>
                <w:rFonts w:ascii="Times New Roman" w:eastAsia="Times New Roman" w:hAnsi="Times New Roman" w:cs="Times New Roman"/>
                <w:color w:val="000000"/>
                <w:sz w:val="20"/>
                <w:szCs w:val="20"/>
              </w:rPr>
            </w:pPr>
            <w:del w:id="799" w:author="Paredes, Juan A." w:date="2020-09-09T10:27:00Z">
              <w:r w:rsidRPr="00452837" w:rsidDel="00DB2637">
                <w:rPr>
                  <w:rFonts w:ascii="Times New Roman" w:eastAsia="Times New Roman" w:hAnsi="Times New Roman" w:cs="Times New Roman"/>
                  <w:color w:val="000000"/>
                  <w:sz w:val="20"/>
                  <w:szCs w:val="20"/>
                </w:rPr>
                <w:delText>0.33</w:delText>
              </w:r>
            </w:del>
          </w:p>
        </w:tc>
        <w:tc>
          <w:tcPr>
            <w:tcW w:w="306" w:type="pct"/>
            <w:tcBorders>
              <w:top w:val="nil"/>
              <w:left w:val="nil"/>
              <w:bottom w:val="nil"/>
              <w:right w:val="nil"/>
            </w:tcBorders>
            <w:shd w:val="clear" w:color="000000" w:fill="FFFFFF"/>
            <w:vAlign w:val="center"/>
            <w:hideMark/>
          </w:tcPr>
          <w:p w14:paraId="1FD2A52C" w14:textId="7842C0D3" w:rsidR="00C53083" w:rsidRPr="00452837" w:rsidDel="00DB2637" w:rsidRDefault="00C53083" w:rsidP="007E2063">
            <w:pPr>
              <w:spacing w:line="480" w:lineRule="auto"/>
              <w:jc w:val="center"/>
              <w:rPr>
                <w:del w:id="800" w:author="Paredes, Juan A." w:date="2020-09-09T10:27:00Z"/>
                <w:rFonts w:ascii="Times New Roman" w:eastAsia="Times New Roman" w:hAnsi="Times New Roman" w:cs="Times New Roman"/>
                <w:color w:val="000000"/>
                <w:sz w:val="20"/>
                <w:szCs w:val="20"/>
              </w:rPr>
            </w:pPr>
            <w:del w:id="801" w:author="Paredes, Juan A." w:date="2020-09-09T10:27:00Z">
              <w:r w:rsidRPr="00452837" w:rsidDel="00DB2637">
                <w:rPr>
                  <w:rFonts w:ascii="Times New Roman" w:eastAsia="Times New Roman" w:hAnsi="Times New Roman" w:cs="Times New Roman"/>
                  <w:color w:val="000000"/>
                  <w:sz w:val="20"/>
                  <w:szCs w:val="20"/>
                </w:rPr>
                <w:delText>0.47</w:delText>
              </w:r>
            </w:del>
          </w:p>
        </w:tc>
        <w:tc>
          <w:tcPr>
            <w:tcW w:w="255" w:type="pct"/>
            <w:gridSpan w:val="2"/>
            <w:tcBorders>
              <w:top w:val="nil"/>
              <w:left w:val="nil"/>
              <w:bottom w:val="nil"/>
              <w:right w:val="nil"/>
            </w:tcBorders>
            <w:shd w:val="clear" w:color="000000" w:fill="FFFFFF"/>
            <w:vAlign w:val="center"/>
            <w:hideMark/>
          </w:tcPr>
          <w:p w14:paraId="6F173E08" w14:textId="0EF6FE30" w:rsidR="00C53083" w:rsidRPr="00452837" w:rsidDel="00DB2637" w:rsidRDefault="00C53083" w:rsidP="007E2063">
            <w:pPr>
              <w:spacing w:line="480" w:lineRule="auto"/>
              <w:jc w:val="center"/>
              <w:rPr>
                <w:del w:id="802" w:author="Paredes, Juan A." w:date="2020-09-09T10:27:00Z"/>
                <w:rFonts w:ascii="Times New Roman" w:eastAsia="Times New Roman" w:hAnsi="Times New Roman" w:cs="Times New Roman"/>
                <w:color w:val="000000"/>
                <w:sz w:val="20"/>
                <w:szCs w:val="20"/>
              </w:rPr>
            </w:pPr>
            <w:del w:id="803" w:author="Paredes, Juan A." w:date="2020-09-09T10:27:00Z">
              <w:r w:rsidRPr="00452837" w:rsidDel="00DB2637">
                <w:rPr>
                  <w:rFonts w:ascii="Times New Roman" w:eastAsia="Times New Roman" w:hAnsi="Times New Roman" w:cs="Times New Roman"/>
                  <w:color w:val="000000"/>
                  <w:sz w:val="20"/>
                  <w:szCs w:val="20"/>
                </w:rPr>
                <w:delText>22</w:delText>
              </w:r>
            </w:del>
          </w:p>
        </w:tc>
      </w:tr>
      <w:tr w:rsidR="00C53083" w:rsidRPr="00452837" w:rsidDel="00DB2637" w14:paraId="7444A339" w14:textId="68E9D5A2" w:rsidTr="00C53083">
        <w:trPr>
          <w:trHeight w:val="288"/>
          <w:jc w:val="center"/>
          <w:del w:id="804" w:author="Paredes, Juan A." w:date="2020-09-09T10:27:00Z"/>
        </w:trPr>
        <w:tc>
          <w:tcPr>
            <w:tcW w:w="1056" w:type="pct"/>
            <w:tcBorders>
              <w:top w:val="nil"/>
              <w:left w:val="nil"/>
              <w:bottom w:val="nil"/>
              <w:right w:val="nil"/>
            </w:tcBorders>
            <w:shd w:val="clear" w:color="000000" w:fill="FFFFFF"/>
            <w:vAlign w:val="center"/>
            <w:hideMark/>
          </w:tcPr>
          <w:p w14:paraId="2C86D34D" w14:textId="2CAC866E" w:rsidR="00C53083" w:rsidRPr="00452837" w:rsidDel="00DB2637" w:rsidRDefault="00C53083" w:rsidP="007E2063">
            <w:pPr>
              <w:spacing w:line="480" w:lineRule="auto"/>
              <w:jc w:val="center"/>
              <w:rPr>
                <w:del w:id="805" w:author="Paredes, Juan A." w:date="2020-09-09T10:27:00Z"/>
                <w:rFonts w:ascii="Times New Roman" w:eastAsia="Times New Roman" w:hAnsi="Times New Roman" w:cs="Times New Roman"/>
                <w:sz w:val="20"/>
                <w:szCs w:val="18"/>
                <w:lang w:eastAsia="es-ES"/>
              </w:rPr>
            </w:pPr>
            <w:del w:id="806" w:author="Paredes, Juan A." w:date="2020-09-09T10:27:00Z">
              <w:r w:rsidRPr="00452837" w:rsidDel="00DB2637">
                <w:rPr>
                  <w:rFonts w:ascii="Times New Roman" w:eastAsia="Times New Roman" w:hAnsi="Times New Roman" w:cs="Times New Roman"/>
                  <w:sz w:val="20"/>
                  <w:szCs w:val="18"/>
                  <w:lang w:eastAsia="es-ES"/>
                </w:rPr>
                <w:delText>Propiconazole</w:delText>
              </w:r>
            </w:del>
          </w:p>
        </w:tc>
        <w:tc>
          <w:tcPr>
            <w:tcW w:w="357" w:type="pct"/>
            <w:tcBorders>
              <w:top w:val="nil"/>
              <w:left w:val="nil"/>
              <w:bottom w:val="nil"/>
              <w:right w:val="nil"/>
            </w:tcBorders>
            <w:shd w:val="clear" w:color="000000" w:fill="FFFFFF"/>
            <w:vAlign w:val="center"/>
            <w:hideMark/>
          </w:tcPr>
          <w:p w14:paraId="4B650E09" w14:textId="38201A36" w:rsidR="00C53083" w:rsidRPr="00452837" w:rsidDel="00DB2637" w:rsidRDefault="00C53083" w:rsidP="007E2063">
            <w:pPr>
              <w:spacing w:line="480" w:lineRule="auto"/>
              <w:jc w:val="center"/>
              <w:rPr>
                <w:del w:id="807" w:author="Paredes, Juan A." w:date="2020-09-09T10:27:00Z"/>
                <w:rFonts w:ascii="Times New Roman" w:eastAsia="Times New Roman" w:hAnsi="Times New Roman" w:cs="Times New Roman"/>
                <w:sz w:val="20"/>
                <w:szCs w:val="18"/>
                <w:lang w:eastAsia="es-ES"/>
              </w:rPr>
            </w:pPr>
            <w:del w:id="808" w:author="Paredes, Juan A." w:date="2020-09-09T10:27:00Z">
              <w:r w:rsidRPr="00452837" w:rsidDel="00DB2637">
                <w:rPr>
                  <w:rFonts w:ascii="Times New Roman" w:eastAsia="Times New Roman" w:hAnsi="Times New Roman" w:cs="Times New Roman"/>
                  <w:sz w:val="20"/>
                  <w:szCs w:val="18"/>
                  <w:lang w:eastAsia="es-ES"/>
                </w:rPr>
                <w:delText>0.71</w:delText>
              </w:r>
            </w:del>
          </w:p>
        </w:tc>
        <w:tc>
          <w:tcPr>
            <w:tcW w:w="385" w:type="pct"/>
            <w:tcBorders>
              <w:top w:val="nil"/>
              <w:left w:val="nil"/>
              <w:bottom w:val="nil"/>
              <w:right w:val="nil"/>
            </w:tcBorders>
            <w:shd w:val="clear" w:color="000000" w:fill="FFFFFF"/>
            <w:vAlign w:val="center"/>
            <w:hideMark/>
          </w:tcPr>
          <w:p w14:paraId="7ED839AB" w14:textId="33F27EB3" w:rsidR="00C53083" w:rsidRPr="00452837" w:rsidDel="00DB2637" w:rsidRDefault="00C53083" w:rsidP="007E2063">
            <w:pPr>
              <w:spacing w:line="480" w:lineRule="auto"/>
              <w:jc w:val="center"/>
              <w:rPr>
                <w:del w:id="809" w:author="Paredes, Juan A." w:date="2020-09-09T10:27:00Z"/>
                <w:rFonts w:ascii="Times New Roman" w:eastAsia="Times New Roman" w:hAnsi="Times New Roman" w:cs="Times New Roman"/>
                <w:sz w:val="20"/>
                <w:szCs w:val="18"/>
                <w:lang w:eastAsia="es-ES"/>
              </w:rPr>
            </w:pPr>
            <w:del w:id="810" w:author="Paredes, Juan A." w:date="2020-09-09T10:27:00Z">
              <w:r w:rsidRPr="00452837" w:rsidDel="00DB2637">
                <w:rPr>
                  <w:rFonts w:ascii="Times New Roman" w:eastAsia="Times New Roman" w:hAnsi="Times New Roman" w:cs="Times New Roman"/>
                  <w:sz w:val="20"/>
                  <w:szCs w:val="18"/>
                  <w:lang w:eastAsia="es-ES"/>
                </w:rPr>
                <w:delText>0.63</w:delText>
              </w:r>
            </w:del>
          </w:p>
        </w:tc>
        <w:tc>
          <w:tcPr>
            <w:tcW w:w="393" w:type="pct"/>
            <w:tcBorders>
              <w:top w:val="nil"/>
              <w:left w:val="nil"/>
              <w:bottom w:val="nil"/>
              <w:right w:val="nil"/>
            </w:tcBorders>
            <w:shd w:val="clear" w:color="000000" w:fill="FFFFFF"/>
            <w:vAlign w:val="center"/>
            <w:hideMark/>
          </w:tcPr>
          <w:p w14:paraId="4829637C" w14:textId="2D654D83" w:rsidR="00C53083" w:rsidRPr="00452837" w:rsidDel="00DB2637" w:rsidRDefault="00C53083" w:rsidP="007E2063">
            <w:pPr>
              <w:spacing w:line="480" w:lineRule="auto"/>
              <w:jc w:val="center"/>
              <w:rPr>
                <w:del w:id="811" w:author="Paredes, Juan A." w:date="2020-09-09T10:27:00Z"/>
                <w:rFonts w:ascii="Times New Roman" w:eastAsia="Times New Roman" w:hAnsi="Times New Roman" w:cs="Times New Roman"/>
                <w:sz w:val="20"/>
                <w:szCs w:val="18"/>
                <w:lang w:eastAsia="es-ES"/>
              </w:rPr>
            </w:pPr>
            <w:del w:id="812" w:author="Paredes, Juan A." w:date="2020-09-09T10:27:00Z">
              <w:r w:rsidRPr="00452837" w:rsidDel="00DB2637">
                <w:rPr>
                  <w:rFonts w:ascii="Times New Roman" w:eastAsia="Times New Roman" w:hAnsi="Times New Roman" w:cs="Times New Roman"/>
                  <w:sz w:val="20"/>
                  <w:szCs w:val="18"/>
                  <w:lang w:eastAsia="es-ES"/>
                </w:rPr>
                <w:delText>0.78</w:delText>
              </w:r>
            </w:del>
          </w:p>
        </w:tc>
        <w:tc>
          <w:tcPr>
            <w:tcW w:w="345" w:type="pct"/>
            <w:tcBorders>
              <w:top w:val="nil"/>
              <w:left w:val="nil"/>
              <w:bottom w:val="nil"/>
              <w:right w:val="nil"/>
            </w:tcBorders>
            <w:shd w:val="clear" w:color="000000" w:fill="FFFFFF"/>
            <w:vAlign w:val="center"/>
          </w:tcPr>
          <w:p w14:paraId="76DA6A61" w14:textId="293DF541" w:rsidR="00C53083" w:rsidRPr="00452837" w:rsidDel="00DB2637" w:rsidRDefault="00C53083" w:rsidP="007E2063">
            <w:pPr>
              <w:spacing w:line="480" w:lineRule="auto"/>
              <w:jc w:val="center"/>
              <w:rPr>
                <w:del w:id="813" w:author="Paredes, Juan A." w:date="2020-09-09T10:27:00Z"/>
                <w:rFonts w:ascii="Times New Roman" w:eastAsia="Times New Roman" w:hAnsi="Times New Roman" w:cs="Times New Roman"/>
                <w:sz w:val="20"/>
                <w:szCs w:val="18"/>
                <w:lang w:eastAsia="es-ES"/>
              </w:rPr>
            </w:pPr>
            <w:del w:id="814" w:author="Paredes, Juan A." w:date="2020-09-09T10:27:00Z">
              <w:r w:rsidRPr="00452837" w:rsidDel="00DB2637">
                <w:rPr>
                  <w:rFonts w:ascii="Times New Roman" w:eastAsia="Times New Roman" w:hAnsi="Times New Roman" w:cs="Times New Roman"/>
                  <w:sz w:val="20"/>
                  <w:szCs w:val="18"/>
                  <w:lang w:eastAsia="es-ES"/>
                </w:rPr>
                <w:delText>2.7</w:delText>
              </w:r>
            </w:del>
          </w:p>
        </w:tc>
        <w:tc>
          <w:tcPr>
            <w:tcW w:w="301" w:type="pct"/>
            <w:tcBorders>
              <w:top w:val="nil"/>
              <w:left w:val="nil"/>
              <w:bottom w:val="nil"/>
              <w:right w:val="nil"/>
            </w:tcBorders>
            <w:shd w:val="clear" w:color="000000" w:fill="FFFFFF"/>
            <w:vAlign w:val="center"/>
          </w:tcPr>
          <w:p w14:paraId="342FFF61" w14:textId="48F6984D" w:rsidR="00C53083" w:rsidRPr="00452837" w:rsidDel="00DB2637" w:rsidRDefault="00C53083" w:rsidP="007E2063">
            <w:pPr>
              <w:spacing w:line="480" w:lineRule="auto"/>
              <w:jc w:val="center"/>
              <w:rPr>
                <w:del w:id="815" w:author="Paredes, Juan A." w:date="2020-09-09T10:27:00Z"/>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3064F4B2" w14:textId="53FF102B" w:rsidR="00C53083" w:rsidRPr="00452837" w:rsidDel="00DB2637" w:rsidRDefault="00C53083" w:rsidP="007E2063">
            <w:pPr>
              <w:spacing w:line="480" w:lineRule="auto"/>
              <w:jc w:val="center"/>
              <w:rPr>
                <w:del w:id="816" w:author="Paredes, Juan A." w:date="2020-09-09T10:27:00Z"/>
                <w:rFonts w:ascii="Times New Roman" w:eastAsia="Times New Roman" w:hAnsi="Times New Roman" w:cs="Times New Roman"/>
                <w:sz w:val="20"/>
                <w:szCs w:val="18"/>
                <w:lang w:eastAsia="es-ES"/>
              </w:rPr>
            </w:pPr>
            <w:del w:id="817" w:author="Paredes, Juan A." w:date="2020-09-09T10:27:00Z">
              <w:r w:rsidRPr="00452837" w:rsidDel="00DB2637">
                <w:rPr>
                  <w:rFonts w:ascii="Times New Roman" w:eastAsia="Times New Roman" w:hAnsi="Times New Roman" w:cs="Times New Roman"/>
                  <w:sz w:val="20"/>
                  <w:szCs w:val="18"/>
                  <w:lang w:eastAsia="es-ES"/>
                </w:rPr>
                <w:delText>Penthiopyrad</w:delText>
              </w:r>
            </w:del>
          </w:p>
        </w:tc>
        <w:tc>
          <w:tcPr>
            <w:tcW w:w="309" w:type="pct"/>
            <w:tcBorders>
              <w:top w:val="nil"/>
              <w:left w:val="nil"/>
              <w:bottom w:val="nil"/>
              <w:right w:val="nil"/>
            </w:tcBorders>
            <w:shd w:val="clear" w:color="000000" w:fill="FFFFFF"/>
            <w:vAlign w:val="center"/>
            <w:hideMark/>
          </w:tcPr>
          <w:p w14:paraId="2C0C1CF1" w14:textId="043BC2AB" w:rsidR="00C53083" w:rsidRPr="00452837" w:rsidDel="00DB2637" w:rsidRDefault="00C53083" w:rsidP="007E2063">
            <w:pPr>
              <w:spacing w:line="480" w:lineRule="auto"/>
              <w:jc w:val="center"/>
              <w:rPr>
                <w:del w:id="818" w:author="Paredes, Juan A." w:date="2020-09-09T10:27:00Z"/>
                <w:rFonts w:ascii="Times New Roman" w:eastAsia="Times New Roman" w:hAnsi="Times New Roman" w:cs="Times New Roman"/>
                <w:color w:val="000000"/>
                <w:sz w:val="20"/>
                <w:szCs w:val="20"/>
              </w:rPr>
            </w:pPr>
            <w:del w:id="819" w:author="Paredes, Juan A." w:date="2020-09-09T10:27:00Z">
              <w:r w:rsidRPr="00452837" w:rsidDel="00DB2637">
                <w:rPr>
                  <w:rFonts w:ascii="Times New Roman" w:eastAsia="Times New Roman" w:hAnsi="Times New Roman" w:cs="Times New Roman"/>
                  <w:color w:val="000000"/>
                  <w:sz w:val="20"/>
                  <w:szCs w:val="20"/>
                </w:rPr>
                <w:delText>0.43</w:delText>
              </w:r>
            </w:del>
          </w:p>
        </w:tc>
        <w:tc>
          <w:tcPr>
            <w:tcW w:w="302" w:type="pct"/>
            <w:tcBorders>
              <w:top w:val="nil"/>
              <w:left w:val="nil"/>
              <w:bottom w:val="nil"/>
              <w:right w:val="nil"/>
            </w:tcBorders>
            <w:shd w:val="clear" w:color="000000" w:fill="FFFFFF"/>
            <w:vAlign w:val="center"/>
            <w:hideMark/>
          </w:tcPr>
          <w:p w14:paraId="67BF1FF1" w14:textId="55E38B22" w:rsidR="00C53083" w:rsidRPr="00452837" w:rsidDel="00DB2637" w:rsidRDefault="00C53083" w:rsidP="007E2063">
            <w:pPr>
              <w:spacing w:line="480" w:lineRule="auto"/>
              <w:jc w:val="center"/>
              <w:rPr>
                <w:del w:id="820" w:author="Paredes, Juan A." w:date="2020-09-09T10:27:00Z"/>
                <w:rFonts w:ascii="Times New Roman" w:eastAsia="Times New Roman" w:hAnsi="Times New Roman" w:cs="Times New Roman"/>
                <w:color w:val="000000"/>
                <w:sz w:val="20"/>
                <w:szCs w:val="20"/>
              </w:rPr>
            </w:pPr>
            <w:del w:id="821" w:author="Paredes, Juan A." w:date="2020-09-09T10:27:00Z">
              <w:r w:rsidRPr="00452837" w:rsidDel="00DB2637">
                <w:rPr>
                  <w:rFonts w:ascii="Times New Roman" w:eastAsia="Times New Roman" w:hAnsi="Times New Roman" w:cs="Times New Roman"/>
                  <w:color w:val="000000"/>
                  <w:sz w:val="20"/>
                  <w:szCs w:val="20"/>
                </w:rPr>
                <w:delText>0.36</w:delText>
              </w:r>
            </w:del>
          </w:p>
        </w:tc>
        <w:tc>
          <w:tcPr>
            <w:tcW w:w="306" w:type="pct"/>
            <w:tcBorders>
              <w:top w:val="nil"/>
              <w:left w:val="nil"/>
              <w:bottom w:val="nil"/>
              <w:right w:val="nil"/>
            </w:tcBorders>
            <w:shd w:val="clear" w:color="000000" w:fill="FFFFFF"/>
            <w:vAlign w:val="center"/>
            <w:hideMark/>
          </w:tcPr>
          <w:p w14:paraId="2A394AF3" w14:textId="40A909FC" w:rsidR="00C53083" w:rsidRPr="00452837" w:rsidDel="00DB2637" w:rsidRDefault="00C53083" w:rsidP="007E2063">
            <w:pPr>
              <w:spacing w:line="480" w:lineRule="auto"/>
              <w:jc w:val="center"/>
              <w:rPr>
                <w:del w:id="822" w:author="Paredes, Juan A." w:date="2020-09-09T10:27:00Z"/>
                <w:rFonts w:ascii="Times New Roman" w:eastAsia="Times New Roman" w:hAnsi="Times New Roman" w:cs="Times New Roman"/>
                <w:color w:val="000000"/>
                <w:sz w:val="20"/>
                <w:szCs w:val="20"/>
              </w:rPr>
            </w:pPr>
            <w:del w:id="823" w:author="Paredes, Juan A." w:date="2020-09-09T10:27:00Z">
              <w:r w:rsidRPr="00452837" w:rsidDel="00DB2637">
                <w:rPr>
                  <w:rFonts w:ascii="Times New Roman" w:eastAsia="Times New Roman" w:hAnsi="Times New Roman" w:cs="Times New Roman"/>
                  <w:color w:val="000000"/>
                  <w:sz w:val="20"/>
                  <w:szCs w:val="20"/>
                </w:rPr>
                <w:delText>0.5</w:delText>
              </w:r>
            </w:del>
          </w:p>
        </w:tc>
        <w:tc>
          <w:tcPr>
            <w:tcW w:w="255" w:type="pct"/>
            <w:gridSpan w:val="2"/>
            <w:tcBorders>
              <w:top w:val="nil"/>
              <w:left w:val="nil"/>
              <w:bottom w:val="nil"/>
              <w:right w:val="nil"/>
            </w:tcBorders>
            <w:shd w:val="clear" w:color="000000" w:fill="FFFFFF"/>
            <w:vAlign w:val="center"/>
            <w:hideMark/>
          </w:tcPr>
          <w:p w14:paraId="72FD236B" w14:textId="475D7F4F" w:rsidR="00C53083" w:rsidRPr="00452837" w:rsidDel="00DB2637" w:rsidRDefault="00C53083" w:rsidP="007E2063">
            <w:pPr>
              <w:spacing w:line="480" w:lineRule="auto"/>
              <w:jc w:val="center"/>
              <w:rPr>
                <w:del w:id="824" w:author="Paredes, Juan A." w:date="2020-09-09T10:27:00Z"/>
                <w:rFonts w:ascii="Times New Roman" w:eastAsia="Times New Roman" w:hAnsi="Times New Roman" w:cs="Times New Roman"/>
                <w:color w:val="000000"/>
                <w:sz w:val="20"/>
                <w:szCs w:val="20"/>
              </w:rPr>
            </w:pPr>
            <w:del w:id="825" w:author="Paredes, Juan A." w:date="2020-09-09T10:27:00Z">
              <w:r w:rsidRPr="00452837" w:rsidDel="00DB2637">
                <w:rPr>
                  <w:rFonts w:ascii="Times New Roman" w:eastAsia="Times New Roman" w:hAnsi="Times New Roman" w:cs="Times New Roman"/>
                  <w:color w:val="000000"/>
                  <w:sz w:val="20"/>
                  <w:szCs w:val="20"/>
                </w:rPr>
                <w:delText>14</w:delText>
              </w:r>
            </w:del>
          </w:p>
        </w:tc>
      </w:tr>
      <w:tr w:rsidR="00C53083" w:rsidRPr="00452837" w:rsidDel="00DB2637" w14:paraId="58375C84" w14:textId="52C76ADF" w:rsidTr="00C53083">
        <w:trPr>
          <w:trHeight w:val="288"/>
          <w:jc w:val="center"/>
          <w:del w:id="826" w:author="Paredes, Juan A." w:date="2020-09-09T10:27:00Z"/>
        </w:trPr>
        <w:tc>
          <w:tcPr>
            <w:tcW w:w="1056" w:type="pct"/>
            <w:tcBorders>
              <w:top w:val="nil"/>
              <w:left w:val="nil"/>
              <w:bottom w:val="nil"/>
              <w:right w:val="nil"/>
            </w:tcBorders>
            <w:shd w:val="clear" w:color="000000" w:fill="FFFFFF"/>
            <w:vAlign w:val="center"/>
            <w:hideMark/>
          </w:tcPr>
          <w:p w14:paraId="0836BC85" w14:textId="6C421B29" w:rsidR="00C53083" w:rsidRPr="00452837" w:rsidDel="00DB2637" w:rsidRDefault="00C53083" w:rsidP="007E2063">
            <w:pPr>
              <w:spacing w:line="480" w:lineRule="auto"/>
              <w:jc w:val="center"/>
              <w:rPr>
                <w:del w:id="827" w:author="Paredes, Juan A." w:date="2020-09-09T10:27:00Z"/>
                <w:rFonts w:ascii="Times New Roman" w:eastAsia="Times New Roman" w:hAnsi="Times New Roman" w:cs="Times New Roman"/>
                <w:sz w:val="20"/>
                <w:szCs w:val="18"/>
                <w:lang w:eastAsia="es-ES"/>
              </w:rPr>
            </w:pPr>
            <w:del w:id="828" w:author="Paredes, Juan A." w:date="2020-09-09T10:27:00Z">
              <w:r w:rsidRPr="00452837" w:rsidDel="00DB2637">
                <w:rPr>
                  <w:rFonts w:ascii="Times New Roman" w:eastAsia="Times New Roman" w:hAnsi="Times New Roman" w:cs="Times New Roman"/>
                  <w:sz w:val="20"/>
                  <w:szCs w:val="18"/>
                  <w:lang w:eastAsia="es-ES"/>
                </w:rPr>
                <w:delText>Penthiopyrad</w:delText>
              </w:r>
            </w:del>
          </w:p>
        </w:tc>
        <w:tc>
          <w:tcPr>
            <w:tcW w:w="357" w:type="pct"/>
            <w:tcBorders>
              <w:top w:val="nil"/>
              <w:left w:val="nil"/>
              <w:bottom w:val="nil"/>
              <w:right w:val="nil"/>
            </w:tcBorders>
            <w:shd w:val="clear" w:color="000000" w:fill="FFFFFF"/>
            <w:vAlign w:val="center"/>
            <w:hideMark/>
          </w:tcPr>
          <w:p w14:paraId="36EAE2B4" w14:textId="3B30F6A4" w:rsidR="00C53083" w:rsidRPr="00452837" w:rsidDel="00DB2637" w:rsidRDefault="00C53083" w:rsidP="007E2063">
            <w:pPr>
              <w:spacing w:line="480" w:lineRule="auto"/>
              <w:jc w:val="center"/>
              <w:rPr>
                <w:del w:id="829" w:author="Paredes, Juan A." w:date="2020-09-09T10:27:00Z"/>
                <w:rFonts w:ascii="Times New Roman" w:eastAsia="Times New Roman" w:hAnsi="Times New Roman" w:cs="Times New Roman"/>
                <w:sz w:val="20"/>
                <w:szCs w:val="18"/>
                <w:lang w:eastAsia="es-ES"/>
              </w:rPr>
            </w:pPr>
            <w:del w:id="830" w:author="Paredes, Juan A." w:date="2020-09-09T10:27:00Z">
              <w:r w:rsidRPr="00452837" w:rsidDel="00DB2637">
                <w:rPr>
                  <w:rFonts w:ascii="Times New Roman" w:eastAsia="Times New Roman" w:hAnsi="Times New Roman" w:cs="Times New Roman"/>
                  <w:sz w:val="20"/>
                  <w:szCs w:val="18"/>
                  <w:lang w:eastAsia="es-ES"/>
                </w:rPr>
                <w:delText>0.72</w:delText>
              </w:r>
            </w:del>
          </w:p>
        </w:tc>
        <w:tc>
          <w:tcPr>
            <w:tcW w:w="385" w:type="pct"/>
            <w:tcBorders>
              <w:top w:val="nil"/>
              <w:left w:val="nil"/>
              <w:bottom w:val="nil"/>
              <w:right w:val="nil"/>
            </w:tcBorders>
            <w:shd w:val="clear" w:color="000000" w:fill="FFFFFF"/>
            <w:vAlign w:val="center"/>
            <w:hideMark/>
          </w:tcPr>
          <w:p w14:paraId="6C07E98E" w14:textId="2D128F24" w:rsidR="00C53083" w:rsidRPr="00452837" w:rsidDel="00DB2637" w:rsidRDefault="00C53083" w:rsidP="007E2063">
            <w:pPr>
              <w:spacing w:line="480" w:lineRule="auto"/>
              <w:jc w:val="center"/>
              <w:rPr>
                <w:del w:id="831" w:author="Paredes, Juan A." w:date="2020-09-09T10:27:00Z"/>
                <w:rFonts w:ascii="Times New Roman" w:eastAsia="Times New Roman" w:hAnsi="Times New Roman" w:cs="Times New Roman"/>
                <w:sz w:val="20"/>
                <w:szCs w:val="18"/>
                <w:lang w:eastAsia="es-ES"/>
              </w:rPr>
            </w:pPr>
            <w:del w:id="832" w:author="Paredes, Juan A." w:date="2020-09-09T10:27:00Z">
              <w:r w:rsidRPr="00452837" w:rsidDel="00DB2637">
                <w:rPr>
                  <w:rFonts w:ascii="Times New Roman" w:eastAsia="Times New Roman" w:hAnsi="Times New Roman" w:cs="Times New Roman"/>
                  <w:sz w:val="20"/>
                  <w:szCs w:val="18"/>
                  <w:lang w:eastAsia="es-ES"/>
                </w:rPr>
                <w:delText>0.63</w:delText>
              </w:r>
            </w:del>
          </w:p>
        </w:tc>
        <w:tc>
          <w:tcPr>
            <w:tcW w:w="393" w:type="pct"/>
            <w:tcBorders>
              <w:top w:val="nil"/>
              <w:left w:val="nil"/>
              <w:bottom w:val="nil"/>
              <w:right w:val="nil"/>
            </w:tcBorders>
            <w:shd w:val="clear" w:color="000000" w:fill="FFFFFF"/>
            <w:vAlign w:val="center"/>
            <w:hideMark/>
          </w:tcPr>
          <w:p w14:paraId="0697E872" w14:textId="6DBF7AD3" w:rsidR="00C53083" w:rsidRPr="00452837" w:rsidDel="00DB2637" w:rsidRDefault="00C53083" w:rsidP="007E2063">
            <w:pPr>
              <w:spacing w:line="480" w:lineRule="auto"/>
              <w:jc w:val="center"/>
              <w:rPr>
                <w:del w:id="833" w:author="Paredes, Juan A." w:date="2020-09-09T10:27:00Z"/>
                <w:rFonts w:ascii="Times New Roman" w:eastAsia="Times New Roman" w:hAnsi="Times New Roman" w:cs="Times New Roman"/>
                <w:sz w:val="20"/>
                <w:szCs w:val="18"/>
                <w:lang w:eastAsia="es-ES"/>
              </w:rPr>
            </w:pPr>
            <w:del w:id="834" w:author="Paredes, Juan A." w:date="2020-09-09T10:27:00Z">
              <w:r w:rsidRPr="00452837" w:rsidDel="00DB2637">
                <w:rPr>
                  <w:rFonts w:ascii="Times New Roman" w:eastAsia="Times New Roman" w:hAnsi="Times New Roman" w:cs="Times New Roman"/>
                  <w:sz w:val="20"/>
                  <w:szCs w:val="18"/>
                  <w:lang w:eastAsia="es-ES"/>
                </w:rPr>
                <w:delText>0.79</w:delText>
              </w:r>
            </w:del>
          </w:p>
        </w:tc>
        <w:tc>
          <w:tcPr>
            <w:tcW w:w="345" w:type="pct"/>
            <w:tcBorders>
              <w:top w:val="nil"/>
              <w:left w:val="nil"/>
              <w:bottom w:val="nil"/>
              <w:right w:val="nil"/>
            </w:tcBorders>
            <w:shd w:val="clear" w:color="000000" w:fill="FFFFFF"/>
            <w:vAlign w:val="center"/>
          </w:tcPr>
          <w:p w14:paraId="0CBD1AA2" w14:textId="280935B0" w:rsidR="00C53083" w:rsidRPr="00452837" w:rsidDel="00DB2637" w:rsidRDefault="00C53083" w:rsidP="007E2063">
            <w:pPr>
              <w:spacing w:line="480" w:lineRule="auto"/>
              <w:jc w:val="center"/>
              <w:rPr>
                <w:del w:id="835" w:author="Paredes, Juan A." w:date="2020-09-09T10:27:00Z"/>
                <w:rFonts w:ascii="Times New Roman" w:eastAsia="Times New Roman" w:hAnsi="Times New Roman" w:cs="Times New Roman"/>
                <w:sz w:val="20"/>
                <w:szCs w:val="18"/>
                <w:lang w:eastAsia="es-ES"/>
              </w:rPr>
            </w:pPr>
            <w:del w:id="836" w:author="Paredes, Juan A." w:date="2020-09-09T10:27:00Z">
              <w:r w:rsidRPr="00452837" w:rsidDel="00DB2637">
                <w:rPr>
                  <w:rFonts w:ascii="Times New Roman" w:eastAsia="Times New Roman" w:hAnsi="Times New Roman" w:cs="Times New Roman"/>
                  <w:sz w:val="20"/>
                  <w:szCs w:val="18"/>
                  <w:lang w:eastAsia="es-ES"/>
                </w:rPr>
                <w:delText>1.4</w:delText>
              </w:r>
            </w:del>
          </w:p>
        </w:tc>
        <w:tc>
          <w:tcPr>
            <w:tcW w:w="301" w:type="pct"/>
            <w:tcBorders>
              <w:top w:val="nil"/>
              <w:left w:val="nil"/>
              <w:bottom w:val="nil"/>
              <w:right w:val="nil"/>
            </w:tcBorders>
            <w:shd w:val="clear" w:color="000000" w:fill="FFFFFF"/>
            <w:vAlign w:val="center"/>
          </w:tcPr>
          <w:p w14:paraId="4DB37BB0" w14:textId="045D7BE8" w:rsidR="00C53083" w:rsidRPr="00452837" w:rsidDel="00DB2637" w:rsidRDefault="00C53083" w:rsidP="007E2063">
            <w:pPr>
              <w:spacing w:line="480" w:lineRule="auto"/>
              <w:jc w:val="center"/>
              <w:rPr>
                <w:del w:id="837" w:author="Paredes, Juan A." w:date="2020-09-09T10:27:00Z"/>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799CE9AC" w14:textId="3A78127B" w:rsidR="00C53083" w:rsidRPr="00452837" w:rsidDel="00DB2637" w:rsidRDefault="00C53083" w:rsidP="007E2063">
            <w:pPr>
              <w:spacing w:line="480" w:lineRule="auto"/>
              <w:jc w:val="center"/>
              <w:rPr>
                <w:del w:id="838" w:author="Paredes, Juan A." w:date="2020-09-09T10:27:00Z"/>
                <w:rFonts w:ascii="Times New Roman" w:eastAsia="Times New Roman" w:hAnsi="Times New Roman" w:cs="Times New Roman"/>
                <w:sz w:val="20"/>
                <w:szCs w:val="18"/>
                <w:lang w:eastAsia="es-ES"/>
              </w:rPr>
            </w:pPr>
            <w:del w:id="839" w:author="Paredes, Juan A." w:date="2020-09-09T10:27:00Z">
              <w:r w:rsidRPr="00452837" w:rsidDel="00DB2637">
                <w:rPr>
                  <w:rFonts w:ascii="Times New Roman" w:eastAsia="Times New Roman" w:hAnsi="Times New Roman" w:cs="Times New Roman"/>
                  <w:sz w:val="20"/>
                  <w:szCs w:val="18"/>
                  <w:lang w:eastAsia="es-ES"/>
                </w:rPr>
                <w:delText>Check</w:delText>
              </w:r>
            </w:del>
          </w:p>
        </w:tc>
        <w:tc>
          <w:tcPr>
            <w:tcW w:w="309" w:type="pct"/>
            <w:tcBorders>
              <w:top w:val="nil"/>
              <w:left w:val="nil"/>
              <w:bottom w:val="nil"/>
              <w:right w:val="nil"/>
            </w:tcBorders>
            <w:shd w:val="clear" w:color="000000" w:fill="FFFFFF"/>
            <w:vAlign w:val="center"/>
            <w:hideMark/>
          </w:tcPr>
          <w:p w14:paraId="13BD6A6A" w14:textId="14D83AB3" w:rsidR="00C53083" w:rsidRPr="00452837" w:rsidDel="00DB2637" w:rsidRDefault="00C53083" w:rsidP="007E2063">
            <w:pPr>
              <w:spacing w:line="480" w:lineRule="auto"/>
              <w:jc w:val="center"/>
              <w:rPr>
                <w:del w:id="840" w:author="Paredes, Juan A." w:date="2020-09-09T10:27:00Z"/>
                <w:rFonts w:ascii="Times New Roman" w:eastAsia="Times New Roman" w:hAnsi="Times New Roman" w:cs="Times New Roman"/>
                <w:color w:val="000000"/>
                <w:sz w:val="20"/>
                <w:szCs w:val="20"/>
              </w:rPr>
            </w:pPr>
            <w:del w:id="841" w:author="Paredes, Juan A." w:date="2020-09-09T10:27:00Z">
              <w:r w:rsidRPr="00452837" w:rsidDel="00DB2637">
                <w:rPr>
                  <w:rFonts w:ascii="Times New Roman" w:eastAsia="Times New Roman" w:hAnsi="Times New Roman" w:cs="Times New Roman"/>
                  <w:color w:val="000000"/>
                  <w:sz w:val="20"/>
                  <w:szCs w:val="20"/>
                </w:rPr>
                <w:delText>0.5</w:delText>
              </w:r>
            </w:del>
          </w:p>
        </w:tc>
        <w:tc>
          <w:tcPr>
            <w:tcW w:w="302" w:type="pct"/>
            <w:tcBorders>
              <w:top w:val="nil"/>
              <w:left w:val="nil"/>
              <w:bottom w:val="nil"/>
              <w:right w:val="nil"/>
            </w:tcBorders>
            <w:shd w:val="clear" w:color="000000" w:fill="FFFFFF"/>
            <w:vAlign w:val="center"/>
            <w:hideMark/>
          </w:tcPr>
          <w:p w14:paraId="64A832F5" w14:textId="204FF800" w:rsidR="00C53083" w:rsidRPr="00452837" w:rsidDel="00DB2637" w:rsidRDefault="00C53083" w:rsidP="007E2063">
            <w:pPr>
              <w:spacing w:line="480" w:lineRule="auto"/>
              <w:jc w:val="center"/>
              <w:rPr>
                <w:del w:id="842" w:author="Paredes, Juan A." w:date="2020-09-09T10:27:00Z"/>
                <w:rFonts w:ascii="Times New Roman" w:eastAsia="Times New Roman" w:hAnsi="Times New Roman" w:cs="Times New Roman"/>
                <w:color w:val="000000"/>
                <w:sz w:val="20"/>
                <w:szCs w:val="20"/>
              </w:rPr>
            </w:pPr>
            <w:del w:id="843" w:author="Paredes, Juan A." w:date="2020-09-09T10:27:00Z">
              <w:r w:rsidRPr="00452837" w:rsidDel="00DB2637">
                <w:rPr>
                  <w:rFonts w:ascii="Times New Roman" w:eastAsia="Times New Roman" w:hAnsi="Times New Roman" w:cs="Times New Roman"/>
                  <w:color w:val="000000"/>
                  <w:sz w:val="20"/>
                  <w:szCs w:val="20"/>
                </w:rPr>
                <w:delText>0.44</w:delText>
              </w:r>
            </w:del>
          </w:p>
        </w:tc>
        <w:tc>
          <w:tcPr>
            <w:tcW w:w="306" w:type="pct"/>
            <w:tcBorders>
              <w:top w:val="nil"/>
              <w:left w:val="nil"/>
              <w:bottom w:val="nil"/>
              <w:right w:val="nil"/>
            </w:tcBorders>
            <w:shd w:val="clear" w:color="000000" w:fill="FFFFFF"/>
            <w:vAlign w:val="center"/>
            <w:hideMark/>
          </w:tcPr>
          <w:p w14:paraId="23B7C1AA" w14:textId="420D5A8B" w:rsidR="00C53083" w:rsidRPr="00452837" w:rsidDel="00DB2637" w:rsidRDefault="00C53083" w:rsidP="007E2063">
            <w:pPr>
              <w:spacing w:line="480" w:lineRule="auto"/>
              <w:jc w:val="center"/>
              <w:rPr>
                <w:del w:id="844" w:author="Paredes, Juan A." w:date="2020-09-09T10:27:00Z"/>
                <w:rFonts w:ascii="Times New Roman" w:eastAsia="Times New Roman" w:hAnsi="Times New Roman" w:cs="Times New Roman"/>
                <w:color w:val="000000"/>
                <w:sz w:val="20"/>
                <w:szCs w:val="20"/>
              </w:rPr>
            </w:pPr>
            <w:del w:id="845" w:author="Paredes, Juan A." w:date="2020-09-09T10:27:00Z">
              <w:r w:rsidRPr="00452837" w:rsidDel="00DB2637">
                <w:rPr>
                  <w:rFonts w:ascii="Times New Roman" w:eastAsia="Times New Roman" w:hAnsi="Times New Roman" w:cs="Times New Roman"/>
                  <w:color w:val="000000"/>
                  <w:sz w:val="20"/>
                  <w:szCs w:val="20"/>
                </w:rPr>
                <w:delText>0.56</w:delText>
              </w:r>
            </w:del>
          </w:p>
        </w:tc>
        <w:tc>
          <w:tcPr>
            <w:tcW w:w="255" w:type="pct"/>
            <w:gridSpan w:val="2"/>
            <w:tcBorders>
              <w:top w:val="nil"/>
              <w:left w:val="nil"/>
              <w:bottom w:val="nil"/>
              <w:right w:val="nil"/>
            </w:tcBorders>
            <w:shd w:val="clear" w:color="000000" w:fill="FFFFFF"/>
            <w:vAlign w:val="center"/>
            <w:hideMark/>
          </w:tcPr>
          <w:p w14:paraId="5B8D565F" w14:textId="55AFC28C" w:rsidR="00C53083" w:rsidRPr="00452837" w:rsidDel="00DB2637" w:rsidRDefault="00C53083" w:rsidP="007E2063">
            <w:pPr>
              <w:spacing w:line="480" w:lineRule="auto"/>
              <w:jc w:val="center"/>
              <w:rPr>
                <w:del w:id="846" w:author="Paredes, Juan A." w:date="2020-09-09T10:27:00Z"/>
                <w:rFonts w:ascii="Times New Roman" w:eastAsia="Times New Roman" w:hAnsi="Times New Roman" w:cs="Times New Roman"/>
                <w:color w:val="000000"/>
                <w:sz w:val="20"/>
                <w:szCs w:val="20"/>
              </w:rPr>
            </w:pPr>
            <w:del w:id="847" w:author="Paredes, Juan A." w:date="2020-09-09T10:27:00Z">
              <w:r w:rsidRPr="00452837" w:rsidDel="00DB2637">
                <w:rPr>
                  <w:rFonts w:ascii="Times New Roman" w:eastAsia="Times New Roman" w:hAnsi="Times New Roman" w:cs="Times New Roman"/>
                  <w:color w:val="000000"/>
                  <w:sz w:val="20"/>
                  <w:szCs w:val="20"/>
                </w:rPr>
                <w:delText>0</w:delText>
              </w:r>
            </w:del>
          </w:p>
        </w:tc>
      </w:tr>
      <w:tr w:rsidR="00C53083" w:rsidRPr="00452837" w:rsidDel="00DB2637" w14:paraId="328B7DDF" w14:textId="36132C51" w:rsidTr="00C53083">
        <w:trPr>
          <w:trHeight w:val="288"/>
          <w:jc w:val="center"/>
          <w:del w:id="848" w:author="Paredes, Juan A." w:date="2020-09-09T10:27:00Z"/>
        </w:trPr>
        <w:tc>
          <w:tcPr>
            <w:tcW w:w="1056" w:type="pct"/>
            <w:tcBorders>
              <w:top w:val="nil"/>
              <w:left w:val="nil"/>
              <w:bottom w:val="nil"/>
              <w:right w:val="nil"/>
            </w:tcBorders>
            <w:shd w:val="clear" w:color="000000" w:fill="FFFFFF"/>
            <w:vAlign w:val="center"/>
            <w:hideMark/>
          </w:tcPr>
          <w:p w14:paraId="5EE52445" w14:textId="2764054F" w:rsidR="00C53083" w:rsidRPr="00452837" w:rsidDel="00DB2637" w:rsidRDefault="00C53083" w:rsidP="007E2063">
            <w:pPr>
              <w:spacing w:line="480" w:lineRule="auto"/>
              <w:jc w:val="center"/>
              <w:rPr>
                <w:del w:id="849" w:author="Paredes, Juan A." w:date="2020-09-09T10:27:00Z"/>
                <w:rFonts w:ascii="Times New Roman" w:eastAsia="Times New Roman" w:hAnsi="Times New Roman" w:cs="Times New Roman"/>
                <w:sz w:val="20"/>
                <w:szCs w:val="18"/>
                <w:lang w:eastAsia="es-ES"/>
              </w:rPr>
            </w:pPr>
            <w:del w:id="850" w:author="Paredes, Juan A." w:date="2020-09-09T10:27:00Z">
              <w:r w:rsidRPr="00452837" w:rsidDel="00DB2637">
                <w:rPr>
                  <w:rFonts w:ascii="Times New Roman" w:eastAsia="Times New Roman" w:hAnsi="Times New Roman" w:cs="Times New Roman"/>
                  <w:sz w:val="20"/>
                  <w:szCs w:val="18"/>
                  <w:lang w:eastAsia="es-ES"/>
                </w:rPr>
                <w:delText>Check</w:delText>
              </w:r>
            </w:del>
          </w:p>
        </w:tc>
        <w:tc>
          <w:tcPr>
            <w:tcW w:w="357" w:type="pct"/>
            <w:tcBorders>
              <w:top w:val="nil"/>
              <w:left w:val="nil"/>
              <w:bottom w:val="nil"/>
              <w:right w:val="nil"/>
            </w:tcBorders>
            <w:shd w:val="clear" w:color="000000" w:fill="FFFFFF"/>
            <w:vAlign w:val="center"/>
            <w:hideMark/>
          </w:tcPr>
          <w:p w14:paraId="17AD4F9F" w14:textId="19D1E694" w:rsidR="00C53083" w:rsidRPr="00452837" w:rsidDel="00DB2637" w:rsidRDefault="00C53083" w:rsidP="007E2063">
            <w:pPr>
              <w:spacing w:line="480" w:lineRule="auto"/>
              <w:jc w:val="center"/>
              <w:rPr>
                <w:del w:id="851" w:author="Paredes, Juan A." w:date="2020-09-09T10:27:00Z"/>
                <w:rFonts w:ascii="Times New Roman" w:eastAsia="Times New Roman" w:hAnsi="Times New Roman" w:cs="Times New Roman"/>
                <w:sz w:val="20"/>
                <w:szCs w:val="18"/>
                <w:lang w:eastAsia="es-ES"/>
              </w:rPr>
            </w:pPr>
            <w:del w:id="852" w:author="Paredes, Juan A." w:date="2020-09-09T10:27:00Z">
              <w:r w:rsidRPr="00452837" w:rsidDel="00DB2637">
                <w:rPr>
                  <w:rFonts w:ascii="Times New Roman" w:eastAsia="Times New Roman" w:hAnsi="Times New Roman" w:cs="Times New Roman"/>
                  <w:sz w:val="20"/>
                  <w:szCs w:val="18"/>
                  <w:lang w:eastAsia="es-ES"/>
                </w:rPr>
                <w:delText>0.73</w:delText>
              </w:r>
            </w:del>
          </w:p>
        </w:tc>
        <w:tc>
          <w:tcPr>
            <w:tcW w:w="385" w:type="pct"/>
            <w:tcBorders>
              <w:top w:val="nil"/>
              <w:left w:val="nil"/>
              <w:bottom w:val="nil"/>
              <w:right w:val="nil"/>
            </w:tcBorders>
            <w:shd w:val="clear" w:color="000000" w:fill="FFFFFF"/>
            <w:vAlign w:val="center"/>
            <w:hideMark/>
          </w:tcPr>
          <w:p w14:paraId="6ED45775" w14:textId="7EB461CC" w:rsidR="00C53083" w:rsidRPr="00452837" w:rsidDel="00DB2637" w:rsidRDefault="00C53083" w:rsidP="007E2063">
            <w:pPr>
              <w:spacing w:line="480" w:lineRule="auto"/>
              <w:jc w:val="center"/>
              <w:rPr>
                <w:del w:id="853" w:author="Paredes, Juan A." w:date="2020-09-09T10:27:00Z"/>
                <w:rFonts w:ascii="Times New Roman" w:eastAsia="Times New Roman" w:hAnsi="Times New Roman" w:cs="Times New Roman"/>
                <w:sz w:val="20"/>
                <w:szCs w:val="18"/>
                <w:lang w:eastAsia="es-ES"/>
              </w:rPr>
            </w:pPr>
            <w:del w:id="854" w:author="Paredes, Juan A." w:date="2020-09-09T10:27:00Z">
              <w:r w:rsidRPr="00452837" w:rsidDel="00DB2637">
                <w:rPr>
                  <w:rFonts w:ascii="Times New Roman" w:eastAsia="Times New Roman" w:hAnsi="Times New Roman" w:cs="Times New Roman"/>
                  <w:sz w:val="20"/>
                  <w:szCs w:val="18"/>
                  <w:lang w:eastAsia="es-ES"/>
                </w:rPr>
                <w:delText>0.65</w:delText>
              </w:r>
            </w:del>
          </w:p>
        </w:tc>
        <w:tc>
          <w:tcPr>
            <w:tcW w:w="393" w:type="pct"/>
            <w:tcBorders>
              <w:top w:val="nil"/>
              <w:left w:val="nil"/>
              <w:bottom w:val="nil"/>
              <w:right w:val="nil"/>
            </w:tcBorders>
            <w:shd w:val="clear" w:color="000000" w:fill="FFFFFF"/>
            <w:vAlign w:val="center"/>
            <w:hideMark/>
          </w:tcPr>
          <w:p w14:paraId="632C1565" w14:textId="5DEF5CD5" w:rsidR="00C53083" w:rsidRPr="00452837" w:rsidDel="00DB2637" w:rsidRDefault="00C53083" w:rsidP="007E2063">
            <w:pPr>
              <w:spacing w:line="480" w:lineRule="auto"/>
              <w:jc w:val="center"/>
              <w:rPr>
                <w:del w:id="855" w:author="Paredes, Juan A." w:date="2020-09-09T10:27:00Z"/>
                <w:rFonts w:ascii="Times New Roman" w:eastAsia="Times New Roman" w:hAnsi="Times New Roman" w:cs="Times New Roman"/>
                <w:sz w:val="20"/>
                <w:szCs w:val="18"/>
                <w:lang w:eastAsia="es-ES"/>
              </w:rPr>
            </w:pPr>
            <w:del w:id="856" w:author="Paredes, Juan A." w:date="2020-09-09T10:27:00Z">
              <w:r w:rsidRPr="00452837" w:rsidDel="00DB2637">
                <w:rPr>
                  <w:rFonts w:ascii="Times New Roman" w:eastAsia="Times New Roman" w:hAnsi="Times New Roman" w:cs="Times New Roman"/>
                  <w:sz w:val="20"/>
                  <w:szCs w:val="18"/>
                  <w:lang w:eastAsia="es-ES"/>
                </w:rPr>
                <w:delText>0.80</w:delText>
              </w:r>
            </w:del>
          </w:p>
        </w:tc>
        <w:tc>
          <w:tcPr>
            <w:tcW w:w="345" w:type="pct"/>
            <w:tcBorders>
              <w:top w:val="nil"/>
              <w:left w:val="nil"/>
              <w:bottom w:val="nil"/>
              <w:right w:val="nil"/>
            </w:tcBorders>
            <w:shd w:val="clear" w:color="000000" w:fill="FFFFFF"/>
            <w:vAlign w:val="center"/>
          </w:tcPr>
          <w:p w14:paraId="2D3DA121" w14:textId="3C1E7B42" w:rsidR="00C53083" w:rsidRPr="00452837" w:rsidDel="00DB2637" w:rsidRDefault="00C53083" w:rsidP="007E2063">
            <w:pPr>
              <w:spacing w:line="480" w:lineRule="auto"/>
              <w:jc w:val="center"/>
              <w:rPr>
                <w:del w:id="857" w:author="Paredes, Juan A." w:date="2020-09-09T10:27:00Z"/>
                <w:rFonts w:ascii="Times New Roman" w:eastAsia="Times New Roman" w:hAnsi="Times New Roman" w:cs="Times New Roman"/>
                <w:sz w:val="20"/>
                <w:szCs w:val="18"/>
                <w:lang w:eastAsia="es-ES"/>
              </w:rPr>
            </w:pPr>
            <w:del w:id="858" w:author="Paredes, Juan A." w:date="2020-09-09T10:27:00Z">
              <w:r w:rsidRPr="00452837" w:rsidDel="00DB2637">
                <w:rPr>
                  <w:rFonts w:ascii="Times New Roman" w:eastAsia="Times New Roman" w:hAnsi="Times New Roman" w:cs="Times New Roman"/>
                  <w:sz w:val="20"/>
                  <w:szCs w:val="18"/>
                  <w:lang w:eastAsia="es-ES"/>
                </w:rPr>
                <w:delText>0</w:delText>
              </w:r>
            </w:del>
          </w:p>
        </w:tc>
        <w:tc>
          <w:tcPr>
            <w:tcW w:w="301" w:type="pct"/>
            <w:tcBorders>
              <w:top w:val="nil"/>
              <w:left w:val="nil"/>
              <w:bottom w:val="nil"/>
              <w:right w:val="nil"/>
            </w:tcBorders>
            <w:shd w:val="clear" w:color="000000" w:fill="FFFFFF"/>
            <w:vAlign w:val="center"/>
          </w:tcPr>
          <w:p w14:paraId="305B35DF" w14:textId="786B5B47" w:rsidR="00C53083" w:rsidRPr="00452837" w:rsidDel="00DB2637" w:rsidRDefault="00C53083" w:rsidP="007E2063">
            <w:pPr>
              <w:spacing w:line="480" w:lineRule="auto"/>
              <w:jc w:val="center"/>
              <w:rPr>
                <w:del w:id="859" w:author="Paredes, Juan A." w:date="2020-09-09T10:27:00Z"/>
                <w:rFonts w:ascii="Times New Roman" w:eastAsia="Times New Roman" w:hAnsi="Times New Roman" w:cs="Times New Roman"/>
                <w:sz w:val="20"/>
                <w:szCs w:val="18"/>
                <w:lang w:eastAsia="es-ES"/>
              </w:rPr>
            </w:pPr>
          </w:p>
        </w:tc>
        <w:tc>
          <w:tcPr>
            <w:tcW w:w="991" w:type="pct"/>
            <w:gridSpan w:val="3"/>
            <w:tcBorders>
              <w:top w:val="nil"/>
              <w:left w:val="nil"/>
              <w:bottom w:val="nil"/>
              <w:right w:val="nil"/>
            </w:tcBorders>
            <w:shd w:val="clear" w:color="000000" w:fill="FFFFFF"/>
            <w:vAlign w:val="center"/>
            <w:hideMark/>
          </w:tcPr>
          <w:p w14:paraId="362E7F68" w14:textId="2A157F8F" w:rsidR="00C53083" w:rsidRPr="00452837" w:rsidDel="00DB2637" w:rsidRDefault="00C53083" w:rsidP="007E2063">
            <w:pPr>
              <w:spacing w:line="480" w:lineRule="auto"/>
              <w:jc w:val="center"/>
              <w:rPr>
                <w:del w:id="860" w:author="Paredes, Juan A." w:date="2020-09-09T10:27:00Z"/>
                <w:rFonts w:ascii="Times New Roman" w:eastAsia="Times New Roman" w:hAnsi="Times New Roman" w:cs="Times New Roman"/>
                <w:sz w:val="20"/>
                <w:szCs w:val="18"/>
                <w:lang w:eastAsia="es-ES"/>
              </w:rPr>
            </w:pPr>
            <w:del w:id="861" w:author="Paredes, Juan A." w:date="2020-09-09T10:27:00Z">
              <w:r w:rsidRPr="00452837" w:rsidDel="00DB2637">
                <w:rPr>
                  <w:rFonts w:ascii="Times New Roman" w:eastAsia="Times New Roman" w:hAnsi="Times New Roman" w:cs="Times New Roman"/>
                  <w:sz w:val="20"/>
                  <w:szCs w:val="18"/>
                  <w:lang w:eastAsia="es-ES"/>
                </w:rPr>
                <w:delText>Thiophanate-Methyl</w:delText>
              </w:r>
            </w:del>
          </w:p>
        </w:tc>
        <w:tc>
          <w:tcPr>
            <w:tcW w:w="309" w:type="pct"/>
            <w:tcBorders>
              <w:top w:val="nil"/>
              <w:left w:val="nil"/>
              <w:bottom w:val="nil"/>
              <w:right w:val="nil"/>
            </w:tcBorders>
            <w:shd w:val="clear" w:color="000000" w:fill="FFFFFF"/>
            <w:vAlign w:val="center"/>
            <w:hideMark/>
          </w:tcPr>
          <w:p w14:paraId="30DA98FE" w14:textId="346B5FFC" w:rsidR="00C53083" w:rsidRPr="00452837" w:rsidDel="00DB2637" w:rsidRDefault="00C53083" w:rsidP="007E2063">
            <w:pPr>
              <w:spacing w:line="480" w:lineRule="auto"/>
              <w:jc w:val="center"/>
              <w:rPr>
                <w:del w:id="862" w:author="Paredes, Juan A." w:date="2020-09-09T10:27:00Z"/>
                <w:rFonts w:ascii="Times New Roman" w:eastAsia="Times New Roman" w:hAnsi="Times New Roman" w:cs="Times New Roman"/>
                <w:color w:val="000000"/>
                <w:sz w:val="20"/>
                <w:szCs w:val="20"/>
              </w:rPr>
            </w:pPr>
            <w:del w:id="863" w:author="Paredes, Juan A." w:date="2020-09-09T10:27:00Z">
              <w:r w:rsidRPr="00452837" w:rsidDel="00DB2637">
                <w:rPr>
                  <w:rFonts w:ascii="Times New Roman" w:eastAsia="Times New Roman" w:hAnsi="Times New Roman" w:cs="Times New Roman"/>
                  <w:color w:val="000000"/>
                  <w:sz w:val="20"/>
                  <w:szCs w:val="20"/>
                </w:rPr>
                <w:delText>0.51</w:delText>
              </w:r>
            </w:del>
          </w:p>
        </w:tc>
        <w:tc>
          <w:tcPr>
            <w:tcW w:w="302" w:type="pct"/>
            <w:tcBorders>
              <w:top w:val="nil"/>
              <w:left w:val="nil"/>
              <w:bottom w:val="nil"/>
              <w:right w:val="nil"/>
            </w:tcBorders>
            <w:shd w:val="clear" w:color="000000" w:fill="FFFFFF"/>
            <w:vAlign w:val="center"/>
            <w:hideMark/>
          </w:tcPr>
          <w:p w14:paraId="4D2C0471" w14:textId="4A57D483" w:rsidR="00C53083" w:rsidRPr="00452837" w:rsidDel="00DB2637" w:rsidRDefault="00C53083" w:rsidP="007E2063">
            <w:pPr>
              <w:spacing w:line="480" w:lineRule="auto"/>
              <w:jc w:val="center"/>
              <w:rPr>
                <w:del w:id="864" w:author="Paredes, Juan A." w:date="2020-09-09T10:27:00Z"/>
                <w:rFonts w:ascii="Times New Roman" w:eastAsia="Times New Roman" w:hAnsi="Times New Roman" w:cs="Times New Roman"/>
                <w:color w:val="000000"/>
                <w:sz w:val="20"/>
                <w:szCs w:val="20"/>
              </w:rPr>
            </w:pPr>
            <w:del w:id="865" w:author="Paredes, Juan A." w:date="2020-09-09T10:27:00Z">
              <w:r w:rsidRPr="00452837" w:rsidDel="00DB2637">
                <w:rPr>
                  <w:rFonts w:ascii="Times New Roman" w:eastAsia="Times New Roman" w:hAnsi="Times New Roman" w:cs="Times New Roman"/>
                  <w:color w:val="000000"/>
                  <w:sz w:val="20"/>
                  <w:szCs w:val="20"/>
                </w:rPr>
                <w:delText>0.43</w:delText>
              </w:r>
            </w:del>
          </w:p>
        </w:tc>
        <w:tc>
          <w:tcPr>
            <w:tcW w:w="306" w:type="pct"/>
            <w:tcBorders>
              <w:top w:val="nil"/>
              <w:left w:val="nil"/>
              <w:bottom w:val="nil"/>
              <w:right w:val="nil"/>
            </w:tcBorders>
            <w:shd w:val="clear" w:color="000000" w:fill="FFFFFF"/>
            <w:vAlign w:val="center"/>
            <w:hideMark/>
          </w:tcPr>
          <w:p w14:paraId="2CB3376C" w14:textId="2C297F2D" w:rsidR="00C53083" w:rsidRPr="00452837" w:rsidDel="00DB2637" w:rsidRDefault="00C53083" w:rsidP="007E2063">
            <w:pPr>
              <w:spacing w:line="480" w:lineRule="auto"/>
              <w:jc w:val="center"/>
              <w:rPr>
                <w:del w:id="866" w:author="Paredes, Juan A." w:date="2020-09-09T10:27:00Z"/>
                <w:rFonts w:ascii="Times New Roman" w:eastAsia="Times New Roman" w:hAnsi="Times New Roman" w:cs="Times New Roman"/>
                <w:color w:val="000000"/>
                <w:sz w:val="20"/>
                <w:szCs w:val="20"/>
              </w:rPr>
            </w:pPr>
            <w:del w:id="867" w:author="Paredes, Juan A." w:date="2020-09-09T10:27:00Z">
              <w:r w:rsidRPr="00452837" w:rsidDel="00DB2637">
                <w:rPr>
                  <w:rFonts w:ascii="Times New Roman" w:eastAsia="Times New Roman" w:hAnsi="Times New Roman" w:cs="Times New Roman"/>
                  <w:color w:val="000000"/>
                  <w:sz w:val="20"/>
                  <w:szCs w:val="20"/>
                </w:rPr>
                <w:delText>0.58</w:delText>
              </w:r>
            </w:del>
          </w:p>
        </w:tc>
        <w:tc>
          <w:tcPr>
            <w:tcW w:w="255" w:type="pct"/>
            <w:gridSpan w:val="2"/>
            <w:tcBorders>
              <w:top w:val="nil"/>
              <w:left w:val="nil"/>
              <w:bottom w:val="nil"/>
              <w:right w:val="nil"/>
            </w:tcBorders>
            <w:shd w:val="clear" w:color="000000" w:fill="FFFFFF"/>
            <w:vAlign w:val="center"/>
            <w:hideMark/>
          </w:tcPr>
          <w:p w14:paraId="7261F1F0" w14:textId="6725F41F" w:rsidR="00C53083" w:rsidRPr="00452837" w:rsidDel="00DB2637" w:rsidRDefault="00C53083" w:rsidP="007E2063">
            <w:pPr>
              <w:spacing w:line="480" w:lineRule="auto"/>
              <w:jc w:val="center"/>
              <w:rPr>
                <w:del w:id="868" w:author="Paredes, Juan A." w:date="2020-09-09T10:27:00Z"/>
                <w:rFonts w:ascii="Times New Roman" w:eastAsia="Times New Roman" w:hAnsi="Times New Roman" w:cs="Times New Roman"/>
                <w:color w:val="000000"/>
                <w:sz w:val="20"/>
                <w:szCs w:val="20"/>
              </w:rPr>
            </w:pPr>
            <w:del w:id="869" w:author="Paredes, Juan A." w:date="2020-09-09T10:27:00Z">
              <w:r w:rsidRPr="00452837" w:rsidDel="00DB2637">
                <w:rPr>
                  <w:rFonts w:ascii="Times New Roman" w:eastAsia="Times New Roman" w:hAnsi="Times New Roman" w:cs="Times New Roman"/>
                  <w:color w:val="000000"/>
                  <w:sz w:val="20"/>
                  <w:szCs w:val="20"/>
                </w:rPr>
                <w:delText>0</w:delText>
              </w:r>
            </w:del>
          </w:p>
        </w:tc>
      </w:tr>
      <w:tr w:rsidR="00C53083" w:rsidRPr="00452837" w:rsidDel="00DB2637" w14:paraId="152F66BE" w14:textId="34CA8AD9" w:rsidTr="00C53083">
        <w:trPr>
          <w:trHeight w:val="300"/>
          <w:jc w:val="center"/>
          <w:del w:id="870" w:author="Paredes, Juan A." w:date="2020-09-09T10:27:00Z"/>
        </w:trPr>
        <w:tc>
          <w:tcPr>
            <w:tcW w:w="1056" w:type="pct"/>
            <w:tcBorders>
              <w:top w:val="nil"/>
              <w:left w:val="nil"/>
              <w:bottom w:val="single" w:sz="8" w:space="0" w:color="auto"/>
              <w:right w:val="nil"/>
            </w:tcBorders>
            <w:shd w:val="clear" w:color="000000" w:fill="FFFFFF"/>
            <w:vAlign w:val="center"/>
            <w:hideMark/>
          </w:tcPr>
          <w:p w14:paraId="2C68AD41" w14:textId="1A002ED8" w:rsidR="00C53083" w:rsidRPr="00452837" w:rsidDel="00DB2637" w:rsidRDefault="00C53083" w:rsidP="007E2063">
            <w:pPr>
              <w:spacing w:line="480" w:lineRule="auto"/>
              <w:jc w:val="center"/>
              <w:rPr>
                <w:del w:id="871" w:author="Paredes, Juan A." w:date="2020-09-09T10:27:00Z"/>
                <w:rFonts w:ascii="Times New Roman" w:eastAsia="Times New Roman" w:hAnsi="Times New Roman" w:cs="Times New Roman"/>
                <w:sz w:val="20"/>
                <w:szCs w:val="18"/>
                <w:lang w:eastAsia="es-ES"/>
              </w:rPr>
            </w:pPr>
            <w:del w:id="872" w:author="Paredes, Juan A." w:date="2020-09-09T10:27:00Z">
              <w:r w:rsidRPr="00452837" w:rsidDel="00DB2637">
                <w:rPr>
                  <w:rFonts w:ascii="Times New Roman" w:eastAsia="Times New Roman" w:hAnsi="Times New Roman" w:cs="Times New Roman"/>
                  <w:sz w:val="20"/>
                  <w:szCs w:val="18"/>
                  <w:lang w:eastAsia="es-ES"/>
                </w:rPr>
                <w:delText>Chlorothalonil</w:delText>
              </w:r>
            </w:del>
          </w:p>
        </w:tc>
        <w:tc>
          <w:tcPr>
            <w:tcW w:w="357" w:type="pct"/>
            <w:tcBorders>
              <w:top w:val="nil"/>
              <w:left w:val="nil"/>
              <w:bottom w:val="single" w:sz="8" w:space="0" w:color="auto"/>
              <w:right w:val="nil"/>
            </w:tcBorders>
            <w:shd w:val="clear" w:color="000000" w:fill="FFFFFF"/>
            <w:vAlign w:val="center"/>
            <w:hideMark/>
          </w:tcPr>
          <w:p w14:paraId="46CB56E7" w14:textId="089AE751" w:rsidR="00C53083" w:rsidRPr="00452837" w:rsidDel="00DB2637" w:rsidRDefault="00C53083" w:rsidP="007E2063">
            <w:pPr>
              <w:spacing w:line="480" w:lineRule="auto"/>
              <w:jc w:val="center"/>
              <w:rPr>
                <w:del w:id="873" w:author="Paredes, Juan A." w:date="2020-09-09T10:27:00Z"/>
                <w:rFonts w:ascii="Times New Roman" w:eastAsia="Times New Roman" w:hAnsi="Times New Roman" w:cs="Times New Roman"/>
                <w:sz w:val="20"/>
                <w:szCs w:val="18"/>
                <w:lang w:eastAsia="es-ES"/>
              </w:rPr>
            </w:pPr>
            <w:del w:id="874" w:author="Paredes, Juan A." w:date="2020-09-09T10:27:00Z">
              <w:r w:rsidRPr="00452837" w:rsidDel="00DB2637">
                <w:rPr>
                  <w:rFonts w:ascii="Times New Roman" w:eastAsia="Times New Roman" w:hAnsi="Times New Roman" w:cs="Times New Roman"/>
                  <w:sz w:val="20"/>
                  <w:szCs w:val="18"/>
                  <w:lang w:eastAsia="es-ES"/>
                </w:rPr>
                <w:delText>0.74</w:delText>
              </w:r>
            </w:del>
          </w:p>
        </w:tc>
        <w:tc>
          <w:tcPr>
            <w:tcW w:w="385" w:type="pct"/>
            <w:tcBorders>
              <w:top w:val="nil"/>
              <w:left w:val="nil"/>
              <w:bottom w:val="single" w:sz="8" w:space="0" w:color="auto"/>
              <w:right w:val="nil"/>
            </w:tcBorders>
            <w:shd w:val="clear" w:color="000000" w:fill="FFFFFF"/>
            <w:vAlign w:val="center"/>
            <w:hideMark/>
          </w:tcPr>
          <w:p w14:paraId="01D1AFEB" w14:textId="17B0E8C9" w:rsidR="00C53083" w:rsidRPr="00452837" w:rsidDel="00DB2637" w:rsidRDefault="00C53083" w:rsidP="007E2063">
            <w:pPr>
              <w:spacing w:line="480" w:lineRule="auto"/>
              <w:jc w:val="center"/>
              <w:rPr>
                <w:del w:id="875" w:author="Paredes, Juan A." w:date="2020-09-09T10:27:00Z"/>
                <w:rFonts w:ascii="Times New Roman" w:eastAsia="Times New Roman" w:hAnsi="Times New Roman" w:cs="Times New Roman"/>
                <w:sz w:val="20"/>
                <w:szCs w:val="18"/>
                <w:lang w:eastAsia="es-ES"/>
              </w:rPr>
            </w:pPr>
            <w:del w:id="876" w:author="Paredes, Juan A." w:date="2020-09-09T10:27:00Z">
              <w:r w:rsidRPr="00452837" w:rsidDel="00DB2637">
                <w:rPr>
                  <w:rFonts w:ascii="Times New Roman" w:eastAsia="Times New Roman" w:hAnsi="Times New Roman" w:cs="Times New Roman"/>
                  <w:sz w:val="20"/>
                  <w:szCs w:val="18"/>
                  <w:lang w:eastAsia="es-ES"/>
                </w:rPr>
                <w:delText>0.68</w:delText>
              </w:r>
            </w:del>
          </w:p>
        </w:tc>
        <w:tc>
          <w:tcPr>
            <w:tcW w:w="393" w:type="pct"/>
            <w:tcBorders>
              <w:top w:val="nil"/>
              <w:left w:val="nil"/>
              <w:bottom w:val="single" w:sz="8" w:space="0" w:color="auto"/>
              <w:right w:val="nil"/>
            </w:tcBorders>
            <w:shd w:val="clear" w:color="000000" w:fill="FFFFFF"/>
            <w:vAlign w:val="center"/>
            <w:hideMark/>
          </w:tcPr>
          <w:p w14:paraId="64566F3C" w14:textId="4C8726FF" w:rsidR="00C53083" w:rsidRPr="00452837" w:rsidDel="00DB2637" w:rsidRDefault="00C53083" w:rsidP="007E2063">
            <w:pPr>
              <w:spacing w:line="480" w:lineRule="auto"/>
              <w:jc w:val="center"/>
              <w:rPr>
                <w:del w:id="877" w:author="Paredes, Juan A." w:date="2020-09-09T10:27:00Z"/>
                <w:rFonts w:ascii="Times New Roman" w:eastAsia="Times New Roman" w:hAnsi="Times New Roman" w:cs="Times New Roman"/>
                <w:sz w:val="20"/>
                <w:szCs w:val="18"/>
                <w:lang w:eastAsia="es-ES"/>
              </w:rPr>
            </w:pPr>
            <w:del w:id="878" w:author="Paredes, Juan A." w:date="2020-09-09T10:27:00Z">
              <w:r w:rsidRPr="00452837" w:rsidDel="00DB2637">
                <w:rPr>
                  <w:rFonts w:ascii="Times New Roman" w:eastAsia="Times New Roman" w:hAnsi="Times New Roman" w:cs="Times New Roman"/>
                  <w:sz w:val="20"/>
                  <w:szCs w:val="18"/>
                  <w:lang w:eastAsia="es-ES"/>
                </w:rPr>
                <w:delText>0.80</w:delText>
              </w:r>
            </w:del>
          </w:p>
        </w:tc>
        <w:tc>
          <w:tcPr>
            <w:tcW w:w="345" w:type="pct"/>
            <w:tcBorders>
              <w:top w:val="nil"/>
              <w:left w:val="nil"/>
              <w:bottom w:val="single" w:sz="8" w:space="0" w:color="auto"/>
              <w:right w:val="nil"/>
            </w:tcBorders>
            <w:shd w:val="clear" w:color="000000" w:fill="FFFFFF"/>
            <w:vAlign w:val="center"/>
          </w:tcPr>
          <w:p w14:paraId="62F638B9" w14:textId="48BDD9EA" w:rsidR="00C53083" w:rsidRPr="00452837" w:rsidDel="00DB2637" w:rsidRDefault="00C53083" w:rsidP="007E2063">
            <w:pPr>
              <w:spacing w:line="480" w:lineRule="auto"/>
              <w:jc w:val="center"/>
              <w:rPr>
                <w:del w:id="879" w:author="Paredes, Juan A." w:date="2020-09-09T10:27:00Z"/>
                <w:rFonts w:ascii="Times New Roman" w:eastAsia="Times New Roman" w:hAnsi="Times New Roman" w:cs="Times New Roman"/>
                <w:sz w:val="20"/>
                <w:szCs w:val="18"/>
                <w:lang w:eastAsia="es-ES"/>
              </w:rPr>
            </w:pPr>
            <w:del w:id="880" w:author="Paredes, Juan A." w:date="2020-09-09T10:27:00Z">
              <w:r w:rsidRPr="00452837" w:rsidDel="00DB2637">
                <w:rPr>
                  <w:rFonts w:ascii="Times New Roman" w:eastAsia="Times New Roman" w:hAnsi="Times New Roman" w:cs="Times New Roman"/>
                  <w:sz w:val="20"/>
                  <w:szCs w:val="18"/>
                  <w:lang w:eastAsia="es-ES"/>
                </w:rPr>
                <w:delText>0</w:delText>
              </w:r>
            </w:del>
          </w:p>
        </w:tc>
        <w:tc>
          <w:tcPr>
            <w:tcW w:w="301" w:type="pct"/>
            <w:tcBorders>
              <w:top w:val="nil"/>
              <w:left w:val="nil"/>
              <w:bottom w:val="single" w:sz="8" w:space="0" w:color="auto"/>
              <w:right w:val="nil"/>
            </w:tcBorders>
            <w:shd w:val="clear" w:color="000000" w:fill="FFFFFF"/>
            <w:vAlign w:val="center"/>
          </w:tcPr>
          <w:p w14:paraId="1AEAFF94" w14:textId="365DBD9A" w:rsidR="00C53083" w:rsidRPr="00452837" w:rsidDel="00DB2637" w:rsidRDefault="00C53083" w:rsidP="007E2063">
            <w:pPr>
              <w:spacing w:line="480" w:lineRule="auto"/>
              <w:jc w:val="center"/>
              <w:rPr>
                <w:del w:id="881" w:author="Paredes, Juan A." w:date="2020-09-09T10:27:00Z"/>
                <w:rFonts w:ascii="Times New Roman" w:eastAsia="Times New Roman" w:hAnsi="Times New Roman" w:cs="Times New Roman"/>
                <w:sz w:val="20"/>
                <w:szCs w:val="18"/>
                <w:lang w:eastAsia="es-ES"/>
              </w:rPr>
            </w:pPr>
          </w:p>
        </w:tc>
        <w:tc>
          <w:tcPr>
            <w:tcW w:w="991" w:type="pct"/>
            <w:gridSpan w:val="3"/>
            <w:tcBorders>
              <w:top w:val="nil"/>
              <w:left w:val="nil"/>
              <w:bottom w:val="single" w:sz="8" w:space="0" w:color="auto"/>
              <w:right w:val="nil"/>
            </w:tcBorders>
            <w:shd w:val="clear" w:color="000000" w:fill="FFFFFF"/>
            <w:vAlign w:val="center"/>
            <w:hideMark/>
          </w:tcPr>
          <w:p w14:paraId="445B9999" w14:textId="0CCD1CC2" w:rsidR="00C53083" w:rsidRPr="00452837" w:rsidDel="00DB2637" w:rsidRDefault="00C53083" w:rsidP="007E2063">
            <w:pPr>
              <w:spacing w:line="480" w:lineRule="auto"/>
              <w:jc w:val="center"/>
              <w:rPr>
                <w:del w:id="882" w:author="Paredes, Juan A." w:date="2020-09-09T10:27:00Z"/>
                <w:rFonts w:ascii="Times New Roman" w:eastAsia="Times New Roman" w:hAnsi="Times New Roman" w:cs="Times New Roman"/>
                <w:sz w:val="20"/>
                <w:szCs w:val="18"/>
                <w:lang w:eastAsia="es-ES"/>
              </w:rPr>
            </w:pPr>
            <w:del w:id="883" w:author="Paredes, Juan A." w:date="2020-09-09T10:27:00Z">
              <w:r w:rsidRPr="00452837" w:rsidDel="00DB2637">
                <w:rPr>
                  <w:rFonts w:ascii="Times New Roman" w:eastAsia="Times New Roman" w:hAnsi="Times New Roman" w:cs="Times New Roman"/>
                  <w:sz w:val="20"/>
                  <w:szCs w:val="18"/>
                  <w:lang w:eastAsia="es-ES"/>
                </w:rPr>
                <w:delText>Chlorothalonil</w:delText>
              </w:r>
            </w:del>
          </w:p>
        </w:tc>
        <w:tc>
          <w:tcPr>
            <w:tcW w:w="309" w:type="pct"/>
            <w:tcBorders>
              <w:top w:val="nil"/>
              <w:left w:val="nil"/>
              <w:bottom w:val="single" w:sz="8" w:space="0" w:color="auto"/>
              <w:right w:val="nil"/>
            </w:tcBorders>
            <w:shd w:val="clear" w:color="000000" w:fill="FFFFFF"/>
            <w:vAlign w:val="center"/>
            <w:hideMark/>
          </w:tcPr>
          <w:p w14:paraId="09204B57" w14:textId="0D8C15B6" w:rsidR="00C53083" w:rsidRPr="00452837" w:rsidDel="00DB2637" w:rsidRDefault="00C53083" w:rsidP="007E2063">
            <w:pPr>
              <w:spacing w:line="480" w:lineRule="auto"/>
              <w:jc w:val="center"/>
              <w:rPr>
                <w:del w:id="884" w:author="Paredes, Juan A." w:date="2020-09-09T10:27:00Z"/>
                <w:rFonts w:ascii="Times New Roman" w:eastAsia="Times New Roman" w:hAnsi="Times New Roman" w:cs="Times New Roman"/>
                <w:color w:val="000000"/>
                <w:sz w:val="20"/>
                <w:szCs w:val="20"/>
              </w:rPr>
            </w:pPr>
            <w:del w:id="885" w:author="Paredes, Juan A." w:date="2020-09-09T10:27:00Z">
              <w:r w:rsidRPr="00452837" w:rsidDel="00DB2637">
                <w:rPr>
                  <w:rFonts w:ascii="Times New Roman" w:eastAsia="Times New Roman" w:hAnsi="Times New Roman" w:cs="Times New Roman"/>
                  <w:color w:val="000000"/>
                  <w:sz w:val="20"/>
                  <w:szCs w:val="20"/>
                </w:rPr>
                <w:delText>0.52</w:delText>
              </w:r>
            </w:del>
          </w:p>
        </w:tc>
        <w:tc>
          <w:tcPr>
            <w:tcW w:w="302" w:type="pct"/>
            <w:tcBorders>
              <w:top w:val="nil"/>
              <w:left w:val="nil"/>
              <w:bottom w:val="single" w:sz="8" w:space="0" w:color="auto"/>
              <w:right w:val="nil"/>
            </w:tcBorders>
            <w:shd w:val="clear" w:color="000000" w:fill="FFFFFF"/>
            <w:vAlign w:val="center"/>
            <w:hideMark/>
          </w:tcPr>
          <w:p w14:paraId="36F70A65" w14:textId="1F7E9D84" w:rsidR="00C53083" w:rsidRPr="00452837" w:rsidDel="00DB2637" w:rsidRDefault="00C53083" w:rsidP="007E2063">
            <w:pPr>
              <w:spacing w:line="480" w:lineRule="auto"/>
              <w:jc w:val="center"/>
              <w:rPr>
                <w:del w:id="886" w:author="Paredes, Juan A." w:date="2020-09-09T10:27:00Z"/>
                <w:rFonts w:ascii="Times New Roman" w:eastAsia="Times New Roman" w:hAnsi="Times New Roman" w:cs="Times New Roman"/>
                <w:color w:val="000000"/>
                <w:sz w:val="20"/>
                <w:szCs w:val="20"/>
              </w:rPr>
            </w:pPr>
            <w:del w:id="887" w:author="Paredes, Juan A." w:date="2020-09-09T10:27:00Z">
              <w:r w:rsidRPr="00452837" w:rsidDel="00DB2637">
                <w:rPr>
                  <w:rFonts w:ascii="Times New Roman" w:eastAsia="Times New Roman" w:hAnsi="Times New Roman" w:cs="Times New Roman"/>
                  <w:color w:val="000000"/>
                  <w:sz w:val="20"/>
                  <w:szCs w:val="20"/>
                </w:rPr>
                <w:delText>0.45</w:delText>
              </w:r>
            </w:del>
          </w:p>
        </w:tc>
        <w:tc>
          <w:tcPr>
            <w:tcW w:w="306" w:type="pct"/>
            <w:tcBorders>
              <w:top w:val="nil"/>
              <w:left w:val="nil"/>
              <w:bottom w:val="single" w:sz="8" w:space="0" w:color="auto"/>
              <w:right w:val="nil"/>
            </w:tcBorders>
            <w:shd w:val="clear" w:color="000000" w:fill="FFFFFF"/>
            <w:vAlign w:val="center"/>
            <w:hideMark/>
          </w:tcPr>
          <w:p w14:paraId="3E568A9A" w14:textId="221EE35F" w:rsidR="00C53083" w:rsidRPr="00452837" w:rsidDel="00DB2637" w:rsidRDefault="00C53083" w:rsidP="007E2063">
            <w:pPr>
              <w:spacing w:line="480" w:lineRule="auto"/>
              <w:jc w:val="center"/>
              <w:rPr>
                <w:del w:id="888" w:author="Paredes, Juan A." w:date="2020-09-09T10:27:00Z"/>
                <w:rFonts w:ascii="Times New Roman" w:eastAsia="Times New Roman" w:hAnsi="Times New Roman" w:cs="Times New Roman"/>
                <w:color w:val="000000"/>
                <w:sz w:val="20"/>
                <w:szCs w:val="20"/>
              </w:rPr>
            </w:pPr>
            <w:del w:id="889" w:author="Paredes, Juan A." w:date="2020-09-09T10:27:00Z">
              <w:r w:rsidRPr="00452837" w:rsidDel="00DB2637">
                <w:rPr>
                  <w:rFonts w:ascii="Times New Roman" w:eastAsia="Times New Roman" w:hAnsi="Times New Roman" w:cs="Times New Roman"/>
                  <w:color w:val="000000"/>
                  <w:sz w:val="20"/>
                  <w:szCs w:val="20"/>
                </w:rPr>
                <w:delText>0.59</w:delText>
              </w:r>
            </w:del>
          </w:p>
        </w:tc>
        <w:tc>
          <w:tcPr>
            <w:tcW w:w="255" w:type="pct"/>
            <w:gridSpan w:val="2"/>
            <w:tcBorders>
              <w:top w:val="nil"/>
              <w:left w:val="nil"/>
              <w:bottom w:val="single" w:sz="8" w:space="0" w:color="auto"/>
              <w:right w:val="nil"/>
            </w:tcBorders>
            <w:shd w:val="clear" w:color="000000" w:fill="FFFFFF"/>
            <w:vAlign w:val="center"/>
            <w:hideMark/>
          </w:tcPr>
          <w:p w14:paraId="190FFB7B" w14:textId="6D321132" w:rsidR="00C53083" w:rsidRPr="00452837" w:rsidDel="00DB2637" w:rsidRDefault="00C53083" w:rsidP="007E2063">
            <w:pPr>
              <w:spacing w:line="480" w:lineRule="auto"/>
              <w:jc w:val="center"/>
              <w:rPr>
                <w:del w:id="890" w:author="Paredes, Juan A." w:date="2020-09-09T10:27:00Z"/>
                <w:rFonts w:ascii="Times New Roman" w:eastAsia="Times New Roman" w:hAnsi="Times New Roman" w:cs="Times New Roman"/>
                <w:color w:val="000000"/>
                <w:sz w:val="20"/>
                <w:szCs w:val="20"/>
              </w:rPr>
            </w:pPr>
            <w:del w:id="891" w:author="Paredes, Juan A." w:date="2020-09-09T10:27:00Z">
              <w:r w:rsidRPr="00452837" w:rsidDel="00DB2637">
                <w:rPr>
                  <w:rFonts w:ascii="Times New Roman" w:eastAsia="Times New Roman" w:hAnsi="Times New Roman" w:cs="Times New Roman"/>
                  <w:color w:val="000000"/>
                  <w:sz w:val="20"/>
                  <w:szCs w:val="20"/>
                </w:rPr>
                <w:delText>0</w:delText>
              </w:r>
            </w:del>
          </w:p>
        </w:tc>
      </w:tr>
    </w:tbl>
    <w:p w14:paraId="5FD2F536" w14:textId="66E056E2" w:rsidR="00C53083" w:rsidRPr="00452837" w:rsidDel="00DB2637" w:rsidRDefault="00C53083" w:rsidP="007E2063">
      <w:pPr>
        <w:spacing w:line="480" w:lineRule="auto"/>
        <w:jc w:val="both"/>
        <w:rPr>
          <w:del w:id="892" w:author="Paredes, Juan A." w:date="2020-09-09T10:27:00Z"/>
          <w:rFonts w:ascii="Times New Roman" w:hAnsi="Times New Roman" w:cs="Times New Roman"/>
        </w:rPr>
      </w:pPr>
      <w:del w:id="893" w:author="Paredes, Juan A." w:date="2020-09-09T10:27:00Z">
        <w:r w:rsidRPr="00452837" w:rsidDel="00DB2637">
          <w:rPr>
            <w:rFonts w:ascii="Times New Roman" w:hAnsi="Times New Roman" w:cs="Times New Roman"/>
            <w:vertAlign w:val="superscript"/>
          </w:rPr>
          <w:delText>a</w:delText>
        </w:r>
        <w:r w:rsidRPr="00452837" w:rsidDel="00DB2637">
          <w:rPr>
            <w:rFonts w:ascii="Times New Roman" w:hAnsi="Times New Roman" w:cs="Times New Roman"/>
          </w:rPr>
          <w:delText xml:space="preserve"> Proportion of </w:delText>
        </w:r>
        <w:r w:rsidRPr="00452837" w:rsidDel="00DB2637">
          <w:rPr>
            <w:rFonts w:ascii="Times New Roman" w:hAnsi="Times New Roman" w:cs="Times New Roman"/>
            <w:color w:val="000000"/>
          </w:rPr>
          <w:delText xml:space="preserve">severely damaged pods (disease classes: 3 - deformed pod, with one single kernel completely smutted and 4 - deformed pod with two kernels completely smutted). </w:delText>
        </w:r>
        <w:r w:rsidRPr="00452837" w:rsidDel="00DB2637">
          <w:rPr>
            <w:rFonts w:ascii="Times New Roman" w:hAnsi="Times New Roman" w:cs="Times New Roman"/>
          </w:rPr>
          <w:delText xml:space="preserve"> </w:delText>
        </w:r>
      </w:del>
    </w:p>
    <w:p w14:paraId="3B160E08" w14:textId="64ABBB6F" w:rsidR="00C53083" w:rsidRPr="00452837" w:rsidDel="00DB2637" w:rsidRDefault="00C53083" w:rsidP="007E2063">
      <w:pPr>
        <w:spacing w:line="480" w:lineRule="auto"/>
        <w:jc w:val="both"/>
        <w:rPr>
          <w:del w:id="894" w:author="Paredes, Juan A." w:date="2020-09-09T10:27:00Z"/>
          <w:rFonts w:ascii="Times New Roman" w:hAnsi="Times New Roman" w:cs="Times New Roman"/>
        </w:rPr>
      </w:pPr>
      <w:del w:id="895" w:author="Paredes, Juan A." w:date="2020-09-09T10:27:00Z">
        <w:r w:rsidRPr="00452837" w:rsidDel="00DB2637">
          <w:rPr>
            <w:rFonts w:ascii="Times New Roman" w:hAnsi="Times New Roman" w:cs="Times New Roman"/>
            <w:vertAlign w:val="superscript"/>
          </w:rPr>
          <w:delText>b</w:delText>
        </w:r>
        <w:r w:rsidRPr="00452837" w:rsidDel="00DB2637">
          <w:rPr>
            <w:rFonts w:ascii="Times New Roman" w:hAnsi="Times New Roman" w:cs="Times New Roman"/>
          </w:rPr>
          <w:delText xml:space="preserve"> Lower (CI</w:delText>
        </w:r>
        <w:r w:rsidRPr="00452837" w:rsidDel="00DB2637">
          <w:rPr>
            <w:rFonts w:ascii="Times New Roman" w:hAnsi="Times New Roman" w:cs="Times New Roman"/>
            <w:vertAlign w:val="subscript"/>
          </w:rPr>
          <w:delText>L</w:delText>
        </w:r>
        <w:r w:rsidRPr="00452837" w:rsidDel="00DB2637">
          <w:rPr>
            <w:rFonts w:ascii="Times New Roman" w:hAnsi="Times New Roman" w:cs="Times New Roman"/>
          </w:rPr>
          <w:delText>) and upper (CI</w:delText>
        </w:r>
        <w:r w:rsidRPr="00452837" w:rsidDel="00DB2637">
          <w:rPr>
            <w:rFonts w:ascii="Times New Roman" w:hAnsi="Times New Roman" w:cs="Times New Roman"/>
            <w:vertAlign w:val="subscript"/>
          </w:rPr>
          <w:delText>U</w:delText>
        </w:r>
        <w:r w:rsidRPr="00452837" w:rsidDel="00DB2637">
          <w:rPr>
            <w:rFonts w:ascii="Times New Roman" w:hAnsi="Times New Roman" w:cs="Times New Roman"/>
          </w:rPr>
          <w:delText xml:space="preserve">) limits of 95% confidence interval around SDP estimated mean. </w:delText>
        </w:r>
      </w:del>
    </w:p>
    <w:p w14:paraId="060A7CDD" w14:textId="44DBDC9F" w:rsidR="00C53083" w:rsidRPr="00452837" w:rsidDel="00DB2637" w:rsidRDefault="00C53083" w:rsidP="007E2063">
      <w:pPr>
        <w:spacing w:line="480" w:lineRule="auto"/>
        <w:jc w:val="both"/>
        <w:rPr>
          <w:del w:id="896" w:author="Paredes, Juan A." w:date="2020-09-09T10:27:00Z"/>
          <w:rFonts w:ascii="Times New Roman" w:hAnsi="Times New Roman" w:cs="Times New Roman"/>
        </w:rPr>
      </w:pPr>
      <w:del w:id="897" w:author="Paredes, Juan A." w:date="2020-09-09T10:27:00Z">
        <w:r w:rsidRPr="00452837" w:rsidDel="00DB2637">
          <w:rPr>
            <w:rFonts w:ascii="Times New Roman" w:hAnsi="Times New Roman" w:cs="Times New Roman"/>
            <w:vertAlign w:val="superscript"/>
          </w:rPr>
          <w:delText xml:space="preserve">c </w:delText>
        </w:r>
        <w:r w:rsidRPr="00452837" w:rsidDel="00DB2637">
          <w:rPr>
            <w:rFonts w:ascii="Times New Roman" w:hAnsi="Times New Roman" w:cs="Times New Roman"/>
          </w:rPr>
          <w:delText>Percentages of control efficiency of active ingredients calculated in relation to the non-treated check.</w:delText>
        </w:r>
      </w:del>
    </w:p>
    <w:p w14:paraId="7A680899" w14:textId="41AB87FE" w:rsidR="00303948" w:rsidRPr="00452837" w:rsidDel="00DB2637" w:rsidRDefault="00303948" w:rsidP="007E2063">
      <w:pPr>
        <w:spacing w:line="480" w:lineRule="auto"/>
        <w:jc w:val="both"/>
        <w:rPr>
          <w:del w:id="898" w:author="Paredes, Juan A." w:date="2020-09-09T10:27:00Z"/>
          <w:rFonts w:ascii="Times New Roman" w:hAnsi="Times New Roman" w:cs="Times New Roman"/>
        </w:rPr>
      </w:pPr>
    </w:p>
    <w:p w14:paraId="3C01D38B" w14:textId="74DE6A9B" w:rsidR="00303948" w:rsidRPr="00452837" w:rsidDel="00DB2637" w:rsidRDefault="00303948" w:rsidP="007E2063">
      <w:pPr>
        <w:pStyle w:val="Caption"/>
        <w:spacing w:after="0" w:line="480" w:lineRule="auto"/>
        <w:jc w:val="both"/>
        <w:rPr>
          <w:del w:id="899" w:author="Paredes, Juan A." w:date="2020-09-09T10:27:00Z"/>
          <w:rFonts w:ascii="Times New Roman" w:eastAsia="Times New Roman" w:hAnsi="Times New Roman" w:cs="Times New Roman"/>
          <w:b w:val="0"/>
          <w:bCs w:val="0"/>
          <w:color w:val="000000"/>
          <w:sz w:val="22"/>
          <w:szCs w:val="22"/>
          <w:lang w:val="en-US" w:eastAsia="es-ES"/>
        </w:rPr>
      </w:pPr>
      <w:del w:id="900" w:author="Paredes, Juan A." w:date="2020-09-09T10:27:00Z">
        <w:r w:rsidRPr="00452837" w:rsidDel="00DB2637">
          <w:rPr>
            <w:lang w:val="en-US"/>
            <w:rPrChange w:id="901" w:author="WN" w:date="2020-09-13T17:33:00Z">
              <w:rPr>
                <w:noProof/>
              </w:rPr>
            </w:rPrChange>
          </w:rPr>
          <w:drawing>
            <wp:inline distT="0" distB="0" distL="0" distR="0" wp14:anchorId="5A5F6A67" wp14:editId="40928A1D">
              <wp:extent cx="2893394" cy="23774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3394" cy="2377440"/>
                      </a:xfrm>
                      <a:prstGeom prst="rect">
                        <a:avLst/>
                      </a:prstGeom>
                      <a:noFill/>
                      <a:ln>
                        <a:noFill/>
                      </a:ln>
                    </pic:spPr>
                  </pic:pic>
                </a:graphicData>
              </a:graphic>
            </wp:inline>
          </w:drawing>
        </w:r>
        <w:r w:rsidRPr="00452837" w:rsidDel="00DB2637">
          <w:rPr>
            <w:lang w:val="en-US"/>
            <w:rPrChange w:id="902" w:author="WN" w:date="2020-09-13T17:33:00Z">
              <w:rPr>
                <w:noProof/>
              </w:rPr>
            </w:rPrChange>
          </w:rPr>
          <w:drawing>
            <wp:inline distT="0" distB="0" distL="0" distR="0" wp14:anchorId="25D4F854" wp14:editId="5972B539">
              <wp:extent cx="2888950" cy="2377440"/>
              <wp:effectExtent l="0" t="0" r="698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8950" cy="2377440"/>
                      </a:xfrm>
                      <a:prstGeom prst="rect">
                        <a:avLst/>
                      </a:prstGeom>
                      <a:noFill/>
                      <a:ln>
                        <a:noFill/>
                      </a:ln>
                    </pic:spPr>
                  </pic:pic>
                </a:graphicData>
              </a:graphic>
            </wp:inline>
          </w:drawing>
        </w:r>
      </w:del>
    </w:p>
    <w:p w14:paraId="1341BFBB" w14:textId="7C63A249" w:rsidR="008024FA" w:rsidRPr="00452837" w:rsidDel="00DB2637" w:rsidRDefault="00303948" w:rsidP="00D1653C">
      <w:pPr>
        <w:pStyle w:val="Caption"/>
        <w:spacing w:after="0" w:line="480" w:lineRule="auto"/>
        <w:jc w:val="both"/>
        <w:rPr>
          <w:del w:id="903" w:author="Paredes, Juan A." w:date="2020-09-09T10:27:00Z"/>
          <w:rFonts w:ascii="Times New Roman" w:eastAsia="Times New Roman" w:hAnsi="Times New Roman" w:cs="Times New Roman"/>
          <w:b w:val="0"/>
          <w:bCs w:val="0"/>
          <w:color w:val="000000"/>
          <w:sz w:val="22"/>
          <w:szCs w:val="22"/>
          <w:vertAlign w:val="subscript"/>
          <w:lang w:val="en-US" w:eastAsia="es-ES"/>
        </w:rPr>
      </w:pPr>
      <w:del w:id="904" w:author="Paredes, Juan A." w:date="2020-09-09T10:27:00Z">
        <w:r w:rsidRPr="00452837" w:rsidDel="00DB2637">
          <w:rPr>
            <w:rFonts w:ascii="Times New Roman" w:eastAsia="Times New Roman" w:hAnsi="Times New Roman" w:cs="Times New Roman"/>
            <w:b w:val="0"/>
            <w:bCs w:val="0"/>
            <w:color w:val="000000"/>
            <w:sz w:val="22"/>
            <w:szCs w:val="22"/>
            <w:lang w:val="en-US" w:eastAsia="es-ES"/>
          </w:rPr>
          <w:delText xml:space="preserve">Figure </w:delText>
        </w:r>
        <w:r w:rsidR="008024FA" w:rsidRPr="00452837" w:rsidDel="00DB2637">
          <w:rPr>
            <w:rFonts w:ascii="Times New Roman" w:eastAsia="Times New Roman" w:hAnsi="Times New Roman" w:cs="Times New Roman"/>
            <w:b w:val="0"/>
            <w:bCs w:val="0"/>
            <w:color w:val="000000"/>
            <w:sz w:val="22"/>
            <w:szCs w:val="22"/>
            <w:lang w:val="en-US" w:eastAsia="es-ES"/>
          </w:rPr>
          <w:delText>3</w:delText>
        </w:r>
        <w:r w:rsidRPr="00452837" w:rsidDel="00DB2637">
          <w:rPr>
            <w:rFonts w:ascii="Times New Roman" w:eastAsia="Times New Roman" w:hAnsi="Times New Roman" w:cs="Times New Roman"/>
            <w:b w:val="0"/>
            <w:bCs w:val="0"/>
            <w:color w:val="000000"/>
            <w:sz w:val="22"/>
            <w:szCs w:val="22"/>
            <w:lang w:val="en-US" w:eastAsia="es-ES"/>
          </w:rPr>
          <w:delText xml:space="preserve">. Proportion of severely damaged pods for different active ingredients used for the control of peanut smut on </w:delText>
        </w:r>
        <w:r w:rsidR="008024FA" w:rsidRPr="00452837" w:rsidDel="00DB2637">
          <w:rPr>
            <w:rFonts w:ascii="Times New Roman" w:eastAsia="Times New Roman" w:hAnsi="Times New Roman" w:cs="Times New Roman"/>
            <w:b w:val="0"/>
            <w:bCs w:val="0"/>
            <w:color w:val="000000"/>
            <w:sz w:val="22"/>
            <w:szCs w:val="22"/>
            <w:lang w:val="en-US" w:eastAsia="es-ES"/>
          </w:rPr>
          <w:delText>pots</w:delText>
        </w:r>
        <w:r w:rsidRPr="00452837" w:rsidDel="00DB2637">
          <w:rPr>
            <w:rFonts w:ascii="Times New Roman" w:eastAsia="Times New Roman" w:hAnsi="Times New Roman" w:cs="Times New Roman"/>
            <w:b w:val="0"/>
            <w:bCs w:val="0"/>
            <w:color w:val="000000"/>
            <w:sz w:val="22"/>
            <w:szCs w:val="22"/>
            <w:lang w:val="en-US" w:eastAsia="es-ES"/>
          </w:rPr>
          <w:delText xml:space="preserve"> experiment in 2015 and 2016</w:delText>
        </w:r>
        <w:r w:rsidRPr="00452837" w:rsidDel="00DB2637">
          <w:rPr>
            <w:rFonts w:ascii="Times New Roman" w:eastAsia="Times New Roman" w:hAnsi="Times New Roman" w:cs="Times New Roman"/>
            <w:b w:val="0"/>
            <w:bCs w:val="0"/>
            <w:color w:val="000000"/>
            <w:sz w:val="22"/>
            <w:szCs w:val="22"/>
            <w:vertAlign w:val="subscript"/>
            <w:lang w:val="en-US" w:eastAsia="es-ES"/>
          </w:rPr>
          <w:delText>.</w:delText>
        </w:r>
      </w:del>
    </w:p>
    <w:p w14:paraId="29FDA29F" w14:textId="77777777" w:rsidR="00D1653C" w:rsidRPr="00452837" w:rsidRDefault="00D1653C" w:rsidP="00D1653C">
      <w:pPr>
        <w:rPr>
          <w:lang w:eastAsia="es-ES"/>
        </w:rPr>
      </w:pPr>
    </w:p>
    <w:p w14:paraId="32D415A7" w14:textId="278D0025" w:rsidR="000732BE" w:rsidRPr="00452837" w:rsidDel="00DB2637" w:rsidRDefault="000732BE">
      <w:pPr>
        <w:spacing w:line="480" w:lineRule="auto"/>
        <w:ind w:firstLine="706"/>
        <w:jc w:val="both"/>
        <w:rPr>
          <w:del w:id="905" w:author="Paredes, Juan A." w:date="2020-09-09T10:28:00Z"/>
          <w:rFonts w:ascii="Times New Roman" w:eastAsia="Times New Roman" w:hAnsi="Times New Roman" w:cs="Times New Roman"/>
          <w:color w:val="000000"/>
          <w:sz w:val="24"/>
          <w:szCs w:val="24"/>
        </w:rPr>
      </w:pPr>
      <w:r w:rsidRPr="00452837">
        <w:rPr>
          <w:rFonts w:ascii="Times New Roman" w:eastAsia="Times New Roman" w:hAnsi="Times New Roman" w:cs="Times New Roman"/>
          <w:color w:val="000000"/>
          <w:sz w:val="24"/>
          <w:szCs w:val="24"/>
        </w:rPr>
        <w:t xml:space="preserve">In the field experiments, mean SDP </w:t>
      </w:r>
      <w:ins w:id="906" w:author="WN" w:date="2020-09-13T17:25:00Z">
        <w:r w:rsidR="002A0A44" w:rsidRPr="00452837">
          <w:rPr>
            <w:rFonts w:ascii="Times New Roman" w:eastAsia="Times New Roman" w:hAnsi="Times New Roman" w:cs="Times New Roman"/>
            <w:color w:val="000000"/>
            <w:sz w:val="24"/>
            <w:szCs w:val="24"/>
          </w:rPr>
          <w:t>in</w:t>
        </w:r>
      </w:ins>
      <w:del w:id="907" w:author="WN" w:date="2020-09-13T17:25:00Z">
        <w:r w:rsidRPr="00452837" w:rsidDel="002A0A44">
          <w:rPr>
            <w:rFonts w:ascii="Times New Roman" w:eastAsia="Times New Roman" w:hAnsi="Times New Roman" w:cs="Times New Roman"/>
            <w:color w:val="000000"/>
            <w:sz w:val="24"/>
            <w:szCs w:val="24"/>
          </w:rPr>
          <w:delText>at</w:delText>
        </w:r>
      </w:del>
      <w:r w:rsidRPr="00452837">
        <w:rPr>
          <w:rFonts w:ascii="Times New Roman" w:eastAsia="Times New Roman" w:hAnsi="Times New Roman" w:cs="Times New Roman"/>
          <w:color w:val="000000"/>
          <w:sz w:val="24"/>
          <w:szCs w:val="24"/>
        </w:rPr>
        <w:t xml:space="preserve"> the non-treated control was 0.39 (2015) and 0.43 (2016). Cyproconazole and azoxystrobin</w:t>
      </w:r>
      <w:ins w:id="908" w:author="WN" w:date="2020-09-13T10:38:00Z">
        <w:r w:rsidR="000E3BA6" w:rsidRPr="00452837">
          <w:rPr>
            <w:rFonts w:ascii="Times New Roman" w:eastAsia="Times New Roman" w:hAnsi="Times New Roman" w:cs="Times New Roman"/>
            <w:color w:val="000000"/>
            <w:sz w:val="24"/>
            <w:szCs w:val="24"/>
          </w:rPr>
          <w:t>,</w:t>
        </w:r>
      </w:ins>
      <w:r w:rsidRPr="00452837">
        <w:rPr>
          <w:rFonts w:ascii="Times New Roman" w:eastAsia="Times New Roman" w:hAnsi="Times New Roman" w:cs="Times New Roman"/>
          <w:color w:val="000000"/>
          <w:sz w:val="24"/>
          <w:szCs w:val="24"/>
        </w:rPr>
        <w:t xml:space="preserve"> in 2015</w:t>
      </w:r>
      <w:ins w:id="909" w:author="WN" w:date="2020-09-13T10:38:00Z">
        <w:r w:rsidR="000E3BA6" w:rsidRPr="00452837">
          <w:rPr>
            <w:rFonts w:ascii="Times New Roman" w:eastAsia="Times New Roman" w:hAnsi="Times New Roman" w:cs="Times New Roman"/>
            <w:color w:val="000000"/>
            <w:sz w:val="24"/>
            <w:szCs w:val="24"/>
          </w:rPr>
          <w:t>,</w:t>
        </w:r>
      </w:ins>
      <w:r w:rsidRPr="00452837">
        <w:rPr>
          <w:rFonts w:ascii="Times New Roman" w:eastAsia="Times New Roman" w:hAnsi="Times New Roman" w:cs="Times New Roman"/>
          <w:color w:val="000000"/>
          <w:sz w:val="24"/>
          <w:szCs w:val="24"/>
        </w:rPr>
        <w:t xml:space="preserve"> presented the lowest SDP values:</w:t>
      </w:r>
      <w:r w:rsidRPr="00452837">
        <w:rPr>
          <w:rFonts w:ascii="Times New Roman" w:eastAsia="Times New Roman" w:hAnsi="Times New Roman" w:cs="Times New Roman"/>
          <w:color w:val="FF0000"/>
          <w:sz w:val="24"/>
          <w:szCs w:val="24"/>
        </w:rPr>
        <w:t xml:space="preserve"> </w:t>
      </w:r>
      <w:r w:rsidRPr="00452837">
        <w:rPr>
          <w:rFonts w:ascii="Times New Roman" w:eastAsia="Times New Roman" w:hAnsi="Times New Roman" w:cs="Times New Roman"/>
          <w:color w:val="000000"/>
          <w:sz w:val="24"/>
          <w:szCs w:val="24"/>
        </w:rPr>
        <w:t>0.21 and 0.25 (control efficacy of 47% and 37%, respectively) (P</w:t>
      </w:r>
      <w:ins w:id="910" w:author="WN" w:date="2020-09-13T10:38:00Z">
        <w:r w:rsidR="000E3BA6" w:rsidRPr="00452837">
          <w:rPr>
            <w:rFonts w:ascii="Times New Roman" w:eastAsia="Times New Roman" w:hAnsi="Times New Roman" w:cs="Times New Roman"/>
            <w:color w:val="000000"/>
            <w:sz w:val="24"/>
            <w:szCs w:val="24"/>
          </w:rPr>
          <w:t xml:space="preserve"> </w:t>
        </w:r>
      </w:ins>
      <w:r w:rsidRPr="00452837">
        <w:rPr>
          <w:rFonts w:ascii="Times New Roman" w:eastAsia="Times New Roman" w:hAnsi="Times New Roman" w:cs="Times New Roman"/>
          <w:color w:val="000000"/>
          <w:sz w:val="24"/>
          <w:szCs w:val="24"/>
        </w:rPr>
        <w:t>&lt;</w:t>
      </w:r>
      <w:ins w:id="911" w:author="WN" w:date="2020-09-13T10:38:00Z">
        <w:r w:rsidR="000E3BA6" w:rsidRPr="00452837">
          <w:rPr>
            <w:rFonts w:ascii="Times New Roman" w:eastAsia="Times New Roman" w:hAnsi="Times New Roman" w:cs="Times New Roman"/>
            <w:color w:val="000000"/>
            <w:sz w:val="24"/>
            <w:szCs w:val="24"/>
          </w:rPr>
          <w:t xml:space="preserve"> </w:t>
        </w:r>
      </w:ins>
      <w:r w:rsidRPr="00452837">
        <w:rPr>
          <w:rFonts w:ascii="Times New Roman" w:eastAsia="Times New Roman" w:hAnsi="Times New Roman" w:cs="Times New Roman"/>
          <w:color w:val="000000"/>
          <w:sz w:val="24"/>
          <w:szCs w:val="24"/>
        </w:rPr>
        <w:t xml:space="preserve">0.05). Azoxystrobin was the most efficient fungicide in 2016 to control smut, with </w:t>
      </w:r>
      <w:ins w:id="912" w:author="WN" w:date="2020-09-13T10:38:00Z">
        <w:r w:rsidR="000E3BA6" w:rsidRPr="00452837">
          <w:rPr>
            <w:rFonts w:ascii="Times New Roman" w:eastAsia="Times New Roman" w:hAnsi="Times New Roman" w:cs="Times New Roman"/>
            <w:color w:val="000000"/>
            <w:sz w:val="24"/>
            <w:szCs w:val="24"/>
          </w:rPr>
          <w:t>the</w:t>
        </w:r>
      </w:ins>
      <w:del w:id="913" w:author="WN" w:date="2020-09-13T10:38:00Z">
        <w:r w:rsidRPr="00452837" w:rsidDel="000E3BA6">
          <w:rPr>
            <w:rFonts w:ascii="Times New Roman" w:eastAsia="Times New Roman" w:hAnsi="Times New Roman" w:cs="Times New Roman"/>
            <w:color w:val="000000"/>
            <w:sz w:val="24"/>
            <w:szCs w:val="24"/>
          </w:rPr>
          <w:delText>a</w:delText>
        </w:r>
      </w:del>
      <w:r w:rsidRPr="00452837">
        <w:rPr>
          <w:rFonts w:ascii="Times New Roman" w:eastAsia="Times New Roman" w:hAnsi="Times New Roman" w:cs="Times New Roman"/>
          <w:color w:val="000000"/>
          <w:sz w:val="24"/>
          <w:szCs w:val="24"/>
        </w:rPr>
        <w:t xml:space="preserve"> lowest </w:t>
      </w:r>
      <w:commentRangeStart w:id="914"/>
      <w:r w:rsidRPr="00452837">
        <w:rPr>
          <w:rFonts w:ascii="Times New Roman" w:eastAsia="Times New Roman" w:hAnsi="Times New Roman" w:cs="Times New Roman"/>
          <w:color w:val="000000"/>
          <w:sz w:val="24"/>
          <w:szCs w:val="24"/>
        </w:rPr>
        <w:t>SPD</w:t>
      </w:r>
      <w:commentRangeEnd w:id="914"/>
      <w:r w:rsidR="00DB5E51" w:rsidRPr="00452837">
        <w:rPr>
          <w:rStyle w:val="CommentReference"/>
        </w:rPr>
        <w:commentReference w:id="914"/>
      </w:r>
      <w:r w:rsidRPr="00452837">
        <w:rPr>
          <w:rFonts w:ascii="Times New Roman" w:eastAsia="Times New Roman" w:hAnsi="Times New Roman" w:cs="Times New Roman"/>
          <w:color w:val="000000"/>
          <w:sz w:val="24"/>
          <w:szCs w:val="24"/>
        </w:rPr>
        <w:t xml:space="preserve">: 0.26. No significant differences </w:t>
      </w:r>
      <w:r w:rsidR="00C5000D" w:rsidRPr="00452837">
        <w:rPr>
          <w:rFonts w:ascii="Times New Roman" w:eastAsia="Times New Roman" w:hAnsi="Times New Roman" w:cs="Times New Roman"/>
          <w:color w:val="000000"/>
          <w:sz w:val="24"/>
          <w:szCs w:val="24"/>
        </w:rPr>
        <w:t xml:space="preserve">of </w:t>
      </w:r>
      <w:commentRangeStart w:id="915"/>
      <w:r w:rsidR="00C5000D" w:rsidRPr="00452837">
        <w:rPr>
          <w:rFonts w:ascii="Times New Roman" w:eastAsia="Times New Roman" w:hAnsi="Times New Roman" w:cs="Times New Roman"/>
          <w:color w:val="000000"/>
          <w:sz w:val="24"/>
          <w:szCs w:val="24"/>
        </w:rPr>
        <w:t>SPD</w:t>
      </w:r>
      <w:commentRangeEnd w:id="915"/>
      <w:r w:rsidR="00DB5E51" w:rsidRPr="00452837">
        <w:rPr>
          <w:rStyle w:val="CommentReference"/>
        </w:rPr>
        <w:commentReference w:id="915"/>
      </w:r>
      <w:r w:rsidR="00C5000D" w:rsidRPr="00452837">
        <w:rPr>
          <w:rFonts w:ascii="Times New Roman" w:eastAsia="Times New Roman" w:hAnsi="Times New Roman" w:cs="Times New Roman"/>
          <w:color w:val="000000"/>
          <w:sz w:val="24"/>
          <w:szCs w:val="24"/>
        </w:rPr>
        <w:t xml:space="preserve"> </w:t>
      </w:r>
      <w:r w:rsidRPr="00452837">
        <w:rPr>
          <w:rFonts w:ascii="Times New Roman" w:eastAsia="Times New Roman" w:hAnsi="Times New Roman" w:cs="Times New Roman"/>
          <w:color w:val="000000"/>
          <w:sz w:val="24"/>
          <w:szCs w:val="24"/>
        </w:rPr>
        <w:t>with the non-treated control w</w:t>
      </w:r>
      <w:ins w:id="916" w:author="WN" w:date="2020-09-13T10:38:00Z">
        <w:r w:rsidR="000E3BA6" w:rsidRPr="00452837">
          <w:rPr>
            <w:rFonts w:ascii="Times New Roman" w:eastAsia="Times New Roman" w:hAnsi="Times New Roman" w:cs="Times New Roman"/>
            <w:color w:val="000000"/>
            <w:sz w:val="24"/>
            <w:szCs w:val="24"/>
          </w:rPr>
          <w:t>ere</w:t>
        </w:r>
      </w:ins>
      <w:del w:id="917" w:author="WN" w:date="2020-09-13T10:38:00Z">
        <w:r w:rsidRPr="00452837" w:rsidDel="000E3BA6">
          <w:rPr>
            <w:rFonts w:ascii="Times New Roman" w:eastAsia="Times New Roman" w:hAnsi="Times New Roman" w:cs="Times New Roman"/>
            <w:color w:val="000000"/>
            <w:sz w:val="24"/>
            <w:szCs w:val="24"/>
          </w:rPr>
          <w:delText>as</w:delText>
        </w:r>
      </w:del>
      <w:r w:rsidRPr="00452837">
        <w:rPr>
          <w:rFonts w:ascii="Times New Roman" w:eastAsia="Times New Roman" w:hAnsi="Times New Roman" w:cs="Times New Roman"/>
          <w:color w:val="000000"/>
          <w:sz w:val="24"/>
          <w:szCs w:val="24"/>
        </w:rPr>
        <w:t xml:space="preserve"> observed </w:t>
      </w:r>
      <w:r w:rsidR="00C5000D" w:rsidRPr="00452837">
        <w:rPr>
          <w:rFonts w:ascii="Times New Roman" w:eastAsia="Times New Roman" w:hAnsi="Times New Roman" w:cs="Times New Roman"/>
          <w:color w:val="000000"/>
          <w:sz w:val="24"/>
          <w:szCs w:val="24"/>
        </w:rPr>
        <w:t xml:space="preserve">for </w:t>
      </w:r>
      <w:r w:rsidRPr="00452837">
        <w:rPr>
          <w:rFonts w:ascii="Times New Roman" w:eastAsia="Times New Roman" w:hAnsi="Times New Roman" w:cs="Times New Roman"/>
          <w:color w:val="000000"/>
          <w:sz w:val="24"/>
          <w:szCs w:val="24"/>
        </w:rPr>
        <w:t>kresoxim-methyl, thiophanate-methyl, tebuconazole, penthiopyrad</w:t>
      </w:r>
      <w:ins w:id="918" w:author="WN" w:date="2020-09-13T10:38:00Z">
        <w:r w:rsidR="000E3BA6" w:rsidRPr="00452837">
          <w:rPr>
            <w:rFonts w:ascii="Times New Roman" w:eastAsia="Times New Roman" w:hAnsi="Times New Roman" w:cs="Times New Roman"/>
            <w:color w:val="000000"/>
            <w:sz w:val="24"/>
            <w:szCs w:val="24"/>
          </w:rPr>
          <w:t>,</w:t>
        </w:r>
      </w:ins>
      <w:r w:rsidRPr="00452837">
        <w:rPr>
          <w:rFonts w:ascii="Times New Roman" w:eastAsia="Times New Roman" w:hAnsi="Times New Roman" w:cs="Times New Roman"/>
          <w:color w:val="000000"/>
          <w:sz w:val="24"/>
          <w:szCs w:val="24"/>
        </w:rPr>
        <w:t xml:space="preserve"> and chlorothalonil for both years (Table 3</w:t>
      </w:r>
      <w:r w:rsidR="00303948" w:rsidRPr="00452837">
        <w:rPr>
          <w:rFonts w:ascii="Times New Roman" w:eastAsia="Times New Roman" w:hAnsi="Times New Roman" w:cs="Times New Roman"/>
          <w:color w:val="000000"/>
          <w:sz w:val="24"/>
          <w:szCs w:val="24"/>
        </w:rPr>
        <w:t xml:space="preserve">; Figure </w:t>
      </w:r>
      <w:r w:rsidR="008024FA" w:rsidRPr="00452837">
        <w:rPr>
          <w:rFonts w:ascii="Times New Roman" w:eastAsia="Times New Roman" w:hAnsi="Times New Roman" w:cs="Times New Roman"/>
          <w:color w:val="000000"/>
          <w:sz w:val="24"/>
          <w:szCs w:val="24"/>
        </w:rPr>
        <w:t>4</w:t>
      </w:r>
      <w:r w:rsidRPr="00452837">
        <w:rPr>
          <w:rFonts w:ascii="Times New Roman" w:eastAsia="Times New Roman" w:hAnsi="Times New Roman" w:cs="Times New Roman"/>
          <w:color w:val="000000"/>
          <w:sz w:val="24"/>
          <w:szCs w:val="24"/>
        </w:rPr>
        <w:t>).</w:t>
      </w:r>
    </w:p>
    <w:p w14:paraId="68A85A87" w14:textId="34EE2F8A" w:rsidR="008024FA" w:rsidRPr="00452837" w:rsidDel="00DB2637" w:rsidRDefault="008024FA">
      <w:pPr>
        <w:spacing w:line="480" w:lineRule="auto"/>
        <w:ind w:firstLine="706"/>
        <w:jc w:val="both"/>
        <w:rPr>
          <w:del w:id="919" w:author="Paredes, Juan A." w:date="2020-09-09T10:28:00Z"/>
          <w:rFonts w:ascii="Times New Roman" w:eastAsia="Times New Roman" w:hAnsi="Times New Roman" w:cs="Times New Roman"/>
          <w:color w:val="000000"/>
          <w:sz w:val="24"/>
          <w:szCs w:val="24"/>
        </w:rPr>
      </w:pPr>
    </w:p>
    <w:p w14:paraId="5F626B5C" w14:textId="5B8A0669" w:rsidR="00C53083" w:rsidRPr="00452837" w:rsidDel="00DB2637" w:rsidRDefault="00C53083">
      <w:pPr>
        <w:spacing w:line="480" w:lineRule="auto"/>
        <w:ind w:firstLine="706"/>
        <w:jc w:val="both"/>
        <w:rPr>
          <w:del w:id="920" w:author="Paredes, Juan A." w:date="2020-09-09T10:28:00Z"/>
          <w:rFonts w:ascii="Times New Roman" w:hAnsi="Times New Roman" w:cs="Times New Roman"/>
          <w:color w:val="000000"/>
        </w:rPr>
        <w:pPrChange w:id="921" w:author="Paredes, Juan A." w:date="2020-09-09T10:28:00Z">
          <w:pPr>
            <w:spacing w:line="480" w:lineRule="auto"/>
            <w:jc w:val="both"/>
          </w:pPr>
        </w:pPrChange>
      </w:pPr>
      <w:del w:id="922" w:author="Paredes, Juan A." w:date="2020-09-09T10:28:00Z">
        <w:r w:rsidRPr="00452837" w:rsidDel="00DB2637">
          <w:rPr>
            <w:rFonts w:ascii="Times New Roman" w:hAnsi="Times New Roman" w:cs="Times New Roman"/>
          </w:rPr>
          <w:delText xml:space="preserve">Table 3. </w:delText>
        </w:r>
        <w:r w:rsidR="0027590E" w:rsidRPr="00452837" w:rsidDel="00DB2637">
          <w:rPr>
            <w:rFonts w:ascii="Times New Roman" w:hAnsi="Times New Roman" w:cs="Times New Roman"/>
            <w:color w:val="000000"/>
          </w:rPr>
          <w:delText>Severely damaged pods, control efficiency, and corresponding statistics for the 12 fungicides evaluated for the control of peanut smut on field experiments in harvest 2015 and 2016.</w:delText>
        </w:r>
        <w:r w:rsidRPr="00452837" w:rsidDel="00DB2637">
          <w:rPr>
            <w:rFonts w:ascii="Times New Roman" w:hAnsi="Times New Roman" w:cs="Times New Roman"/>
            <w:color w:val="000000"/>
          </w:rPr>
          <w:delText xml:space="preserve">  </w:delText>
        </w:r>
      </w:del>
    </w:p>
    <w:tbl>
      <w:tblPr>
        <w:tblW w:w="10426" w:type="dxa"/>
        <w:jc w:val="center"/>
        <w:tblCellMar>
          <w:left w:w="70" w:type="dxa"/>
          <w:right w:w="70" w:type="dxa"/>
        </w:tblCellMar>
        <w:tblLook w:val="04A0" w:firstRow="1" w:lastRow="0" w:firstColumn="1" w:lastColumn="0" w:noHBand="0" w:noVBand="1"/>
      </w:tblPr>
      <w:tblGrid>
        <w:gridCol w:w="1874"/>
        <w:gridCol w:w="240"/>
        <w:gridCol w:w="1289"/>
        <w:gridCol w:w="1283"/>
        <w:gridCol w:w="1291"/>
        <w:gridCol w:w="1197"/>
        <w:gridCol w:w="146"/>
        <w:gridCol w:w="2113"/>
        <w:gridCol w:w="1224"/>
        <w:gridCol w:w="1211"/>
        <w:gridCol w:w="1218"/>
        <w:gridCol w:w="1197"/>
      </w:tblGrid>
      <w:tr w:rsidR="00C53083" w:rsidRPr="00452837" w:rsidDel="00DB2637" w14:paraId="3A97345B" w14:textId="536BC06A" w:rsidTr="00C53083">
        <w:trPr>
          <w:trHeight w:val="420"/>
          <w:jc w:val="center"/>
          <w:del w:id="923" w:author="Paredes, Juan A." w:date="2020-09-09T10:28:00Z"/>
        </w:trPr>
        <w:tc>
          <w:tcPr>
            <w:tcW w:w="822" w:type="pct"/>
            <w:tcBorders>
              <w:top w:val="single" w:sz="8" w:space="0" w:color="auto"/>
              <w:left w:val="nil"/>
              <w:bottom w:val="nil"/>
              <w:right w:val="nil"/>
            </w:tcBorders>
            <w:shd w:val="clear" w:color="auto" w:fill="auto"/>
            <w:noWrap/>
            <w:vAlign w:val="center"/>
            <w:hideMark/>
          </w:tcPr>
          <w:p w14:paraId="5DBD9FA2" w14:textId="5924C063" w:rsidR="00C53083" w:rsidRPr="00452837" w:rsidDel="00DB2637" w:rsidRDefault="00C53083">
            <w:pPr>
              <w:spacing w:line="480" w:lineRule="auto"/>
              <w:ind w:firstLine="706"/>
              <w:jc w:val="both"/>
              <w:rPr>
                <w:del w:id="924" w:author="Paredes, Juan A." w:date="2020-09-09T10:28:00Z"/>
                <w:rFonts w:ascii="Times New Roman" w:eastAsia="Times New Roman" w:hAnsi="Times New Roman" w:cs="Times New Roman"/>
                <w:sz w:val="20"/>
                <w:szCs w:val="18"/>
                <w:lang w:eastAsia="es-ES"/>
              </w:rPr>
              <w:pPrChange w:id="925" w:author="Paredes, Juan A." w:date="2020-09-09T10:28:00Z">
                <w:pPr>
                  <w:spacing w:line="480" w:lineRule="auto"/>
                  <w:jc w:val="center"/>
                </w:pPr>
              </w:pPrChange>
            </w:pPr>
            <w:bookmarkStart w:id="926" w:name="_Hlk11333759"/>
          </w:p>
        </w:tc>
        <w:tc>
          <w:tcPr>
            <w:tcW w:w="1457" w:type="pct"/>
            <w:gridSpan w:val="5"/>
            <w:tcBorders>
              <w:top w:val="single" w:sz="8" w:space="0" w:color="auto"/>
              <w:left w:val="nil"/>
              <w:bottom w:val="nil"/>
              <w:right w:val="nil"/>
            </w:tcBorders>
            <w:shd w:val="clear" w:color="000000" w:fill="FFFFFF"/>
            <w:vAlign w:val="center"/>
            <w:hideMark/>
          </w:tcPr>
          <w:p w14:paraId="4EA1E351" w14:textId="70339EFB" w:rsidR="00C53083" w:rsidRPr="00452837" w:rsidDel="00DB2637" w:rsidRDefault="00C53083">
            <w:pPr>
              <w:spacing w:line="480" w:lineRule="auto"/>
              <w:ind w:firstLine="706"/>
              <w:jc w:val="both"/>
              <w:rPr>
                <w:del w:id="927" w:author="Paredes, Juan A." w:date="2020-09-09T10:28:00Z"/>
                <w:rFonts w:ascii="Times New Roman" w:eastAsia="Times New Roman" w:hAnsi="Times New Roman" w:cs="Times New Roman"/>
                <w:b/>
                <w:bCs/>
                <w:sz w:val="20"/>
                <w:szCs w:val="18"/>
                <w:lang w:eastAsia="es-ES"/>
              </w:rPr>
              <w:pPrChange w:id="928" w:author="Paredes, Juan A." w:date="2020-09-09T10:28:00Z">
                <w:pPr>
                  <w:spacing w:line="480" w:lineRule="auto"/>
                  <w:jc w:val="center"/>
                </w:pPr>
              </w:pPrChange>
            </w:pPr>
            <w:del w:id="929" w:author="Paredes, Juan A." w:date="2020-09-09T10:28:00Z">
              <w:r w:rsidRPr="00452837" w:rsidDel="00DB2637">
                <w:rPr>
                  <w:rFonts w:ascii="Times New Roman" w:eastAsia="Times New Roman" w:hAnsi="Times New Roman" w:cs="Times New Roman"/>
                  <w:b/>
                  <w:bCs/>
                  <w:sz w:val="20"/>
                  <w:szCs w:val="18"/>
                  <w:lang w:eastAsia="es-ES"/>
                </w:rPr>
                <w:delText>2015</w:delText>
              </w:r>
            </w:del>
          </w:p>
        </w:tc>
        <w:tc>
          <w:tcPr>
            <w:tcW w:w="333" w:type="pct"/>
            <w:tcBorders>
              <w:top w:val="single" w:sz="8" w:space="0" w:color="auto"/>
              <w:left w:val="nil"/>
              <w:bottom w:val="nil"/>
              <w:right w:val="nil"/>
            </w:tcBorders>
            <w:shd w:val="clear" w:color="000000" w:fill="FFFFFF"/>
            <w:vAlign w:val="center"/>
            <w:hideMark/>
          </w:tcPr>
          <w:p w14:paraId="339A6F9F" w14:textId="0766E5DE" w:rsidR="00C53083" w:rsidRPr="00452837" w:rsidDel="00DB2637" w:rsidRDefault="00C53083">
            <w:pPr>
              <w:spacing w:line="480" w:lineRule="auto"/>
              <w:ind w:firstLine="706"/>
              <w:jc w:val="both"/>
              <w:rPr>
                <w:del w:id="930" w:author="Paredes, Juan A." w:date="2020-09-09T10:28:00Z"/>
                <w:rFonts w:ascii="Times New Roman" w:eastAsia="Times New Roman" w:hAnsi="Times New Roman" w:cs="Times New Roman"/>
                <w:b/>
                <w:bCs/>
                <w:sz w:val="20"/>
                <w:szCs w:val="18"/>
                <w:lang w:eastAsia="es-ES"/>
              </w:rPr>
              <w:pPrChange w:id="931" w:author="Paredes, Juan A." w:date="2020-09-09T10:28:00Z">
                <w:pPr>
                  <w:spacing w:line="480" w:lineRule="auto"/>
                  <w:jc w:val="center"/>
                </w:pPr>
              </w:pPrChange>
            </w:pPr>
          </w:p>
        </w:tc>
        <w:tc>
          <w:tcPr>
            <w:tcW w:w="953" w:type="pct"/>
            <w:tcBorders>
              <w:top w:val="single" w:sz="8" w:space="0" w:color="auto"/>
              <w:left w:val="nil"/>
              <w:bottom w:val="nil"/>
              <w:right w:val="nil"/>
            </w:tcBorders>
            <w:shd w:val="clear" w:color="auto" w:fill="auto"/>
            <w:noWrap/>
            <w:vAlign w:val="center"/>
            <w:hideMark/>
          </w:tcPr>
          <w:p w14:paraId="46B8EE65" w14:textId="118D31AB" w:rsidR="00C53083" w:rsidRPr="00452837" w:rsidDel="00DB2637" w:rsidRDefault="00C53083">
            <w:pPr>
              <w:spacing w:line="480" w:lineRule="auto"/>
              <w:ind w:firstLine="706"/>
              <w:jc w:val="both"/>
              <w:rPr>
                <w:del w:id="932" w:author="Paredes, Juan A." w:date="2020-09-09T10:28:00Z"/>
                <w:rFonts w:ascii="Times New Roman" w:eastAsia="Times New Roman" w:hAnsi="Times New Roman" w:cs="Times New Roman"/>
                <w:sz w:val="20"/>
                <w:szCs w:val="18"/>
                <w:lang w:eastAsia="es-ES"/>
              </w:rPr>
              <w:pPrChange w:id="933" w:author="Paredes, Juan A." w:date="2020-09-09T10:28:00Z">
                <w:pPr>
                  <w:spacing w:line="480" w:lineRule="auto"/>
                  <w:jc w:val="center"/>
                </w:pPr>
              </w:pPrChange>
            </w:pPr>
          </w:p>
        </w:tc>
        <w:tc>
          <w:tcPr>
            <w:tcW w:w="1436" w:type="pct"/>
            <w:gridSpan w:val="4"/>
            <w:tcBorders>
              <w:top w:val="single" w:sz="8" w:space="0" w:color="auto"/>
              <w:left w:val="nil"/>
              <w:bottom w:val="nil"/>
              <w:right w:val="nil"/>
            </w:tcBorders>
            <w:shd w:val="clear" w:color="000000" w:fill="FFFFFF"/>
            <w:vAlign w:val="center"/>
            <w:hideMark/>
          </w:tcPr>
          <w:p w14:paraId="3F9E650B" w14:textId="3F419E89" w:rsidR="00C53083" w:rsidRPr="00452837" w:rsidDel="00DB2637" w:rsidRDefault="00C53083">
            <w:pPr>
              <w:spacing w:line="480" w:lineRule="auto"/>
              <w:ind w:firstLine="706"/>
              <w:jc w:val="both"/>
              <w:rPr>
                <w:del w:id="934" w:author="Paredes, Juan A." w:date="2020-09-09T10:28:00Z"/>
                <w:rFonts w:ascii="Times New Roman" w:eastAsia="Times New Roman" w:hAnsi="Times New Roman" w:cs="Times New Roman"/>
                <w:b/>
                <w:bCs/>
                <w:sz w:val="20"/>
                <w:szCs w:val="18"/>
                <w:lang w:eastAsia="es-ES"/>
              </w:rPr>
              <w:pPrChange w:id="935" w:author="Paredes, Juan A." w:date="2020-09-09T10:28:00Z">
                <w:pPr>
                  <w:spacing w:line="480" w:lineRule="auto"/>
                  <w:jc w:val="center"/>
                </w:pPr>
              </w:pPrChange>
            </w:pPr>
            <w:del w:id="936" w:author="Paredes, Juan A." w:date="2020-09-09T10:28:00Z">
              <w:r w:rsidRPr="00452837" w:rsidDel="00DB2637">
                <w:rPr>
                  <w:rFonts w:ascii="Times New Roman" w:eastAsia="Times New Roman" w:hAnsi="Times New Roman" w:cs="Times New Roman"/>
                  <w:b/>
                  <w:bCs/>
                  <w:sz w:val="20"/>
                  <w:szCs w:val="18"/>
                  <w:lang w:eastAsia="es-ES"/>
                </w:rPr>
                <w:delText>2016</w:delText>
              </w:r>
            </w:del>
          </w:p>
        </w:tc>
      </w:tr>
      <w:tr w:rsidR="00C53083" w:rsidRPr="00452837" w:rsidDel="00DB2637" w14:paraId="07EFA0EC" w14:textId="184E73B7" w:rsidTr="00C53083">
        <w:trPr>
          <w:trHeight w:val="567"/>
          <w:jc w:val="center"/>
          <w:del w:id="937" w:author="Paredes, Juan A." w:date="2020-09-09T10:28:00Z"/>
        </w:trPr>
        <w:tc>
          <w:tcPr>
            <w:tcW w:w="927" w:type="pct"/>
            <w:gridSpan w:val="2"/>
            <w:tcBorders>
              <w:top w:val="nil"/>
              <w:left w:val="nil"/>
              <w:bottom w:val="single" w:sz="8" w:space="0" w:color="auto"/>
              <w:right w:val="nil"/>
            </w:tcBorders>
            <w:shd w:val="clear" w:color="000000" w:fill="FFFFFF"/>
            <w:vAlign w:val="center"/>
            <w:hideMark/>
          </w:tcPr>
          <w:p w14:paraId="55C06D56" w14:textId="00BD8F59" w:rsidR="00C53083" w:rsidRPr="00452837" w:rsidDel="00DB2637" w:rsidRDefault="00C53083">
            <w:pPr>
              <w:spacing w:line="480" w:lineRule="auto"/>
              <w:ind w:firstLine="706"/>
              <w:jc w:val="both"/>
              <w:rPr>
                <w:del w:id="938" w:author="Paredes, Juan A." w:date="2020-09-09T10:28:00Z"/>
                <w:rFonts w:ascii="Times New Roman" w:eastAsia="Times New Roman" w:hAnsi="Times New Roman" w:cs="Times New Roman"/>
                <w:b/>
                <w:bCs/>
                <w:sz w:val="20"/>
                <w:szCs w:val="18"/>
                <w:lang w:eastAsia="es-ES"/>
              </w:rPr>
              <w:pPrChange w:id="939" w:author="Paredes, Juan A." w:date="2020-09-09T10:28:00Z">
                <w:pPr>
                  <w:spacing w:line="480" w:lineRule="auto"/>
                  <w:jc w:val="center"/>
                </w:pPr>
              </w:pPrChange>
            </w:pPr>
            <w:bookmarkStart w:id="940" w:name="_Hlk46898652"/>
            <w:bookmarkEnd w:id="926"/>
            <w:del w:id="941" w:author="Paredes, Juan A." w:date="2020-09-09T10:28:00Z">
              <w:r w:rsidRPr="00452837" w:rsidDel="00DB2637">
                <w:rPr>
                  <w:rFonts w:ascii="Times New Roman" w:eastAsia="Times New Roman" w:hAnsi="Times New Roman" w:cs="Times New Roman"/>
                  <w:b/>
                  <w:bCs/>
                  <w:sz w:val="20"/>
                  <w:szCs w:val="18"/>
                  <w:lang w:eastAsia="es-ES"/>
                </w:rPr>
                <w:delText>Active ingredients</w:delText>
              </w:r>
            </w:del>
          </w:p>
        </w:tc>
        <w:tc>
          <w:tcPr>
            <w:tcW w:w="337" w:type="pct"/>
            <w:tcBorders>
              <w:top w:val="single" w:sz="4" w:space="0" w:color="auto"/>
              <w:left w:val="nil"/>
              <w:bottom w:val="single" w:sz="8" w:space="0" w:color="auto"/>
              <w:right w:val="nil"/>
            </w:tcBorders>
            <w:shd w:val="clear" w:color="000000" w:fill="FFFFFF"/>
            <w:vAlign w:val="center"/>
            <w:hideMark/>
          </w:tcPr>
          <w:p w14:paraId="522F53C2" w14:textId="647A9176" w:rsidR="00C53083" w:rsidRPr="00452837" w:rsidDel="00DB2637" w:rsidRDefault="00C53083">
            <w:pPr>
              <w:spacing w:line="480" w:lineRule="auto"/>
              <w:ind w:firstLine="706"/>
              <w:jc w:val="both"/>
              <w:rPr>
                <w:del w:id="942" w:author="Paredes, Juan A." w:date="2020-09-09T10:28:00Z"/>
                <w:rFonts w:ascii="Times New Roman" w:eastAsia="Times New Roman" w:hAnsi="Times New Roman" w:cs="Times New Roman"/>
                <w:b/>
                <w:bCs/>
                <w:sz w:val="20"/>
                <w:szCs w:val="18"/>
                <w:vertAlign w:val="superscript"/>
                <w:lang w:eastAsia="es-ES"/>
              </w:rPr>
              <w:pPrChange w:id="943" w:author="Paredes, Juan A." w:date="2020-09-09T10:28:00Z">
                <w:pPr>
                  <w:spacing w:line="480" w:lineRule="auto"/>
                  <w:jc w:val="center"/>
                </w:pPr>
              </w:pPrChange>
            </w:pPr>
            <w:del w:id="944" w:author="Paredes, Juan A." w:date="2020-09-09T10:28:00Z">
              <w:r w:rsidRPr="00452837" w:rsidDel="00DB2637">
                <w:rPr>
                  <w:rFonts w:ascii="Times New Roman" w:eastAsia="Times New Roman" w:hAnsi="Times New Roman" w:cs="Times New Roman"/>
                  <w:b/>
                  <w:bCs/>
                  <w:sz w:val="20"/>
                  <w:szCs w:val="18"/>
                  <w:lang w:eastAsia="es-ES"/>
                  <w:rPrChange w:id="945" w:author="WN" w:date="2020-09-13T17:33:00Z">
                    <w:rPr>
                      <w:rFonts w:ascii="Times New Roman" w:eastAsia="Times New Roman" w:hAnsi="Times New Roman" w:cs="Times New Roman"/>
                      <w:b/>
                      <w:bCs/>
                      <w:noProof/>
                      <w:sz w:val="20"/>
                      <w:szCs w:val="18"/>
                      <w:lang w:eastAsia="es-ES"/>
                    </w:rPr>
                  </w:rPrChange>
                </w:rPr>
                <w:delText>SDP</w:delText>
              </w:r>
              <w:r w:rsidRPr="00452837" w:rsidDel="00DB2637">
                <w:rPr>
                  <w:rFonts w:ascii="Times New Roman" w:eastAsia="Times New Roman" w:hAnsi="Times New Roman" w:cs="Times New Roman"/>
                  <w:b/>
                  <w:bCs/>
                  <w:sz w:val="20"/>
                  <w:szCs w:val="18"/>
                  <w:vertAlign w:val="superscript"/>
                  <w:lang w:eastAsia="es-ES"/>
                  <w:rPrChange w:id="946" w:author="WN" w:date="2020-09-13T17:33:00Z">
                    <w:rPr>
                      <w:rFonts w:ascii="Times New Roman" w:eastAsia="Times New Roman" w:hAnsi="Times New Roman" w:cs="Times New Roman"/>
                      <w:b/>
                      <w:bCs/>
                      <w:noProof/>
                      <w:sz w:val="20"/>
                      <w:szCs w:val="18"/>
                      <w:vertAlign w:val="superscript"/>
                      <w:lang w:eastAsia="es-ES"/>
                    </w:rPr>
                  </w:rPrChange>
                </w:rPr>
                <w:delText>a</w:delText>
              </w:r>
            </w:del>
          </w:p>
        </w:tc>
        <w:tc>
          <w:tcPr>
            <w:tcW w:w="366" w:type="pct"/>
            <w:tcBorders>
              <w:top w:val="single" w:sz="4" w:space="0" w:color="auto"/>
              <w:left w:val="nil"/>
              <w:bottom w:val="single" w:sz="8" w:space="0" w:color="auto"/>
              <w:right w:val="nil"/>
            </w:tcBorders>
            <w:shd w:val="clear" w:color="000000" w:fill="FFFFFF"/>
            <w:vAlign w:val="center"/>
            <w:hideMark/>
          </w:tcPr>
          <w:p w14:paraId="7CAD194E" w14:textId="486F9AC2" w:rsidR="00C53083" w:rsidRPr="00452837" w:rsidDel="00DB2637" w:rsidRDefault="00C53083">
            <w:pPr>
              <w:spacing w:line="480" w:lineRule="auto"/>
              <w:ind w:firstLine="706"/>
              <w:jc w:val="both"/>
              <w:rPr>
                <w:del w:id="947" w:author="Paredes, Juan A." w:date="2020-09-09T10:28:00Z"/>
                <w:rFonts w:ascii="Times New Roman" w:eastAsia="Times New Roman" w:hAnsi="Times New Roman" w:cs="Times New Roman"/>
                <w:b/>
                <w:bCs/>
                <w:sz w:val="20"/>
                <w:szCs w:val="18"/>
                <w:vertAlign w:val="superscript"/>
                <w:lang w:eastAsia="es-ES"/>
              </w:rPr>
              <w:pPrChange w:id="948" w:author="Paredes, Juan A." w:date="2020-09-09T10:28:00Z">
                <w:pPr>
                  <w:spacing w:line="480" w:lineRule="auto"/>
                  <w:jc w:val="center"/>
                </w:pPr>
              </w:pPrChange>
            </w:pPr>
            <w:del w:id="949" w:author="Paredes, Juan A." w:date="2020-09-09T10:28:00Z">
              <w:r w:rsidRPr="00452837" w:rsidDel="00DB2637">
                <w:rPr>
                  <w:rFonts w:ascii="Times New Roman" w:eastAsia="Times New Roman" w:hAnsi="Times New Roman" w:cs="Times New Roman"/>
                  <w:b/>
                  <w:bCs/>
                  <w:sz w:val="20"/>
                  <w:szCs w:val="18"/>
                  <w:lang w:eastAsia="es-ES"/>
                  <w:rPrChange w:id="950" w:author="WN" w:date="2020-09-13T17:33:00Z">
                    <w:rPr>
                      <w:rFonts w:ascii="Times New Roman" w:eastAsia="Times New Roman" w:hAnsi="Times New Roman" w:cs="Times New Roman"/>
                      <w:b/>
                      <w:bCs/>
                      <w:noProof/>
                      <w:sz w:val="20"/>
                      <w:szCs w:val="18"/>
                      <w:lang w:eastAsia="es-ES"/>
                    </w:rPr>
                  </w:rPrChange>
                </w:rPr>
                <w:delText>CL</w:delText>
              </w:r>
              <w:r w:rsidRPr="00452837" w:rsidDel="00DB2637">
                <w:rPr>
                  <w:rFonts w:ascii="Times New Roman" w:eastAsia="Times New Roman" w:hAnsi="Times New Roman" w:cs="Times New Roman"/>
                  <w:b/>
                  <w:bCs/>
                  <w:sz w:val="20"/>
                  <w:szCs w:val="18"/>
                  <w:vertAlign w:val="subscript"/>
                  <w:lang w:eastAsia="es-ES"/>
                  <w:rPrChange w:id="951" w:author="WN" w:date="2020-09-13T17:33:00Z">
                    <w:rPr>
                      <w:rFonts w:ascii="Times New Roman" w:eastAsia="Times New Roman" w:hAnsi="Times New Roman" w:cs="Times New Roman"/>
                      <w:b/>
                      <w:bCs/>
                      <w:noProof/>
                      <w:sz w:val="20"/>
                      <w:szCs w:val="18"/>
                      <w:vertAlign w:val="subscript"/>
                      <w:lang w:eastAsia="es-ES"/>
                    </w:rPr>
                  </w:rPrChange>
                </w:rPr>
                <w:delText>L</w:delText>
              </w:r>
              <w:r w:rsidRPr="00452837" w:rsidDel="00DB2637">
                <w:rPr>
                  <w:rFonts w:ascii="Times New Roman" w:eastAsia="Times New Roman" w:hAnsi="Times New Roman" w:cs="Times New Roman"/>
                  <w:b/>
                  <w:bCs/>
                  <w:sz w:val="20"/>
                  <w:szCs w:val="18"/>
                  <w:vertAlign w:val="superscript"/>
                  <w:lang w:eastAsia="es-ES"/>
                  <w:rPrChange w:id="952" w:author="WN" w:date="2020-09-13T17:33:00Z">
                    <w:rPr>
                      <w:rFonts w:ascii="Times New Roman" w:eastAsia="Times New Roman" w:hAnsi="Times New Roman" w:cs="Times New Roman"/>
                      <w:b/>
                      <w:bCs/>
                      <w:noProof/>
                      <w:sz w:val="20"/>
                      <w:szCs w:val="18"/>
                      <w:vertAlign w:val="superscript"/>
                      <w:lang w:eastAsia="es-ES"/>
                    </w:rPr>
                  </w:rPrChange>
                </w:rPr>
                <w:delText>b</w:delText>
              </w:r>
            </w:del>
          </w:p>
        </w:tc>
        <w:tc>
          <w:tcPr>
            <w:tcW w:w="366" w:type="pct"/>
            <w:tcBorders>
              <w:top w:val="single" w:sz="4" w:space="0" w:color="auto"/>
              <w:left w:val="nil"/>
              <w:bottom w:val="single" w:sz="8" w:space="0" w:color="auto"/>
              <w:right w:val="nil"/>
            </w:tcBorders>
            <w:shd w:val="clear" w:color="000000" w:fill="FFFFFF"/>
            <w:vAlign w:val="center"/>
            <w:hideMark/>
          </w:tcPr>
          <w:p w14:paraId="17B0D1C1" w14:textId="1E5284CE" w:rsidR="00C53083" w:rsidRPr="00452837" w:rsidDel="00DB2637" w:rsidRDefault="00C53083">
            <w:pPr>
              <w:spacing w:line="480" w:lineRule="auto"/>
              <w:ind w:firstLine="706"/>
              <w:jc w:val="both"/>
              <w:rPr>
                <w:del w:id="953" w:author="Paredes, Juan A." w:date="2020-09-09T10:28:00Z"/>
                <w:rFonts w:ascii="Times New Roman" w:eastAsia="Times New Roman" w:hAnsi="Times New Roman" w:cs="Times New Roman"/>
                <w:b/>
                <w:bCs/>
                <w:sz w:val="20"/>
                <w:szCs w:val="18"/>
                <w:vertAlign w:val="superscript"/>
                <w:lang w:eastAsia="es-ES"/>
              </w:rPr>
              <w:pPrChange w:id="954" w:author="Paredes, Juan A." w:date="2020-09-09T10:28:00Z">
                <w:pPr>
                  <w:spacing w:line="480" w:lineRule="auto"/>
                  <w:jc w:val="center"/>
                </w:pPr>
              </w:pPrChange>
            </w:pPr>
            <w:del w:id="955" w:author="Paredes, Juan A." w:date="2020-09-09T10:28:00Z">
              <w:r w:rsidRPr="00452837" w:rsidDel="00DB2637">
                <w:rPr>
                  <w:rFonts w:ascii="Times New Roman" w:eastAsia="Times New Roman" w:hAnsi="Times New Roman" w:cs="Times New Roman"/>
                  <w:b/>
                  <w:bCs/>
                  <w:sz w:val="20"/>
                  <w:szCs w:val="18"/>
                  <w:lang w:eastAsia="es-ES"/>
                </w:rPr>
                <w:delText>CL</w:delText>
              </w:r>
              <w:r w:rsidRPr="00452837" w:rsidDel="00DB2637">
                <w:rPr>
                  <w:rFonts w:ascii="Times New Roman" w:eastAsia="Times New Roman" w:hAnsi="Times New Roman" w:cs="Times New Roman"/>
                  <w:b/>
                  <w:bCs/>
                  <w:sz w:val="20"/>
                  <w:szCs w:val="18"/>
                  <w:vertAlign w:val="subscript"/>
                  <w:lang w:eastAsia="es-ES"/>
                </w:rPr>
                <w:delText>U</w:delText>
              </w:r>
              <w:r w:rsidRPr="00452837" w:rsidDel="00DB2637">
                <w:rPr>
                  <w:rFonts w:ascii="Times New Roman" w:eastAsia="Times New Roman" w:hAnsi="Times New Roman" w:cs="Times New Roman"/>
                  <w:b/>
                  <w:bCs/>
                  <w:sz w:val="20"/>
                  <w:szCs w:val="18"/>
                  <w:vertAlign w:val="superscript"/>
                  <w:lang w:eastAsia="es-ES"/>
                </w:rPr>
                <w:delText>b</w:delText>
              </w:r>
            </w:del>
          </w:p>
        </w:tc>
        <w:tc>
          <w:tcPr>
            <w:tcW w:w="283" w:type="pct"/>
            <w:tcBorders>
              <w:top w:val="single" w:sz="4" w:space="0" w:color="auto"/>
              <w:left w:val="nil"/>
              <w:bottom w:val="single" w:sz="8" w:space="0" w:color="auto"/>
              <w:right w:val="nil"/>
            </w:tcBorders>
            <w:shd w:val="clear" w:color="000000" w:fill="FFFFFF"/>
            <w:vAlign w:val="center"/>
          </w:tcPr>
          <w:p w14:paraId="756B9BDF" w14:textId="2C9BB924" w:rsidR="00C53083" w:rsidRPr="00452837" w:rsidDel="00DB2637" w:rsidRDefault="00C53083">
            <w:pPr>
              <w:spacing w:line="480" w:lineRule="auto"/>
              <w:ind w:firstLine="706"/>
              <w:jc w:val="both"/>
              <w:rPr>
                <w:del w:id="956" w:author="Paredes, Juan A." w:date="2020-09-09T10:28:00Z"/>
                <w:rFonts w:ascii="Times New Roman" w:eastAsia="Times New Roman" w:hAnsi="Times New Roman" w:cs="Times New Roman"/>
                <w:b/>
                <w:bCs/>
                <w:sz w:val="20"/>
                <w:szCs w:val="18"/>
                <w:lang w:eastAsia="es-ES"/>
              </w:rPr>
              <w:pPrChange w:id="957" w:author="Paredes, Juan A." w:date="2020-09-09T10:28:00Z">
                <w:pPr>
                  <w:spacing w:line="480" w:lineRule="auto"/>
                  <w:jc w:val="center"/>
                </w:pPr>
              </w:pPrChange>
            </w:pPr>
            <w:del w:id="958" w:author="Paredes, Juan A." w:date="2020-09-09T10:28:00Z">
              <w:r w:rsidRPr="00452837" w:rsidDel="00DB2637">
                <w:rPr>
                  <w:rFonts w:ascii="Times New Roman" w:eastAsia="Times New Roman" w:hAnsi="Times New Roman" w:cs="Times New Roman"/>
                  <w:b/>
                  <w:bCs/>
                  <w:sz w:val="20"/>
                  <w:szCs w:val="18"/>
                  <w:lang w:eastAsia="es-ES"/>
                  <w:rPrChange w:id="959" w:author="WN" w:date="2020-09-13T17:33:00Z">
                    <w:rPr>
                      <w:rFonts w:ascii="Times New Roman" w:eastAsia="Times New Roman" w:hAnsi="Times New Roman" w:cs="Times New Roman"/>
                      <w:b/>
                      <w:bCs/>
                      <w:noProof/>
                      <w:sz w:val="20"/>
                      <w:szCs w:val="18"/>
                      <w:lang w:eastAsia="es-ES"/>
                    </w:rPr>
                  </w:rPrChange>
                </w:rPr>
                <w:delText>CE</w:delText>
              </w:r>
              <w:r w:rsidRPr="00452837" w:rsidDel="00DB2637">
                <w:rPr>
                  <w:rFonts w:ascii="Times New Roman" w:eastAsia="Times New Roman" w:hAnsi="Times New Roman" w:cs="Times New Roman"/>
                  <w:b/>
                  <w:bCs/>
                  <w:sz w:val="20"/>
                  <w:szCs w:val="18"/>
                  <w:vertAlign w:val="superscript"/>
                  <w:lang w:eastAsia="es-ES"/>
                  <w:rPrChange w:id="960" w:author="WN" w:date="2020-09-13T17:33:00Z">
                    <w:rPr>
                      <w:rFonts w:ascii="Times New Roman" w:eastAsia="Times New Roman" w:hAnsi="Times New Roman" w:cs="Times New Roman"/>
                      <w:b/>
                      <w:bCs/>
                      <w:noProof/>
                      <w:sz w:val="20"/>
                      <w:szCs w:val="18"/>
                      <w:vertAlign w:val="superscript"/>
                      <w:lang w:eastAsia="es-ES"/>
                    </w:rPr>
                  </w:rPrChange>
                </w:rPr>
                <w:delText>c</w:delText>
              </w:r>
            </w:del>
          </w:p>
        </w:tc>
        <w:tc>
          <w:tcPr>
            <w:tcW w:w="333" w:type="pct"/>
            <w:tcBorders>
              <w:top w:val="single" w:sz="4" w:space="0" w:color="auto"/>
              <w:left w:val="nil"/>
              <w:bottom w:val="single" w:sz="8" w:space="0" w:color="auto"/>
              <w:right w:val="nil"/>
            </w:tcBorders>
            <w:shd w:val="clear" w:color="000000" w:fill="FFFFFF"/>
            <w:vAlign w:val="center"/>
          </w:tcPr>
          <w:p w14:paraId="3C47B425" w14:textId="6D1A7530" w:rsidR="00C53083" w:rsidRPr="00452837" w:rsidDel="00DB2637" w:rsidRDefault="00C53083">
            <w:pPr>
              <w:spacing w:line="480" w:lineRule="auto"/>
              <w:ind w:firstLine="706"/>
              <w:jc w:val="both"/>
              <w:rPr>
                <w:del w:id="961" w:author="Paredes, Juan A." w:date="2020-09-09T10:28:00Z"/>
                <w:rFonts w:ascii="Times New Roman" w:eastAsia="Times New Roman" w:hAnsi="Times New Roman" w:cs="Times New Roman"/>
                <w:b/>
                <w:bCs/>
                <w:sz w:val="20"/>
                <w:szCs w:val="18"/>
                <w:lang w:eastAsia="es-ES"/>
              </w:rPr>
              <w:pPrChange w:id="962" w:author="Paredes, Juan A." w:date="2020-09-09T10:28:00Z">
                <w:pPr>
                  <w:spacing w:line="480" w:lineRule="auto"/>
                  <w:jc w:val="center"/>
                </w:pPr>
              </w:pPrChange>
            </w:pPr>
          </w:p>
        </w:tc>
        <w:tc>
          <w:tcPr>
            <w:tcW w:w="953" w:type="pct"/>
            <w:tcBorders>
              <w:top w:val="single" w:sz="4" w:space="0" w:color="auto"/>
              <w:left w:val="nil"/>
              <w:bottom w:val="single" w:sz="8" w:space="0" w:color="auto"/>
              <w:right w:val="nil"/>
            </w:tcBorders>
            <w:shd w:val="clear" w:color="000000" w:fill="FFFFFF"/>
            <w:vAlign w:val="center"/>
            <w:hideMark/>
          </w:tcPr>
          <w:p w14:paraId="25D6CC48" w14:textId="69064A81" w:rsidR="00C53083" w:rsidRPr="00452837" w:rsidDel="00DB2637" w:rsidRDefault="00C53083">
            <w:pPr>
              <w:spacing w:line="480" w:lineRule="auto"/>
              <w:ind w:firstLine="706"/>
              <w:jc w:val="both"/>
              <w:rPr>
                <w:del w:id="963" w:author="Paredes, Juan A." w:date="2020-09-09T10:28:00Z"/>
                <w:rFonts w:ascii="Times New Roman" w:eastAsia="Times New Roman" w:hAnsi="Times New Roman" w:cs="Times New Roman"/>
                <w:b/>
                <w:bCs/>
                <w:sz w:val="20"/>
                <w:szCs w:val="18"/>
                <w:lang w:eastAsia="es-ES"/>
              </w:rPr>
              <w:pPrChange w:id="964" w:author="Paredes, Juan A." w:date="2020-09-09T10:28:00Z">
                <w:pPr>
                  <w:spacing w:line="480" w:lineRule="auto"/>
                  <w:jc w:val="center"/>
                </w:pPr>
              </w:pPrChange>
            </w:pPr>
            <w:del w:id="965" w:author="Paredes, Juan A." w:date="2020-09-09T10:28:00Z">
              <w:r w:rsidRPr="00452837" w:rsidDel="00DB2637">
                <w:rPr>
                  <w:rFonts w:ascii="Times New Roman" w:eastAsia="Times New Roman" w:hAnsi="Times New Roman" w:cs="Times New Roman"/>
                  <w:b/>
                  <w:bCs/>
                  <w:sz w:val="20"/>
                  <w:szCs w:val="18"/>
                  <w:lang w:eastAsia="es-ES"/>
                </w:rPr>
                <w:delText>Active ingredients</w:delText>
              </w:r>
            </w:del>
          </w:p>
        </w:tc>
        <w:tc>
          <w:tcPr>
            <w:tcW w:w="436" w:type="pct"/>
            <w:tcBorders>
              <w:top w:val="single" w:sz="4" w:space="0" w:color="auto"/>
              <w:left w:val="nil"/>
              <w:bottom w:val="single" w:sz="8" w:space="0" w:color="auto"/>
              <w:right w:val="nil"/>
            </w:tcBorders>
            <w:shd w:val="clear" w:color="000000" w:fill="FFFFFF"/>
            <w:vAlign w:val="center"/>
            <w:hideMark/>
          </w:tcPr>
          <w:p w14:paraId="3C679BA8" w14:textId="12D05AEB" w:rsidR="00C53083" w:rsidRPr="00452837" w:rsidDel="00DB2637" w:rsidRDefault="00C53083">
            <w:pPr>
              <w:spacing w:line="480" w:lineRule="auto"/>
              <w:ind w:firstLine="706"/>
              <w:jc w:val="both"/>
              <w:rPr>
                <w:del w:id="966" w:author="Paredes, Juan A." w:date="2020-09-09T10:28:00Z"/>
                <w:rFonts w:ascii="Times New Roman" w:eastAsia="Times New Roman" w:hAnsi="Times New Roman" w:cs="Times New Roman"/>
                <w:b/>
                <w:bCs/>
                <w:sz w:val="20"/>
                <w:szCs w:val="18"/>
                <w:lang w:eastAsia="es-ES"/>
              </w:rPr>
              <w:pPrChange w:id="967" w:author="Paredes, Juan A." w:date="2020-09-09T10:28:00Z">
                <w:pPr>
                  <w:spacing w:line="480" w:lineRule="auto"/>
                  <w:jc w:val="center"/>
                </w:pPr>
              </w:pPrChange>
            </w:pPr>
            <w:del w:id="968" w:author="Paredes, Juan A." w:date="2020-09-09T10:28:00Z">
              <w:r w:rsidRPr="00452837" w:rsidDel="00DB2637">
                <w:rPr>
                  <w:rFonts w:ascii="Times New Roman" w:eastAsia="Times New Roman" w:hAnsi="Times New Roman" w:cs="Times New Roman"/>
                  <w:b/>
                  <w:bCs/>
                  <w:sz w:val="20"/>
                  <w:szCs w:val="18"/>
                  <w:lang w:eastAsia="es-ES"/>
                </w:rPr>
                <w:delText>SDP</w:delText>
              </w:r>
            </w:del>
          </w:p>
        </w:tc>
        <w:tc>
          <w:tcPr>
            <w:tcW w:w="356" w:type="pct"/>
            <w:tcBorders>
              <w:top w:val="single" w:sz="4" w:space="0" w:color="auto"/>
              <w:left w:val="nil"/>
              <w:bottom w:val="single" w:sz="8" w:space="0" w:color="auto"/>
              <w:right w:val="nil"/>
            </w:tcBorders>
            <w:shd w:val="clear" w:color="000000" w:fill="FFFFFF"/>
            <w:vAlign w:val="center"/>
            <w:hideMark/>
          </w:tcPr>
          <w:p w14:paraId="6DCB4A07" w14:textId="45B0A4AC" w:rsidR="00C53083" w:rsidRPr="00452837" w:rsidDel="00DB2637" w:rsidRDefault="00C53083">
            <w:pPr>
              <w:spacing w:line="480" w:lineRule="auto"/>
              <w:ind w:firstLine="706"/>
              <w:jc w:val="both"/>
              <w:rPr>
                <w:del w:id="969" w:author="Paredes, Juan A." w:date="2020-09-09T10:28:00Z"/>
                <w:rFonts w:ascii="Times New Roman" w:eastAsia="Times New Roman" w:hAnsi="Times New Roman" w:cs="Times New Roman"/>
                <w:b/>
                <w:bCs/>
                <w:sz w:val="20"/>
                <w:szCs w:val="18"/>
                <w:lang w:eastAsia="es-ES"/>
              </w:rPr>
              <w:pPrChange w:id="970" w:author="Paredes, Juan A." w:date="2020-09-09T10:28:00Z">
                <w:pPr>
                  <w:spacing w:line="480" w:lineRule="auto"/>
                  <w:jc w:val="center"/>
                </w:pPr>
              </w:pPrChange>
            </w:pPr>
            <w:del w:id="971" w:author="Paredes, Juan A." w:date="2020-09-09T10:28:00Z">
              <w:r w:rsidRPr="00452837" w:rsidDel="00DB2637">
                <w:rPr>
                  <w:rFonts w:ascii="Times New Roman" w:eastAsia="Times New Roman" w:hAnsi="Times New Roman" w:cs="Times New Roman"/>
                  <w:b/>
                  <w:bCs/>
                  <w:sz w:val="20"/>
                  <w:szCs w:val="18"/>
                  <w:lang w:eastAsia="es-ES"/>
                </w:rPr>
                <w:delText>CL</w:delText>
              </w:r>
              <w:r w:rsidRPr="00452837" w:rsidDel="00DB2637">
                <w:rPr>
                  <w:rFonts w:ascii="Times New Roman" w:eastAsia="Times New Roman" w:hAnsi="Times New Roman" w:cs="Times New Roman"/>
                  <w:b/>
                  <w:bCs/>
                  <w:sz w:val="20"/>
                  <w:szCs w:val="18"/>
                  <w:vertAlign w:val="subscript"/>
                  <w:lang w:eastAsia="es-ES"/>
                </w:rPr>
                <w:delText>L</w:delText>
              </w:r>
            </w:del>
          </w:p>
        </w:tc>
        <w:tc>
          <w:tcPr>
            <w:tcW w:w="356" w:type="pct"/>
            <w:tcBorders>
              <w:top w:val="single" w:sz="4" w:space="0" w:color="auto"/>
              <w:left w:val="nil"/>
              <w:bottom w:val="single" w:sz="8" w:space="0" w:color="auto"/>
              <w:right w:val="nil"/>
            </w:tcBorders>
            <w:shd w:val="clear" w:color="000000" w:fill="FFFFFF"/>
            <w:vAlign w:val="center"/>
            <w:hideMark/>
          </w:tcPr>
          <w:p w14:paraId="2AE3F21E" w14:textId="33C12208" w:rsidR="00C53083" w:rsidRPr="00452837" w:rsidDel="00DB2637" w:rsidRDefault="00C53083">
            <w:pPr>
              <w:spacing w:line="480" w:lineRule="auto"/>
              <w:ind w:firstLine="706"/>
              <w:jc w:val="both"/>
              <w:rPr>
                <w:del w:id="972" w:author="Paredes, Juan A." w:date="2020-09-09T10:28:00Z"/>
                <w:rFonts w:ascii="Times New Roman" w:eastAsia="Times New Roman" w:hAnsi="Times New Roman" w:cs="Times New Roman"/>
                <w:b/>
                <w:bCs/>
                <w:sz w:val="20"/>
                <w:szCs w:val="18"/>
                <w:lang w:eastAsia="es-ES"/>
              </w:rPr>
              <w:pPrChange w:id="973" w:author="Paredes, Juan A." w:date="2020-09-09T10:28:00Z">
                <w:pPr>
                  <w:spacing w:line="480" w:lineRule="auto"/>
                  <w:jc w:val="center"/>
                </w:pPr>
              </w:pPrChange>
            </w:pPr>
            <w:del w:id="974" w:author="Paredes, Juan A." w:date="2020-09-09T10:28:00Z">
              <w:r w:rsidRPr="00452837" w:rsidDel="00DB2637">
                <w:rPr>
                  <w:rFonts w:ascii="Times New Roman" w:eastAsia="Times New Roman" w:hAnsi="Times New Roman" w:cs="Times New Roman"/>
                  <w:b/>
                  <w:bCs/>
                  <w:sz w:val="20"/>
                  <w:szCs w:val="18"/>
                  <w:lang w:eastAsia="es-ES"/>
                </w:rPr>
                <w:delText>CL</w:delText>
              </w:r>
              <w:r w:rsidRPr="00452837" w:rsidDel="00DB2637">
                <w:rPr>
                  <w:rFonts w:ascii="Times New Roman" w:eastAsia="Times New Roman" w:hAnsi="Times New Roman" w:cs="Times New Roman"/>
                  <w:b/>
                  <w:bCs/>
                  <w:sz w:val="20"/>
                  <w:szCs w:val="18"/>
                  <w:vertAlign w:val="subscript"/>
                  <w:lang w:eastAsia="es-ES"/>
                </w:rPr>
                <w:delText>U</w:delText>
              </w:r>
            </w:del>
          </w:p>
        </w:tc>
        <w:tc>
          <w:tcPr>
            <w:tcW w:w="287" w:type="pct"/>
            <w:tcBorders>
              <w:top w:val="single" w:sz="4" w:space="0" w:color="auto"/>
              <w:left w:val="nil"/>
              <w:bottom w:val="single" w:sz="8" w:space="0" w:color="auto"/>
              <w:right w:val="nil"/>
            </w:tcBorders>
            <w:shd w:val="clear" w:color="000000" w:fill="FFFFFF"/>
            <w:vAlign w:val="center"/>
          </w:tcPr>
          <w:p w14:paraId="05CC413E" w14:textId="1AFA885F" w:rsidR="00C53083" w:rsidRPr="00452837" w:rsidDel="00DB2637" w:rsidRDefault="00C53083">
            <w:pPr>
              <w:spacing w:line="480" w:lineRule="auto"/>
              <w:ind w:firstLine="706"/>
              <w:jc w:val="both"/>
              <w:rPr>
                <w:del w:id="975" w:author="Paredes, Juan A." w:date="2020-09-09T10:28:00Z"/>
                <w:rFonts w:ascii="Times New Roman" w:eastAsia="Times New Roman" w:hAnsi="Times New Roman" w:cs="Times New Roman"/>
                <w:b/>
                <w:bCs/>
                <w:sz w:val="20"/>
                <w:szCs w:val="18"/>
                <w:lang w:eastAsia="es-ES"/>
              </w:rPr>
              <w:pPrChange w:id="976" w:author="Paredes, Juan A." w:date="2020-09-09T10:28:00Z">
                <w:pPr>
                  <w:spacing w:line="480" w:lineRule="auto"/>
                  <w:jc w:val="center"/>
                </w:pPr>
              </w:pPrChange>
            </w:pPr>
            <w:del w:id="977" w:author="Paredes, Juan A." w:date="2020-09-09T10:28:00Z">
              <w:r w:rsidRPr="00452837" w:rsidDel="00DB2637">
                <w:rPr>
                  <w:rFonts w:ascii="Times New Roman" w:eastAsia="Times New Roman" w:hAnsi="Times New Roman" w:cs="Times New Roman"/>
                  <w:b/>
                  <w:bCs/>
                  <w:sz w:val="20"/>
                  <w:szCs w:val="18"/>
                  <w:lang w:eastAsia="es-ES"/>
                </w:rPr>
                <w:delText>CE</w:delText>
              </w:r>
            </w:del>
          </w:p>
        </w:tc>
      </w:tr>
      <w:bookmarkEnd w:id="940"/>
      <w:tr w:rsidR="00C53083" w:rsidRPr="00452837" w:rsidDel="00DB2637" w14:paraId="448F2275" w14:textId="4585A101" w:rsidTr="00C53083">
        <w:trPr>
          <w:trHeight w:val="330"/>
          <w:jc w:val="center"/>
          <w:del w:id="978" w:author="Paredes, Juan A." w:date="2020-09-09T10:28:00Z"/>
        </w:trPr>
        <w:tc>
          <w:tcPr>
            <w:tcW w:w="927" w:type="pct"/>
            <w:gridSpan w:val="2"/>
            <w:tcBorders>
              <w:top w:val="nil"/>
              <w:left w:val="nil"/>
              <w:bottom w:val="nil"/>
              <w:right w:val="nil"/>
            </w:tcBorders>
            <w:shd w:val="clear" w:color="000000" w:fill="FFFFFF"/>
            <w:vAlign w:val="center"/>
            <w:hideMark/>
          </w:tcPr>
          <w:p w14:paraId="0EFD3675" w14:textId="484835C7" w:rsidR="00C53083" w:rsidRPr="00452837" w:rsidDel="00DB2637" w:rsidRDefault="00C53083">
            <w:pPr>
              <w:spacing w:line="480" w:lineRule="auto"/>
              <w:ind w:firstLine="706"/>
              <w:jc w:val="both"/>
              <w:rPr>
                <w:del w:id="979" w:author="Paredes, Juan A." w:date="2020-09-09T10:28:00Z"/>
                <w:rFonts w:ascii="Times New Roman" w:eastAsia="Times New Roman" w:hAnsi="Times New Roman" w:cs="Times New Roman"/>
                <w:sz w:val="20"/>
                <w:szCs w:val="18"/>
                <w:lang w:eastAsia="es-ES"/>
              </w:rPr>
              <w:pPrChange w:id="980" w:author="Paredes, Juan A." w:date="2020-09-09T10:28:00Z">
                <w:pPr>
                  <w:spacing w:line="480" w:lineRule="auto"/>
                  <w:jc w:val="center"/>
                </w:pPr>
              </w:pPrChange>
            </w:pPr>
            <w:del w:id="981" w:author="Paredes, Juan A." w:date="2020-09-09T10:28:00Z">
              <w:r w:rsidRPr="00452837" w:rsidDel="00DB2637">
                <w:rPr>
                  <w:rFonts w:ascii="Times New Roman" w:eastAsia="Times New Roman" w:hAnsi="Times New Roman" w:cs="Times New Roman"/>
                  <w:sz w:val="20"/>
                  <w:szCs w:val="18"/>
                  <w:lang w:eastAsia="es-ES"/>
                </w:rPr>
                <w:delText>Cyproconazole</w:delText>
              </w:r>
            </w:del>
          </w:p>
        </w:tc>
        <w:tc>
          <w:tcPr>
            <w:tcW w:w="337" w:type="pct"/>
            <w:tcBorders>
              <w:top w:val="nil"/>
              <w:left w:val="nil"/>
              <w:bottom w:val="nil"/>
              <w:right w:val="nil"/>
            </w:tcBorders>
            <w:shd w:val="clear" w:color="000000" w:fill="FFFFFF"/>
            <w:vAlign w:val="center"/>
            <w:hideMark/>
          </w:tcPr>
          <w:p w14:paraId="231EED3D" w14:textId="41C6B3BC" w:rsidR="00C53083" w:rsidRPr="00452837" w:rsidDel="00DB2637" w:rsidRDefault="00C53083">
            <w:pPr>
              <w:spacing w:line="480" w:lineRule="auto"/>
              <w:ind w:firstLine="706"/>
              <w:jc w:val="both"/>
              <w:rPr>
                <w:del w:id="982" w:author="Paredes, Juan A." w:date="2020-09-09T10:28:00Z"/>
                <w:rFonts w:ascii="Times New Roman" w:eastAsia="Times New Roman" w:hAnsi="Times New Roman" w:cs="Times New Roman"/>
                <w:sz w:val="20"/>
                <w:szCs w:val="18"/>
                <w:lang w:eastAsia="es-ES"/>
              </w:rPr>
              <w:pPrChange w:id="983" w:author="Paredes, Juan A." w:date="2020-09-09T10:28:00Z">
                <w:pPr>
                  <w:spacing w:line="480" w:lineRule="auto"/>
                  <w:jc w:val="center"/>
                </w:pPr>
              </w:pPrChange>
            </w:pPr>
            <w:del w:id="984" w:author="Paredes, Juan A." w:date="2020-09-09T10:28:00Z">
              <w:r w:rsidRPr="00452837" w:rsidDel="00DB2637">
                <w:rPr>
                  <w:rFonts w:ascii="Times New Roman" w:eastAsia="Times New Roman" w:hAnsi="Times New Roman" w:cs="Times New Roman"/>
                  <w:sz w:val="20"/>
                  <w:szCs w:val="18"/>
                  <w:lang w:eastAsia="es-ES"/>
                </w:rPr>
                <w:delText>0.21</w:delText>
              </w:r>
            </w:del>
          </w:p>
        </w:tc>
        <w:tc>
          <w:tcPr>
            <w:tcW w:w="366" w:type="pct"/>
            <w:tcBorders>
              <w:top w:val="nil"/>
              <w:left w:val="nil"/>
              <w:bottom w:val="nil"/>
              <w:right w:val="nil"/>
            </w:tcBorders>
            <w:shd w:val="clear" w:color="000000" w:fill="FFFFFF"/>
            <w:vAlign w:val="center"/>
            <w:hideMark/>
          </w:tcPr>
          <w:p w14:paraId="7480029E" w14:textId="49D23FC1" w:rsidR="00C53083" w:rsidRPr="00452837" w:rsidDel="00DB2637" w:rsidRDefault="00C53083">
            <w:pPr>
              <w:spacing w:line="480" w:lineRule="auto"/>
              <w:ind w:firstLine="706"/>
              <w:jc w:val="both"/>
              <w:rPr>
                <w:del w:id="985" w:author="Paredes, Juan A." w:date="2020-09-09T10:28:00Z"/>
                <w:rFonts w:ascii="Times New Roman" w:eastAsia="Times New Roman" w:hAnsi="Times New Roman" w:cs="Times New Roman"/>
                <w:sz w:val="20"/>
                <w:szCs w:val="18"/>
                <w:lang w:eastAsia="es-ES"/>
              </w:rPr>
              <w:pPrChange w:id="986" w:author="Paredes, Juan A." w:date="2020-09-09T10:28:00Z">
                <w:pPr>
                  <w:spacing w:line="480" w:lineRule="auto"/>
                  <w:jc w:val="center"/>
                </w:pPr>
              </w:pPrChange>
            </w:pPr>
            <w:del w:id="987" w:author="Paredes, Juan A." w:date="2020-09-09T10:28:00Z">
              <w:r w:rsidRPr="00452837" w:rsidDel="00DB2637">
                <w:rPr>
                  <w:rFonts w:ascii="Times New Roman" w:eastAsia="Times New Roman" w:hAnsi="Times New Roman" w:cs="Times New Roman"/>
                  <w:sz w:val="20"/>
                  <w:szCs w:val="18"/>
                  <w:lang w:eastAsia="es-ES"/>
                </w:rPr>
                <w:delText>0.19</w:delText>
              </w:r>
            </w:del>
          </w:p>
        </w:tc>
        <w:tc>
          <w:tcPr>
            <w:tcW w:w="366" w:type="pct"/>
            <w:tcBorders>
              <w:top w:val="nil"/>
              <w:left w:val="nil"/>
              <w:bottom w:val="nil"/>
              <w:right w:val="nil"/>
            </w:tcBorders>
            <w:shd w:val="clear" w:color="000000" w:fill="FFFFFF"/>
            <w:vAlign w:val="center"/>
            <w:hideMark/>
          </w:tcPr>
          <w:p w14:paraId="6DF14FD9" w14:textId="0E10EBA2" w:rsidR="00C53083" w:rsidRPr="00452837" w:rsidDel="00DB2637" w:rsidRDefault="00C53083">
            <w:pPr>
              <w:spacing w:line="480" w:lineRule="auto"/>
              <w:ind w:firstLine="706"/>
              <w:jc w:val="both"/>
              <w:rPr>
                <w:del w:id="988" w:author="Paredes, Juan A." w:date="2020-09-09T10:28:00Z"/>
                <w:rFonts w:ascii="Times New Roman" w:eastAsia="Times New Roman" w:hAnsi="Times New Roman" w:cs="Times New Roman"/>
                <w:sz w:val="20"/>
                <w:szCs w:val="18"/>
                <w:lang w:eastAsia="es-ES"/>
              </w:rPr>
              <w:pPrChange w:id="989" w:author="Paredes, Juan A." w:date="2020-09-09T10:28:00Z">
                <w:pPr>
                  <w:spacing w:line="480" w:lineRule="auto"/>
                  <w:jc w:val="center"/>
                </w:pPr>
              </w:pPrChange>
            </w:pPr>
            <w:del w:id="990" w:author="Paredes, Juan A." w:date="2020-09-09T10:28:00Z">
              <w:r w:rsidRPr="00452837" w:rsidDel="00DB2637">
                <w:rPr>
                  <w:rFonts w:ascii="Times New Roman" w:eastAsia="Times New Roman" w:hAnsi="Times New Roman" w:cs="Times New Roman"/>
                  <w:sz w:val="20"/>
                  <w:szCs w:val="18"/>
                  <w:lang w:eastAsia="es-ES"/>
                </w:rPr>
                <w:delText>0.23</w:delText>
              </w:r>
            </w:del>
          </w:p>
        </w:tc>
        <w:tc>
          <w:tcPr>
            <w:tcW w:w="283" w:type="pct"/>
            <w:tcBorders>
              <w:top w:val="nil"/>
              <w:left w:val="nil"/>
              <w:bottom w:val="nil"/>
              <w:right w:val="nil"/>
            </w:tcBorders>
            <w:shd w:val="clear" w:color="000000" w:fill="FFFFFF"/>
            <w:vAlign w:val="center"/>
          </w:tcPr>
          <w:p w14:paraId="5D9119C3" w14:textId="51EA6E82" w:rsidR="00C53083" w:rsidRPr="00452837" w:rsidDel="00DB2637" w:rsidRDefault="00C53083">
            <w:pPr>
              <w:spacing w:line="480" w:lineRule="auto"/>
              <w:ind w:firstLine="706"/>
              <w:jc w:val="both"/>
              <w:rPr>
                <w:del w:id="991" w:author="Paredes, Juan A." w:date="2020-09-09T10:28:00Z"/>
                <w:rFonts w:ascii="Times New Roman" w:eastAsia="Times New Roman" w:hAnsi="Times New Roman" w:cs="Times New Roman"/>
                <w:sz w:val="20"/>
                <w:szCs w:val="18"/>
                <w:lang w:eastAsia="es-ES"/>
              </w:rPr>
              <w:pPrChange w:id="992" w:author="Paredes, Juan A." w:date="2020-09-09T10:28:00Z">
                <w:pPr>
                  <w:spacing w:line="480" w:lineRule="auto"/>
                  <w:jc w:val="center"/>
                </w:pPr>
              </w:pPrChange>
            </w:pPr>
            <w:del w:id="993" w:author="Paredes, Juan A." w:date="2020-09-09T10:28:00Z">
              <w:r w:rsidRPr="00452837" w:rsidDel="00DB2637">
                <w:rPr>
                  <w:rFonts w:ascii="Times New Roman" w:eastAsia="Times New Roman" w:hAnsi="Times New Roman" w:cs="Times New Roman"/>
                  <w:sz w:val="20"/>
                  <w:szCs w:val="18"/>
                  <w:lang w:eastAsia="es-ES"/>
                </w:rPr>
                <w:delText>47.7</w:delText>
              </w:r>
            </w:del>
          </w:p>
        </w:tc>
        <w:tc>
          <w:tcPr>
            <w:tcW w:w="333" w:type="pct"/>
            <w:tcBorders>
              <w:top w:val="nil"/>
              <w:left w:val="nil"/>
              <w:bottom w:val="nil"/>
              <w:right w:val="nil"/>
            </w:tcBorders>
            <w:shd w:val="clear" w:color="000000" w:fill="FFFFFF"/>
            <w:vAlign w:val="center"/>
          </w:tcPr>
          <w:p w14:paraId="22963744" w14:textId="299E52EF" w:rsidR="00C53083" w:rsidRPr="00452837" w:rsidDel="00DB2637" w:rsidRDefault="00C53083">
            <w:pPr>
              <w:spacing w:line="480" w:lineRule="auto"/>
              <w:ind w:firstLine="706"/>
              <w:jc w:val="both"/>
              <w:rPr>
                <w:del w:id="994" w:author="Paredes, Juan A." w:date="2020-09-09T10:28:00Z"/>
                <w:rFonts w:ascii="Times New Roman" w:eastAsia="Times New Roman" w:hAnsi="Times New Roman" w:cs="Times New Roman"/>
                <w:sz w:val="20"/>
                <w:szCs w:val="18"/>
                <w:lang w:eastAsia="es-ES"/>
              </w:rPr>
              <w:pPrChange w:id="995" w:author="Paredes, Juan A." w:date="2020-09-09T10:28:00Z">
                <w:pPr>
                  <w:spacing w:line="480" w:lineRule="auto"/>
                  <w:jc w:val="center"/>
                </w:pPr>
              </w:pPrChange>
            </w:pPr>
          </w:p>
        </w:tc>
        <w:tc>
          <w:tcPr>
            <w:tcW w:w="953" w:type="pct"/>
            <w:tcBorders>
              <w:top w:val="nil"/>
              <w:left w:val="nil"/>
              <w:bottom w:val="nil"/>
              <w:right w:val="nil"/>
            </w:tcBorders>
            <w:shd w:val="clear" w:color="000000" w:fill="FFFFFF"/>
            <w:vAlign w:val="center"/>
            <w:hideMark/>
          </w:tcPr>
          <w:p w14:paraId="77D2F4FB" w14:textId="721978BD" w:rsidR="00C53083" w:rsidRPr="00452837" w:rsidDel="00DB2637" w:rsidRDefault="00C53083">
            <w:pPr>
              <w:spacing w:line="480" w:lineRule="auto"/>
              <w:ind w:firstLine="706"/>
              <w:jc w:val="both"/>
              <w:rPr>
                <w:del w:id="996" w:author="Paredes, Juan A." w:date="2020-09-09T10:28:00Z"/>
                <w:rFonts w:ascii="Times New Roman" w:eastAsia="Times New Roman" w:hAnsi="Times New Roman" w:cs="Times New Roman"/>
                <w:sz w:val="20"/>
                <w:szCs w:val="18"/>
                <w:lang w:eastAsia="es-ES"/>
              </w:rPr>
              <w:pPrChange w:id="997" w:author="Paredes, Juan A." w:date="2020-09-09T10:28:00Z">
                <w:pPr>
                  <w:spacing w:line="480" w:lineRule="auto"/>
                  <w:jc w:val="center"/>
                </w:pPr>
              </w:pPrChange>
            </w:pPr>
            <w:del w:id="998" w:author="Paredes, Juan A." w:date="2020-09-09T10:28:00Z">
              <w:r w:rsidRPr="00452837" w:rsidDel="00DB2637">
                <w:rPr>
                  <w:rFonts w:ascii="Times New Roman" w:eastAsia="Times New Roman" w:hAnsi="Times New Roman" w:cs="Times New Roman"/>
                  <w:sz w:val="20"/>
                  <w:szCs w:val="18"/>
                  <w:lang w:eastAsia="es-ES"/>
                </w:rPr>
                <w:delText>Azoxystrobin</w:delText>
              </w:r>
            </w:del>
          </w:p>
        </w:tc>
        <w:tc>
          <w:tcPr>
            <w:tcW w:w="436" w:type="pct"/>
            <w:tcBorders>
              <w:top w:val="nil"/>
              <w:left w:val="nil"/>
              <w:bottom w:val="nil"/>
              <w:right w:val="nil"/>
            </w:tcBorders>
            <w:shd w:val="clear" w:color="000000" w:fill="FFFFFF"/>
            <w:vAlign w:val="center"/>
            <w:hideMark/>
          </w:tcPr>
          <w:p w14:paraId="730D33BF" w14:textId="4EE46704" w:rsidR="00C53083" w:rsidRPr="00452837" w:rsidDel="00DB2637" w:rsidRDefault="00C53083">
            <w:pPr>
              <w:spacing w:line="480" w:lineRule="auto"/>
              <w:ind w:firstLine="706"/>
              <w:jc w:val="both"/>
              <w:rPr>
                <w:del w:id="999" w:author="Paredes, Juan A." w:date="2020-09-09T10:28:00Z"/>
                <w:rFonts w:ascii="Times New Roman" w:eastAsia="Times New Roman" w:hAnsi="Times New Roman" w:cs="Times New Roman"/>
                <w:sz w:val="20"/>
                <w:szCs w:val="18"/>
                <w:lang w:eastAsia="es-ES"/>
              </w:rPr>
              <w:pPrChange w:id="1000" w:author="Paredes, Juan A." w:date="2020-09-09T10:28:00Z">
                <w:pPr>
                  <w:spacing w:line="480" w:lineRule="auto"/>
                  <w:jc w:val="center"/>
                </w:pPr>
              </w:pPrChange>
            </w:pPr>
            <w:del w:id="1001" w:author="Paredes, Juan A." w:date="2020-09-09T10:28:00Z">
              <w:r w:rsidRPr="00452837" w:rsidDel="00DB2637">
                <w:rPr>
                  <w:rFonts w:ascii="Times New Roman" w:eastAsia="Times New Roman" w:hAnsi="Times New Roman" w:cs="Times New Roman"/>
                  <w:sz w:val="20"/>
                  <w:szCs w:val="18"/>
                  <w:lang w:eastAsia="es-ES"/>
                </w:rPr>
                <w:delText>0.26</w:delText>
              </w:r>
            </w:del>
          </w:p>
        </w:tc>
        <w:tc>
          <w:tcPr>
            <w:tcW w:w="356" w:type="pct"/>
            <w:tcBorders>
              <w:top w:val="nil"/>
              <w:left w:val="nil"/>
              <w:bottom w:val="nil"/>
              <w:right w:val="nil"/>
            </w:tcBorders>
            <w:shd w:val="clear" w:color="000000" w:fill="FFFFFF"/>
            <w:vAlign w:val="center"/>
            <w:hideMark/>
          </w:tcPr>
          <w:p w14:paraId="5C871C3F" w14:textId="780D799B" w:rsidR="00C53083" w:rsidRPr="00452837" w:rsidDel="00DB2637" w:rsidRDefault="00C53083">
            <w:pPr>
              <w:spacing w:line="480" w:lineRule="auto"/>
              <w:ind w:firstLine="706"/>
              <w:jc w:val="both"/>
              <w:rPr>
                <w:del w:id="1002" w:author="Paredes, Juan A." w:date="2020-09-09T10:28:00Z"/>
                <w:rFonts w:ascii="Times New Roman" w:eastAsia="Times New Roman" w:hAnsi="Times New Roman" w:cs="Times New Roman"/>
                <w:sz w:val="20"/>
                <w:szCs w:val="18"/>
                <w:lang w:eastAsia="es-ES"/>
              </w:rPr>
              <w:pPrChange w:id="1003" w:author="Paredes, Juan A." w:date="2020-09-09T10:28:00Z">
                <w:pPr>
                  <w:spacing w:line="480" w:lineRule="auto"/>
                  <w:jc w:val="center"/>
                </w:pPr>
              </w:pPrChange>
            </w:pPr>
            <w:del w:id="1004" w:author="Paredes, Juan A." w:date="2020-09-09T10:28:00Z">
              <w:r w:rsidRPr="00452837" w:rsidDel="00DB2637">
                <w:rPr>
                  <w:rFonts w:ascii="Times New Roman" w:eastAsia="Times New Roman" w:hAnsi="Times New Roman" w:cs="Times New Roman"/>
                  <w:sz w:val="20"/>
                  <w:szCs w:val="18"/>
                  <w:lang w:eastAsia="es-ES"/>
                </w:rPr>
                <w:delText>0.24</w:delText>
              </w:r>
            </w:del>
          </w:p>
        </w:tc>
        <w:tc>
          <w:tcPr>
            <w:tcW w:w="356" w:type="pct"/>
            <w:tcBorders>
              <w:top w:val="nil"/>
              <w:left w:val="nil"/>
              <w:bottom w:val="nil"/>
              <w:right w:val="nil"/>
            </w:tcBorders>
            <w:shd w:val="clear" w:color="000000" w:fill="FFFFFF"/>
            <w:vAlign w:val="center"/>
            <w:hideMark/>
          </w:tcPr>
          <w:p w14:paraId="46539273" w14:textId="001DEE08" w:rsidR="00C53083" w:rsidRPr="00452837" w:rsidDel="00DB2637" w:rsidRDefault="00C53083">
            <w:pPr>
              <w:spacing w:line="480" w:lineRule="auto"/>
              <w:ind w:firstLine="706"/>
              <w:jc w:val="both"/>
              <w:rPr>
                <w:del w:id="1005" w:author="Paredes, Juan A." w:date="2020-09-09T10:28:00Z"/>
                <w:rFonts w:ascii="Times New Roman" w:eastAsia="Times New Roman" w:hAnsi="Times New Roman" w:cs="Times New Roman"/>
                <w:sz w:val="20"/>
                <w:szCs w:val="18"/>
                <w:lang w:eastAsia="es-ES"/>
              </w:rPr>
              <w:pPrChange w:id="1006" w:author="Paredes, Juan A." w:date="2020-09-09T10:28:00Z">
                <w:pPr>
                  <w:spacing w:line="480" w:lineRule="auto"/>
                  <w:jc w:val="center"/>
                </w:pPr>
              </w:pPrChange>
            </w:pPr>
            <w:del w:id="1007" w:author="Paredes, Juan A." w:date="2020-09-09T10:28:00Z">
              <w:r w:rsidRPr="00452837" w:rsidDel="00DB2637">
                <w:rPr>
                  <w:rFonts w:ascii="Times New Roman" w:eastAsia="Times New Roman" w:hAnsi="Times New Roman" w:cs="Times New Roman"/>
                  <w:sz w:val="20"/>
                  <w:szCs w:val="18"/>
                  <w:lang w:eastAsia="es-ES"/>
                </w:rPr>
                <w:delText>0.29</w:delText>
              </w:r>
            </w:del>
          </w:p>
        </w:tc>
        <w:tc>
          <w:tcPr>
            <w:tcW w:w="287" w:type="pct"/>
            <w:tcBorders>
              <w:top w:val="nil"/>
              <w:left w:val="nil"/>
              <w:bottom w:val="nil"/>
              <w:right w:val="nil"/>
            </w:tcBorders>
            <w:shd w:val="clear" w:color="000000" w:fill="FFFFFF"/>
            <w:vAlign w:val="center"/>
          </w:tcPr>
          <w:p w14:paraId="0F261F65" w14:textId="446DDB5F" w:rsidR="00C53083" w:rsidRPr="00452837" w:rsidDel="00DB2637" w:rsidRDefault="00C53083">
            <w:pPr>
              <w:spacing w:line="480" w:lineRule="auto"/>
              <w:ind w:firstLine="706"/>
              <w:jc w:val="both"/>
              <w:rPr>
                <w:del w:id="1008" w:author="Paredes, Juan A." w:date="2020-09-09T10:28:00Z"/>
                <w:rFonts w:ascii="Times New Roman" w:eastAsia="Times New Roman" w:hAnsi="Times New Roman" w:cs="Times New Roman"/>
                <w:sz w:val="20"/>
                <w:szCs w:val="18"/>
                <w:lang w:eastAsia="es-ES"/>
              </w:rPr>
              <w:pPrChange w:id="1009" w:author="Paredes, Juan A." w:date="2020-09-09T10:28:00Z">
                <w:pPr>
                  <w:spacing w:line="480" w:lineRule="auto"/>
                  <w:jc w:val="center"/>
                </w:pPr>
              </w:pPrChange>
            </w:pPr>
            <w:del w:id="1010" w:author="Paredes, Juan A." w:date="2020-09-09T10:28:00Z">
              <w:r w:rsidRPr="00452837" w:rsidDel="00DB2637">
                <w:rPr>
                  <w:rFonts w:ascii="Times New Roman" w:eastAsia="Times New Roman" w:hAnsi="Times New Roman" w:cs="Times New Roman"/>
                  <w:sz w:val="20"/>
                  <w:szCs w:val="18"/>
                  <w:lang w:eastAsia="es-ES"/>
                </w:rPr>
                <w:delText>39.5</w:delText>
              </w:r>
            </w:del>
          </w:p>
        </w:tc>
      </w:tr>
      <w:tr w:rsidR="00C53083" w:rsidRPr="00452837" w:rsidDel="00DB2637" w14:paraId="42D1A5CB" w14:textId="1B384BC5" w:rsidTr="00C53083">
        <w:trPr>
          <w:trHeight w:val="330"/>
          <w:jc w:val="center"/>
          <w:del w:id="1011" w:author="Paredes, Juan A." w:date="2020-09-09T10:28:00Z"/>
        </w:trPr>
        <w:tc>
          <w:tcPr>
            <w:tcW w:w="927" w:type="pct"/>
            <w:gridSpan w:val="2"/>
            <w:tcBorders>
              <w:top w:val="nil"/>
              <w:left w:val="nil"/>
              <w:bottom w:val="nil"/>
              <w:right w:val="nil"/>
            </w:tcBorders>
            <w:shd w:val="clear" w:color="000000" w:fill="FFFFFF"/>
            <w:vAlign w:val="center"/>
            <w:hideMark/>
          </w:tcPr>
          <w:p w14:paraId="4229C842" w14:textId="3B08D4E1" w:rsidR="00C53083" w:rsidRPr="00452837" w:rsidDel="00DB2637" w:rsidRDefault="00C53083">
            <w:pPr>
              <w:spacing w:line="480" w:lineRule="auto"/>
              <w:ind w:firstLine="706"/>
              <w:jc w:val="both"/>
              <w:rPr>
                <w:del w:id="1012" w:author="Paredes, Juan A." w:date="2020-09-09T10:28:00Z"/>
                <w:rFonts w:ascii="Times New Roman" w:eastAsia="Times New Roman" w:hAnsi="Times New Roman" w:cs="Times New Roman"/>
                <w:sz w:val="20"/>
                <w:szCs w:val="18"/>
                <w:lang w:eastAsia="es-ES"/>
              </w:rPr>
              <w:pPrChange w:id="1013" w:author="Paredes, Juan A." w:date="2020-09-09T10:28:00Z">
                <w:pPr>
                  <w:spacing w:line="480" w:lineRule="auto"/>
                  <w:jc w:val="center"/>
                </w:pPr>
              </w:pPrChange>
            </w:pPr>
            <w:del w:id="1014" w:author="Paredes, Juan A." w:date="2020-09-09T10:28:00Z">
              <w:r w:rsidRPr="00452837" w:rsidDel="00DB2637">
                <w:rPr>
                  <w:rFonts w:ascii="Times New Roman" w:eastAsia="Times New Roman" w:hAnsi="Times New Roman" w:cs="Times New Roman"/>
                  <w:sz w:val="20"/>
                  <w:szCs w:val="18"/>
                  <w:lang w:eastAsia="es-ES"/>
                </w:rPr>
                <w:delText>Azoxystrobin</w:delText>
              </w:r>
            </w:del>
          </w:p>
        </w:tc>
        <w:tc>
          <w:tcPr>
            <w:tcW w:w="337" w:type="pct"/>
            <w:tcBorders>
              <w:top w:val="nil"/>
              <w:left w:val="nil"/>
              <w:bottom w:val="nil"/>
              <w:right w:val="nil"/>
            </w:tcBorders>
            <w:shd w:val="clear" w:color="000000" w:fill="FFFFFF"/>
            <w:vAlign w:val="center"/>
            <w:hideMark/>
          </w:tcPr>
          <w:p w14:paraId="57F45914" w14:textId="4947C513" w:rsidR="00C53083" w:rsidRPr="00452837" w:rsidDel="00DB2637" w:rsidRDefault="00C53083">
            <w:pPr>
              <w:spacing w:line="480" w:lineRule="auto"/>
              <w:ind w:firstLine="706"/>
              <w:jc w:val="both"/>
              <w:rPr>
                <w:del w:id="1015" w:author="Paredes, Juan A." w:date="2020-09-09T10:28:00Z"/>
                <w:rFonts w:ascii="Times New Roman" w:eastAsia="Times New Roman" w:hAnsi="Times New Roman" w:cs="Times New Roman"/>
                <w:sz w:val="20"/>
                <w:szCs w:val="18"/>
                <w:lang w:eastAsia="es-ES"/>
              </w:rPr>
              <w:pPrChange w:id="1016" w:author="Paredes, Juan A." w:date="2020-09-09T10:28:00Z">
                <w:pPr>
                  <w:spacing w:line="480" w:lineRule="auto"/>
                  <w:jc w:val="center"/>
                </w:pPr>
              </w:pPrChange>
            </w:pPr>
            <w:del w:id="1017" w:author="Paredes, Juan A." w:date="2020-09-09T10:28:00Z">
              <w:r w:rsidRPr="00452837" w:rsidDel="00DB2637">
                <w:rPr>
                  <w:rFonts w:ascii="Times New Roman" w:eastAsia="Times New Roman" w:hAnsi="Times New Roman" w:cs="Times New Roman"/>
                  <w:sz w:val="20"/>
                  <w:szCs w:val="18"/>
                  <w:lang w:eastAsia="es-ES"/>
                </w:rPr>
                <w:delText>0.25</w:delText>
              </w:r>
            </w:del>
          </w:p>
        </w:tc>
        <w:tc>
          <w:tcPr>
            <w:tcW w:w="366" w:type="pct"/>
            <w:tcBorders>
              <w:top w:val="nil"/>
              <w:left w:val="nil"/>
              <w:bottom w:val="nil"/>
              <w:right w:val="nil"/>
            </w:tcBorders>
            <w:shd w:val="clear" w:color="000000" w:fill="FFFFFF"/>
            <w:vAlign w:val="center"/>
            <w:hideMark/>
          </w:tcPr>
          <w:p w14:paraId="540A2A95" w14:textId="5E366065" w:rsidR="00C53083" w:rsidRPr="00452837" w:rsidDel="00DB2637" w:rsidRDefault="00C53083">
            <w:pPr>
              <w:spacing w:line="480" w:lineRule="auto"/>
              <w:ind w:firstLine="706"/>
              <w:jc w:val="both"/>
              <w:rPr>
                <w:del w:id="1018" w:author="Paredes, Juan A." w:date="2020-09-09T10:28:00Z"/>
                <w:rFonts w:ascii="Times New Roman" w:eastAsia="Times New Roman" w:hAnsi="Times New Roman" w:cs="Times New Roman"/>
                <w:sz w:val="20"/>
                <w:szCs w:val="18"/>
                <w:lang w:eastAsia="es-ES"/>
              </w:rPr>
              <w:pPrChange w:id="1019" w:author="Paredes, Juan A." w:date="2020-09-09T10:28:00Z">
                <w:pPr>
                  <w:spacing w:line="480" w:lineRule="auto"/>
                  <w:jc w:val="center"/>
                </w:pPr>
              </w:pPrChange>
            </w:pPr>
            <w:del w:id="1020" w:author="Paredes, Juan A." w:date="2020-09-09T10:28:00Z">
              <w:r w:rsidRPr="00452837" w:rsidDel="00DB2637">
                <w:rPr>
                  <w:rFonts w:ascii="Times New Roman" w:eastAsia="Times New Roman" w:hAnsi="Times New Roman" w:cs="Times New Roman"/>
                  <w:sz w:val="20"/>
                  <w:szCs w:val="18"/>
                  <w:lang w:eastAsia="es-ES"/>
                </w:rPr>
                <w:delText>0.22</w:delText>
              </w:r>
            </w:del>
          </w:p>
        </w:tc>
        <w:tc>
          <w:tcPr>
            <w:tcW w:w="366" w:type="pct"/>
            <w:tcBorders>
              <w:top w:val="nil"/>
              <w:left w:val="nil"/>
              <w:bottom w:val="nil"/>
              <w:right w:val="nil"/>
            </w:tcBorders>
            <w:shd w:val="clear" w:color="000000" w:fill="FFFFFF"/>
            <w:vAlign w:val="center"/>
            <w:hideMark/>
          </w:tcPr>
          <w:p w14:paraId="25107990" w14:textId="034E3270" w:rsidR="00C53083" w:rsidRPr="00452837" w:rsidDel="00DB2637" w:rsidRDefault="00C53083">
            <w:pPr>
              <w:spacing w:line="480" w:lineRule="auto"/>
              <w:ind w:firstLine="706"/>
              <w:jc w:val="both"/>
              <w:rPr>
                <w:del w:id="1021" w:author="Paredes, Juan A." w:date="2020-09-09T10:28:00Z"/>
                <w:rFonts w:ascii="Times New Roman" w:eastAsia="Times New Roman" w:hAnsi="Times New Roman" w:cs="Times New Roman"/>
                <w:sz w:val="20"/>
                <w:szCs w:val="18"/>
                <w:lang w:eastAsia="es-ES"/>
              </w:rPr>
              <w:pPrChange w:id="1022" w:author="Paredes, Juan A." w:date="2020-09-09T10:28:00Z">
                <w:pPr>
                  <w:spacing w:line="480" w:lineRule="auto"/>
                  <w:jc w:val="center"/>
                </w:pPr>
              </w:pPrChange>
            </w:pPr>
            <w:del w:id="1023" w:author="Paredes, Juan A." w:date="2020-09-09T10:28:00Z">
              <w:r w:rsidRPr="00452837" w:rsidDel="00DB2637">
                <w:rPr>
                  <w:rFonts w:ascii="Times New Roman" w:eastAsia="Times New Roman" w:hAnsi="Times New Roman" w:cs="Times New Roman"/>
                  <w:sz w:val="20"/>
                  <w:szCs w:val="18"/>
                  <w:lang w:eastAsia="es-ES"/>
                </w:rPr>
                <w:delText>0.27</w:delText>
              </w:r>
            </w:del>
          </w:p>
        </w:tc>
        <w:tc>
          <w:tcPr>
            <w:tcW w:w="283" w:type="pct"/>
            <w:tcBorders>
              <w:top w:val="nil"/>
              <w:left w:val="nil"/>
              <w:bottom w:val="nil"/>
              <w:right w:val="nil"/>
            </w:tcBorders>
            <w:shd w:val="clear" w:color="000000" w:fill="FFFFFF"/>
            <w:vAlign w:val="center"/>
          </w:tcPr>
          <w:p w14:paraId="04143E37" w14:textId="73F6C828" w:rsidR="00C53083" w:rsidRPr="00452837" w:rsidDel="00DB2637" w:rsidRDefault="00C53083">
            <w:pPr>
              <w:spacing w:line="480" w:lineRule="auto"/>
              <w:ind w:firstLine="706"/>
              <w:jc w:val="both"/>
              <w:rPr>
                <w:del w:id="1024" w:author="Paredes, Juan A." w:date="2020-09-09T10:28:00Z"/>
                <w:rFonts w:ascii="Times New Roman" w:eastAsia="Times New Roman" w:hAnsi="Times New Roman" w:cs="Times New Roman"/>
                <w:sz w:val="20"/>
                <w:szCs w:val="18"/>
                <w:lang w:eastAsia="es-ES"/>
              </w:rPr>
              <w:pPrChange w:id="1025" w:author="Paredes, Juan A." w:date="2020-09-09T10:28:00Z">
                <w:pPr>
                  <w:spacing w:line="480" w:lineRule="auto"/>
                  <w:jc w:val="center"/>
                </w:pPr>
              </w:pPrChange>
            </w:pPr>
            <w:del w:id="1026" w:author="Paredes, Juan A." w:date="2020-09-09T10:28:00Z">
              <w:r w:rsidRPr="00452837" w:rsidDel="00DB2637">
                <w:rPr>
                  <w:rFonts w:ascii="Times New Roman" w:eastAsia="Times New Roman" w:hAnsi="Times New Roman" w:cs="Times New Roman"/>
                  <w:sz w:val="20"/>
                  <w:szCs w:val="18"/>
                  <w:lang w:eastAsia="es-ES"/>
                </w:rPr>
                <w:delText>37.2</w:delText>
              </w:r>
            </w:del>
          </w:p>
        </w:tc>
        <w:tc>
          <w:tcPr>
            <w:tcW w:w="333" w:type="pct"/>
            <w:tcBorders>
              <w:top w:val="nil"/>
              <w:left w:val="nil"/>
              <w:bottom w:val="nil"/>
              <w:right w:val="nil"/>
            </w:tcBorders>
            <w:shd w:val="clear" w:color="000000" w:fill="FFFFFF"/>
            <w:vAlign w:val="center"/>
          </w:tcPr>
          <w:p w14:paraId="17A3809A" w14:textId="5D69A190" w:rsidR="00C53083" w:rsidRPr="00452837" w:rsidDel="00DB2637" w:rsidRDefault="00C53083">
            <w:pPr>
              <w:spacing w:line="480" w:lineRule="auto"/>
              <w:ind w:firstLine="706"/>
              <w:jc w:val="both"/>
              <w:rPr>
                <w:del w:id="1027" w:author="Paredes, Juan A." w:date="2020-09-09T10:28:00Z"/>
                <w:rFonts w:ascii="Times New Roman" w:eastAsia="Times New Roman" w:hAnsi="Times New Roman" w:cs="Times New Roman"/>
                <w:sz w:val="20"/>
                <w:szCs w:val="18"/>
                <w:lang w:eastAsia="es-ES"/>
              </w:rPr>
              <w:pPrChange w:id="1028" w:author="Paredes, Juan A." w:date="2020-09-09T10:28:00Z">
                <w:pPr>
                  <w:spacing w:line="480" w:lineRule="auto"/>
                  <w:jc w:val="center"/>
                </w:pPr>
              </w:pPrChange>
            </w:pPr>
          </w:p>
        </w:tc>
        <w:tc>
          <w:tcPr>
            <w:tcW w:w="953" w:type="pct"/>
            <w:tcBorders>
              <w:top w:val="nil"/>
              <w:left w:val="nil"/>
              <w:bottom w:val="nil"/>
              <w:right w:val="nil"/>
            </w:tcBorders>
            <w:shd w:val="clear" w:color="000000" w:fill="FFFFFF"/>
            <w:vAlign w:val="center"/>
            <w:hideMark/>
          </w:tcPr>
          <w:p w14:paraId="76894565" w14:textId="073077C6" w:rsidR="00C53083" w:rsidRPr="00452837" w:rsidDel="00DB2637" w:rsidRDefault="00C53083">
            <w:pPr>
              <w:spacing w:line="480" w:lineRule="auto"/>
              <w:ind w:firstLine="706"/>
              <w:jc w:val="both"/>
              <w:rPr>
                <w:del w:id="1029" w:author="Paredes, Juan A." w:date="2020-09-09T10:28:00Z"/>
                <w:rFonts w:ascii="Times New Roman" w:eastAsia="Times New Roman" w:hAnsi="Times New Roman" w:cs="Times New Roman"/>
                <w:sz w:val="20"/>
                <w:szCs w:val="18"/>
                <w:lang w:eastAsia="es-ES"/>
              </w:rPr>
              <w:pPrChange w:id="1030" w:author="Paredes, Juan A." w:date="2020-09-09T10:28:00Z">
                <w:pPr>
                  <w:spacing w:line="480" w:lineRule="auto"/>
                  <w:jc w:val="center"/>
                </w:pPr>
              </w:pPrChange>
            </w:pPr>
            <w:del w:id="1031" w:author="Paredes, Juan A." w:date="2020-09-09T10:28:00Z">
              <w:r w:rsidRPr="00452837" w:rsidDel="00DB2637">
                <w:rPr>
                  <w:rFonts w:ascii="Times New Roman" w:eastAsia="Times New Roman" w:hAnsi="Times New Roman" w:cs="Times New Roman"/>
                  <w:sz w:val="20"/>
                  <w:szCs w:val="18"/>
                  <w:lang w:eastAsia="es-ES"/>
                </w:rPr>
                <w:delText>Propiconazole</w:delText>
              </w:r>
            </w:del>
          </w:p>
        </w:tc>
        <w:tc>
          <w:tcPr>
            <w:tcW w:w="436" w:type="pct"/>
            <w:tcBorders>
              <w:top w:val="nil"/>
              <w:left w:val="nil"/>
              <w:bottom w:val="nil"/>
              <w:right w:val="nil"/>
            </w:tcBorders>
            <w:shd w:val="clear" w:color="000000" w:fill="FFFFFF"/>
            <w:vAlign w:val="center"/>
            <w:hideMark/>
          </w:tcPr>
          <w:p w14:paraId="0B382F67" w14:textId="767DCBD5" w:rsidR="00C53083" w:rsidRPr="00452837" w:rsidDel="00DB2637" w:rsidRDefault="00C53083">
            <w:pPr>
              <w:spacing w:line="480" w:lineRule="auto"/>
              <w:ind w:firstLine="706"/>
              <w:jc w:val="both"/>
              <w:rPr>
                <w:del w:id="1032" w:author="Paredes, Juan A." w:date="2020-09-09T10:28:00Z"/>
                <w:rFonts w:ascii="Times New Roman" w:eastAsia="Times New Roman" w:hAnsi="Times New Roman" w:cs="Times New Roman"/>
                <w:sz w:val="20"/>
                <w:szCs w:val="18"/>
                <w:lang w:eastAsia="es-ES"/>
              </w:rPr>
              <w:pPrChange w:id="1033" w:author="Paredes, Juan A." w:date="2020-09-09T10:28:00Z">
                <w:pPr>
                  <w:spacing w:line="480" w:lineRule="auto"/>
                  <w:jc w:val="center"/>
                </w:pPr>
              </w:pPrChange>
            </w:pPr>
            <w:del w:id="1034" w:author="Paredes, Juan A." w:date="2020-09-09T10:28:00Z">
              <w:r w:rsidRPr="00452837" w:rsidDel="00DB2637">
                <w:rPr>
                  <w:rFonts w:ascii="Times New Roman" w:eastAsia="Times New Roman" w:hAnsi="Times New Roman" w:cs="Times New Roman"/>
                  <w:sz w:val="20"/>
                  <w:szCs w:val="18"/>
                  <w:lang w:eastAsia="es-ES"/>
                </w:rPr>
                <w:delText>0.33</w:delText>
              </w:r>
            </w:del>
          </w:p>
        </w:tc>
        <w:tc>
          <w:tcPr>
            <w:tcW w:w="356" w:type="pct"/>
            <w:tcBorders>
              <w:top w:val="nil"/>
              <w:left w:val="nil"/>
              <w:bottom w:val="nil"/>
              <w:right w:val="nil"/>
            </w:tcBorders>
            <w:shd w:val="clear" w:color="000000" w:fill="FFFFFF"/>
            <w:vAlign w:val="center"/>
            <w:hideMark/>
          </w:tcPr>
          <w:p w14:paraId="057F31B4" w14:textId="73EB689F" w:rsidR="00C53083" w:rsidRPr="00452837" w:rsidDel="00DB2637" w:rsidRDefault="00C53083">
            <w:pPr>
              <w:spacing w:line="480" w:lineRule="auto"/>
              <w:ind w:firstLine="706"/>
              <w:jc w:val="both"/>
              <w:rPr>
                <w:del w:id="1035" w:author="Paredes, Juan A." w:date="2020-09-09T10:28:00Z"/>
                <w:rFonts w:ascii="Times New Roman" w:eastAsia="Times New Roman" w:hAnsi="Times New Roman" w:cs="Times New Roman"/>
                <w:sz w:val="20"/>
                <w:szCs w:val="18"/>
                <w:lang w:eastAsia="es-ES"/>
              </w:rPr>
              <w:pPrChange w:id="1036" w:author="Paredes, Juan A." w:date="2020-09-09T10:28:00Z">
                <w:pPr>
                  <w:spacing w:line="480" w:lineRule="auto"/>
                  <w:jc w:val="center"/>
                </w:pPr>
              </w:pPrChange>
            </w:pPr>
            <w:del w:id="1037" w:author="Paredes, Juan A." w:date="2020-09-09T10:28:00Z">
              <w:r w:rsidRPr="00452837" w:rsidDel="00DB2637">
                <w:rPr>
                  <w:rFonts w:ascii="Times New Roman" w:eastAsia="Times New Roman" w:hAnsi="Times New Roman" w:cs="Times New Roman"/>
                  <w:sz w:val="20"/>
                  <w:szCs w:val="18"/>
                  <w:lang w:eastAsia="es-ES"/>
                </w:rPr>
                <w:delText>0.31</w:delText>
              </w:r>
            </w:del>
          </w:p>
        </w:tc>
        <w:tc>
          <w:tcPr>
            <w:tcW w:w="356" w:type="pct"/>
            <w:tcBorders>
              <w:top w:val="nil"/>
              <w:left w:val="nil"/>
              <w:bottom w:val="nil"/>
              <w:right w:val="nil"/>
            </w:tcBorders>
            <w:shd w:val="clear" w:color="000000" w:fill="FFFFFF"/>
            <w:vAlign w:val="center"/>
            <w:hideMark/>
          </w:tcPr>
          <w:p w14:paraId="7BA26B1A" w14:textId="4AD56D77" w:rsidR="00C53083" w:rsidRPr="00452837" w:rsidDel="00DB2637" w:rsidRDefault="00C53083">
            <w:pPr>
              <w:spacing w:line="480" w:lineRule="auto"/>
              <w:ind w:firstLine="706"/>
              <w:jc w:val="both"/>
              <w:rPr>
                <w:del w:id="1038" w:author="Paredes, Juan A." w:date="2020-09-09T10:28:00Z"/>
                <w:rFonts w:ascii="Times New Roman" w:eastAsia="Times New Roman" w:hAnsi="Times New Roman" w:cs="Times New Roman"/>
                <w:sz w:val="20"/>
                <w:szCs w:val="18"/>
                <w:lang w:eastAsia="es-ES"/>
              </w:rPr>
              <w:pPrChange w:id="1039" w:author="Paredes, Juan A." w:date="2020-09-09T10:28:00Z">
                <w:pPr>
                  <w:spacing w:line="480" w:lineRule="auto"/>
                  <w:jc w:val="center"/>
                </w:pPr>
              </w:pPrChange>
            </w:pPr>
            <w:del w:id="1040" w:author="Paredes, Juan A." w:date="2020-09-09T10:28:00Z">
              <w:r w:rsidRPr="00452837" w:rsidDel="00DB2637">
                <w:rPr>
                  <w:rFonts w:ascii="Times New Roman" w:eastAsia="Times New Roman" w:hAnsi="Times New Roman" w:cs="Times New Roman"/>
                  <w:sz w:val="20"/>
                  <w:szCs w:val="18"/>
                  <w:lang w:eastAsia="es-ES"/>
                </w:rPr>
                <w:delText>0.35</w:delText>
              </w:r>
            </w:del>
          </w:p>
        </w:tc>
        <w:tc>
          <w:tcPr>
            <w:tcW w:w="287" w:type="pct"/>
            <w:tcBorders>
              <w:top w:val="nil"/>
              <w:left w:val="nil"/>
              <w:bottom w:val="nil"/>
              <w:right w:val="nil"/>
            </w:tcBorders>
            <w:shd w:val="clear" w:color="000000" w:fill="FFFFFF"/>
            <w:vAlign w:val="center"/>
          </w:tcPr>
          <w:p w14:paraId="20F3C4CD" w14:textId="271CE98B" w:rsidR="00C53083" w:rsidRPr="00452837" w:rsidDel="00DB2637" w:rsidRDefault="00C53083">
            <w:pPr>
              <w:spacing w:line="480" w:lineRule="auto"/>
              <w:ind w:firstLine="706"/>
              <w:jc w:val="both"/>
              <w:rPr>
                <w:del w:id="1041" w:author="Paredes, Juan A." w:date="2020-09-09T10:28:00Z"/>
                <w:rFonts w:ascii="Times New Roman" w:eastAsia="Times New Roman" w:hAnsi="Times New Roman" w:cs="Times New Roman"/>
                <w:sz w:val="20"/>
                <w:szCs w:val="18"/>
                <w:lang w:eastAsia="es-ES"/>
              </w:rPr>
              <w:pPrChange w:id="1042" w:author="Paredes, Juan A." w:date="2020-09-09T10:28:00Z">
                <w:pPr>
                  <w:spacing w:line="480" w:lineRule="auto"/>
                  <w:jc w:val="center"/>
                </w:pPr>
              </w:pPrChange>
            </w:pPr>
            <w:del w:id="1043" w:author="Paredes, Juan A." w:date="2020-09-09T10:28:00Z">
              <w:r w:rsidRPr="00452837" w:rsidDel="00DB2637">
                <w:rPr>
                  <w:rFonts w:ascii="Times New Roman" w:eastAsia="Times New Roman" w:hAnsi="Times New Roman" w:cs="Times New Roman"/>
                  <w:sz w:val="20"/>
                  <w:szCs w:val="18"/>
                  <w:lang w:eastAsia="es-ES"/>
                </w:rPr>
                <w:delText>23.7</w:delText>
              </w:r>
            </w:del>
          </w:p>
        </w:tc>
      </w:tr>
      <w:tr w:rsidR="00C53083" w:rsidRPr="00452837" w:rsidDel="00DB2637" w14:paraId="73C03735" w14:textId="16CD3729" w:rsidTr="00C53083">
        <w:trPr>
          <w:trHeight w:val="330"/>
          <w:jc w:val="center"/>
          <w:del w:id="1044" w:author="Paredes, Juan A." w:date="2020-09-09T10:28:00Z"/>
        </w:trPr>
        <w:tc>
          <w:tcPr>
            <w:tcW w:w="927" w:type="pct"/>
            <w:gridSpan w:val="2"/>
            <w:tcBorders>
              <w:top w:val="nil"/>
              <w:left w:val="nil"/>
              <w:bottom w:val="nil"/>
              <w:right w:val="nil"/>
            </w:tcBorders>
            <w:shd w:val="clear" w:color="000000" w:fill="FFFFFF"/>
            <w:vAlign w:val="center"/>
            <w:hideMark/>
          </w:tcPr>
          <w:p w14:paraId="7FD234DC" w14:textId="23F6B271" w:rsidR="00C53083" w:rsidRPr="00452837" w:rsidDel="00DB2637" w:rsidRDefault="00C53083">
            <w:pPr>
              <w:spacing w:line="480" w:lineRule="auto"/>
              <w:ind w:firstLine="706"/>
              <w:jc w:val="both"/>
              <w:rPr>
                <w:del w:id="1045" w:author="Paredes, Juan A." w:date="2020-09-09T10:28:00Z"/>
                <w:rFonts w:ascii="Times New Roman" w:eastAsia="Times New Roman" w:hAnsi="Times New Roman" w:cs="Times New Roman"/>
                <w:sz w:val="20"/>
                <w:szCs w:val="18"/>
                <w:lang w:eastAsia="es-ES"/>
              </w:rPr>
              <w:pPrChange w:id="1046" w:author="Paredes, Juan A." w:date="2020-09-09T10:28:00Z">
                <w:pPr>
                  <w:spacing w:line="480" w:lineRule="auto"/>
                  <w:jc w:val="center"/>
                </w:pPr>
              </w:pPrChange>
            </w:pPr>
            <w:del w:id="1047" w:author="Paredes, Juan A." w:date="2020-09-09T10:28:00Z">
              <w:r w:rsidRPr="00452837" w:rsidDel="00DB2637">
                <w:rPr>
                  <w:rFonts w:ascii="Times New Roman" w:eastAsia="Times New Roman" w:hAnsi="Times New Roman" w:cs="Times New Roman"/>
                  <w:sz w:val="20"/>
                  <w:szCs w:val="18"/>
                  <w:lang w:eastAsia="es-ES"/>
                </w:rPr>
                <w:delText>Mancozeb</w:delText>
              </w:r>
            </w:del>
          </w:p>
        </w:tc>
        <w:tc>
          <w:tcPr>
            <w:tcW w:w="337" w:type="pct"/>
            <w:tcBorders>
              <w:top w:val="nil"/>
              <w:left w:val="nil"/>
              <w:bottom w:val="nil"/>
              <w:right w:val="nil"/>
            </w:tcBorders>
            <w:shd w:val="clear" w:color="000000" w:fill="FFFFFF"/>
            <w:vAlign w:val="center"/>
            <w:hideMark/>
          </w:tcPr>
          <w:p w14:paraId="3E42CD24" w14:textId="5C873C0B" w:rsidR="00C53083" w:rsidRPr="00452837" w:rsidDel="00DB2637" w:rsidRDefault="00C53083">
            <w:pPr>
              <w:spacing w:line="480" w:lineRule="auto"/>
              <w:ind w:firstLine="706"/>
              <w:jc w:val="both"/>
              <w:rPr>
                <w:del w:id="1048" w:author="Paredes, Juan A." w:date="2020-09-09T10:28:00Z"/>
                <w:rFonts w:ascii="Times New Roman" w:eastAsia="Times New Roman" w:hAnsi="Times New Roman" w:cs="Times New Roman"/>
                <w:sz w:val="20"/>
                <w:szCs w:val="18"/>
                <w:lang w:eastAsia="es-ES"/>
              </w:rPr>
              <w:pPrChange w:id="1049" w:author="Paredes, Juan A." w:date="2020-09-09T10:28:00Z">
                <w:pPr>
                  <w:spacing w:line="480" w:lineRule="auto"/>
                  <w:jc w:val="center"/>
                </w:pPr>
              </w:pPrChange>
            </w:pPr>
            <w:del w:id="1050" w:author="Paredes, Juan A." w:date="2020-09-09T10:28:00Z">
              <w:r w:rsidRPr="00452837" w:rsidDel="00DB2637">
                <w:rPr>
                  <w:rFonts w:ascii="Times New Roman" w:eastAsia="Times New Roman" w:hAnsi="Times New Roman" w:cs="Times New Roman"/>
                  <w:sz w:val="20"/>
                  <w:szCs w:val="18"/>
                  <w:lang w:eastAsia="es-ES"/>
                </w:rPr>
                <w:delText>0.29</w:delText>
              </w:r>
            </w:del>
          </w:p>
        </w:tc>
        <w:tc>
          <w:tcPr>
            <w:tcW w:w="366" w:type="pct"/>
            <w:tcBorders>
              <w:top w:val="nil"/>
              <w:left w:val="nil"/>
              <w:bottom w:val="nil"/>
              <w:right w:val="nil"/>
            </w:tcBorders>
            <w:shd w:val="clear" w:color="000000" w:fill="FFFFFF"/>
            <w:vAlign w:val="center"/>
            <w:hideMark/>
          </w:tcPr>
          <w:p w14:paraId="23C4A33D" w14:textId="7BA5FD7D" w:rsidR="00C53083" w:rsidRPr="00452837" w:rsidDel="00DB2637" w:rsidRDefault="00C53083">
            <w:pPr>
              <w:spacing w:line="480" w:lineRule="auto"/>
              <w:ind w:firstLine="706"/>
              <w:jc w:val="both"/>
              <w:rPr>
                <w:del w:id="1051" w:author="Paredes, Juan A." w:date="2020-09-09T10:28:00Z"/>
                <w:rFonts w:ascii="Times New Roman" w:eastAsia="Times New Roman" w:hAnsi="Times New Roman" w:cs="Times New Roman"/>
                <w:sz w:val="20"/>
                <w:szCs w:val="18"/>
                <w:lang w:eastAsia="es-ES"/>
              </w:rPr>
              <w:pPrChange w:id="1052" w:author="Paredes, Juan A." w:date="2020-09-09T10:28:00Z">
                <w:pPr>
                  <w:spacing w:line="480" w:lineRule="auto"/>
                  <w:jc w:val="center"/>
                </w:pPr>
              </w:pPrChange>
            </w:pPr>
            <w:del w:id="1053" w:author="Paredes, Juan A." w:date="2020-09-09T10:28:00Z">
              <w:r w:rsidRPr="00452837" w:rsidDel="00DB2637">
                <w:rPr>
                  <w:rFonts w:ascii="Times New Roman" w:eastAsia="Times New Roman" w:hAnsi="Times New Roman" w:cs="Times New Roman"/>
                  <w:sz w:val="20"/>
                  <w:szCs w:val="18"/>
                  <w:lang w:eastAsia="es-ES"/>
                </w:rPr>
                <w:delText>0.27</w:delText>
              </w:r>
            </w:del>
          </w:p>
        </w:tc>
        <w:tc>
          <w:tcPr>
            <w:tcW w:w="366" w:type="pct"/>
            <w:tcBorders>
              <w:top w:val="nil"/>
              <w:left w:val="nil"/>
              <w:bottom w:val="nil"/>
              <w:right w:val="nil"/>
            </w:tcBorders>
            <w:shd w:val="clear" w:color="000000" w:fill="FFFFFF"/>
            <w:vAlign w:val="center"/>
            <w:hideMark/>
          </w:tcPr>
          <w:p w14:paraId="49B727BD" w14:textId="4304DF92" w:rsidR="00C53083" w:rsidRPr="00452837" w:rsidDel="00DB2637" w:rsidRDefault="00C53083">
            <w:pPr>
              <w:spacing w:line="480" w:lineRule="auto"/>
              <w:ind w:firstLine="706"/>
              <w:jc w:val="both"/>
              <w:rPr>
                <w:del w:id="1054" w:author="Paredes, Juan A." w:date="2020-09-09T10:28:00Z"/>
                <w:rFonts w:ascii="Times New Roman" w:eastAsia="Times New Roman" w:hAnsi="Times New Roman" w:cs="Times New Roman"/>
                <w:sz w:val="20"/>
                <w:szCs w:val="18"/>
                <w:lang w:eastAsia="es-ES"/>
              </w:rPr>
              <w:pPrChange w:id="1055" w:author="Paredes, Juan A." w:date="2020-09-09T10:28:00Z">
                <w:pPr>
                  <w:spacing w:line="480" w:lineRule="auto"/>
                  <w:jc w:val="center"/>
                </w:pPr>
              </w:pPrChange>
            </w:pPr>
            <w:del w:id="1056" w:author="Paredes, Juan A." w:date="2020-09-09T10:28:00Z">
              <w:r w:rsidRPr="00452837" w:rsidDel="00DB2637">
                <w:rPr>
                  <w:rFonts w:ascii="Times New Roman" w:eastAsia="Times New Roman" w:hAnsi="Times New Roman" w:cs="Times New Roman"/>
                  <w:sz w:val="20"/>
                  <w:szCs w:val="18"/>
                  <w:lang w:eastAsia="es-ES"/>
                </w:rPr>
                <w:delText>0.31</w:delText>
              </w:r>
            </w:del>
          </w:p>
        </w:tc>
        <w:tc>
          <w:tcPr>
            <w:tcW w:w="283" w:type="pct"/>
            <w:tcBorders>
              <w:top w:val="nil"/>
              <w:left w:val="nil"/>
              <w:bottom w:val="nil"/>
              <w:right w:val="nil"/>
            </w:tcBorders>
            <w:shd w:val="clear" w:color="000000" w:fill="FFFFFF"/>
            <w:vAlign w:val="center"/>
          </w:tcPr>
          <w:p w14:paraId="127C4991" w14:textId="361ABB35" w:rsidR="00C53083" w:rsidRPr="00452837" w:rsidDel="00DB2637" w:rsidRDefault="00C53083">
            <w:pPr>
              <w:spacing w:line="480" w:lineRule="auto"/>
              <w:ind w:firstLine="706"/>
              <w:jc w:val="both"/>
              <w:rPr>
                <w:del w:id="1057" w:author="Paredes, Juan A." w:date="2020-09-09T10:28:00Z"/>
                <w:rFonts w:ascii="Times New Roman" w:eastAsia="Times New Roman" w:hAnsi="Times New Roman" w:cs="Times New Roman"/>
                <w:sz w:val="20"/>
                <w:szCs w:val="18"/>
                <w:lang w:eastAsia="es-ES"/>
              </w:rPr>
              <w:pPrChange w:id="1058" w:author="Paredes, Juan A." w:date="2020-09-09T10:28:00Z">
                <w:pPr>
                  <w:spacing w:line="480" w:lineRule="auto"/>
                  <w:jc w:val="center"/>
                </w:pPr>
              </w:pPrChange>
            </w:pPr>
            <w:del w:id="1059" w:author="Paredes, Juan A." w:date="2020-09-09T10:28:00Z">
              <w:r w:rsidRPr="00452837" w:rsidDel="00DB2637">
                <w:rPr>
                  <w:rFonts w:ascii="Times New Roman" w:eastAsia="Times New Roman" w:hAnsi="Times New Roman" w:cs="Times New Roman"/>
                  <w:sz w:val="20"/>
                  <w:szCs w:val="18"/>
                  <w:lang w:eastAsia="es-ES"/>
                </w:rPr>
                <w:delText>25.8</w:delText>
              </w:r>
            </w:del>
          </w:p>
        </w:tc>
        <w:tc>
          <w:tcPr>
            <w:tcW w:w="333" w:type="pct"/>
            <w:tcBorders>
              <w:top w:val="nil"/>
              <w:left w:val="nil"/>
              <w:bottom w:val="nil"/>
              <w:right w:val="nil"/>
            </w:tcBorders>
            <w:shd w:val="clear" w:color="000000" w:fill="FFFFFF"/>
            <w:vAlign w:val="center"/>
          </w:tcPr>
          <w:p w14:paraId="451EF33A" w14:textId="3A8C9EF8" w:rsidR="00C53083" w:rsidRPr="00452837" w:rsidDel="00DB2637" w:rsidRDefault="00C53083">
            <w:pPr>
              <w:spacing w:line="480" w:lineRule="auto"/>
              <w:ind w:firstLine="706"/>
              <w:jc w:val="both"/>
              <w:rPr>
                <w:del w:id="1060" w:author="Paredes, Juan A." w:date="2020-09-09T10:28:00Z"/>
                <w:rFonts w:ascii="Times New Roman" w:eastAsia="Times New Roman" w:hAnsi="Times New Roman" w:cs="Times New Roman"/>
                <w:sz w:val="20"/>
                <w:szCs w:val="18"/>
                <w:lang w:eastAsia="es-ES"/>
              </w:rPr>
              <w:pPrChange w:id="1061" w:author="Paredes, Juan A." w:date="2020-09-09T10:28:00Z">
                <w:pPr>
                  <w:spacing w:line="480" w:lineRule="auto"/>
                  <w:jc w:val="center"/>
                </w:pPr>
              </w:pPrChange>
            </w:pPr>
          </w:p>
        </w:tc>
        <w:tc>
          <w:tcPr>
            <w:tcW w:w="953" w:type="pct"/>
            <w:tcBorders>
              <w:top w:val="nil"/>
              <w:left w:val="nil"/>
              <w:bottom w:val="nil"/>
              <w:right w:val="nil"/>
            </w:tcBorders>
            <w:shd w:val="clear" w:color="000000" w:fill="FFFFFF"/>
            <w:vAlign w:val="center"/>
            <w:hideMark/>
          </w:tcPr>
          <w:p w14:paraId="4F65D0B6" w14:textId="140CA54D" w:rsidR="00C53083" w:rsidRPr="00452837" w:rsidDel="00DB2637" w:rsidRDefault="00C53083">
            <w:pPr>
              <w:spacing w:line="480" w:lineRule="auto"/>
              <w:ind w:firstLine="706"/>
              <w:jc w:val="both"/>
              <w:rPr>
                <w:del w:id="1062" w:author="Paredes, Juan A." w:date="2020-09-09T10:28:00Z"/>
                <w:rFonts w:ascii="Times New Roman" w:eastAsia="Times New Roman" w:hAnsi="Times New Roman" w:cs="Times New Roman"/>
                <w:sz w:val="20"/>
                <w:szCs w:val="18"/>
                <w:lang w:eastAsia="es-ES"/>
              </w:rPr>
              <w:pPrChange w:id="1063" w:author="Paredes, Juan A." w:date="2020-09-09T10:28:00Z">
                <w:pPr>
                  <w:spacing w:line="480" w:lineRule="auto"/>
                  <w:jc w:val="center"/>
                </w:pPr>
              </w:pPrChange>
            </w:pPr>
            <w:del w:id="1064" w:author="Paredes, Juan A." w:date="2020-09-09T10:28:00Z">
              <w:r w:rsidRPr="00452837" w:rsidDel="00DB2637">
                <w:rPr>
                  <w:rFonts w:ascii="Times New Roman" w:eastAsia="Times New Roman" w:hAnsi="Times New Roman" w:cs="Times New Roman"/>
                  <w:sz w:val="20"/>
                  <w:szCs w:val="18"/>
                  <w:lang w:eastAsia="es-ES"/>
                </w:rPr>
                <w:delText>Cyproconazole</w:delText>
              </w:r>
            </w:del>
          </w:p>
        </w:tc>
        <w:tc>
          <w:tcPr>
            <w:tcW w:w="436" w:type="pct"/>
            <w:tcBorders>
              <w:top w:val="nil"/>
              <w:left w:val="nil"/>
              <w:bottom w:val="nil"/>
              <w:right w:val="nil"/>
            </w:tcBorders>
            <w:shd w:val="clear" w:color="000000" w:fill="FFFFFF"/>
            <w:vAlign w:val="center"/>
            <w:hideMark/>
          </w:tcPr>
          <w:p w14:paraId="1004AB64" w14:textId="7DE4FCAC" w:rsidR="00C53083" w:rsidRPr="00452837" w:rsidDel="00DB2637" w:rsidRDefault="00C53083">
            <w:pPr>
              <w:spacing w:line="480" w:lineRule="auto"/>
              <w:ind w:firstLine="706"/>
              <w:jc w:val="both"/>
              <w:rPr>
                <w:del w:id="1065" w:author="Paredes, Juan A." w:date="2020-09-09T10:28:00Z"/>
                <w:rFonts w:ascii="Times New Roman" w:eastAsia="Times New Roman" w:hAnsi="Times New Roman" w:cs="Times New Roman"/>
                <w:sz w:val="20"/>
                <w:szCs w:val="18"/>
                <w:lang w:eastAsia="es-ES"/>
              </w:rPr>
              <w:pPrChange w:id="1066" w:author="Paredes, Juan A." w:date="2020-09-09T10:28:00Z">
                <w:pPr>
                  <w:spacing w:line="480" w:lineRule="auto"/>
                  <w:jc w:val="center"/>
                </w:pPr>
              </w:pPrChange>
            </w:pPr>
            <w:del w:id="1067" w:author="Paredes, Juan A." w:date="2020-09-09T10:28:00Z">
              <w:r w:rsidRPr="00452837" w:rsidDel="00DB2637">
                <w:rPr>
                  <w:rFonts w:ascii="Times New Roman" w:eastAsia="Times New Roman" w:hAnsi="Times New Roman" w:cs="Times New Roman"/>
                  <w:sz w:val="20"/>
                  <w:szCs w:val="18"/>
                  <w:lang w:eastAsia="es-ES"/>
                </w:rPr>
                <w:delText>0.34</w:delText>
              </w:r>
            </w:del>
          </w:p>
        </w:tc>
        <w:tc>
          <w:tcPr>
            <w:tcW w:w="356" w:type="pct"/>
            <w:tcBorders>
              <w:top w:val="nil"/>
              <w:left w:val="nil"/>
              <w:bottom w:val="nil"/>
              <w:right w:val="nil"/>
            </w:tcBorders>
            <w:shd w:val="clear" w:color="000000" w:fill="FFFFFF"/>
            <w:vAlign w:val="center"/>
            <w:hideMark/>
          </w:tcPr>
          <w:p w14:paraId="1E2FC391" w14:textId="09315E3E" w:rsidR="00C53083" w:rsidRPr="00452837" w:rsidDel="00DB2637" w:rsidRDefault="00C53083">
            <w:pPr>
              <w:spacing w:line="480" w:lineRule="auto"/>
              <w:ind w:firstLine="706"/>
              <w:jc w:val="both"/>
              <w:rPr>
                <w:del w:id="1068" w:author="Paredes, Juan A." w:date="2020-09-09T10:28:00Z"/>
                <w:rFonts w:ascii="Times New Roman" w:eastAsia="Times New Roman" w:hAnsi="Times New Roman" w:cs="Times New Roman"/>
                <w:sz w:val="20"/>
                <w:szCs w:val="18"/>
                <w:lang w:eastAsia="es-ES"/>
              </w:rPr>
              <w:pPrChange w:id="1069" w:author="Paredes, Juan A." w:date="2020-09-09T10:28:00Z">
                <w:pPr>
                  <w:spacing w:line="480" w:lineRule="auto"/>
                  <w:jc w:val="center"/>
                </w:pPr>
              </w:pPrChange>
            </w:pPr>
            <w:del w:id="1070" w:author="Paredes, Juan A." w:date="2020-09-09T10:28:00Z">
              <w:r w:rsidRPr="00452837" w:rsidDel="00DB2637">
                <w:rPr>
                  <w:rFonts w:ascii="Times New Roman" w:eastAsia="Times New Roman" w:hAnsi="Times New Roman" w:cs="Times New Roman"/>
                  <w:sz w:val="20"/>
                  <w:szCs w:val="18"/>
                  <w:lang w:eastAsia="es-ES"/>
                </w:rPr>
                <w:delText>0.32</w:delText>
              </w:r>
            </w:del>
          </w:p>
        </w:tc>
        <w:tc>
          <w:tcPr>
            <w:tcW w:w="356" w:type="pct"/>
            <w:tcBorders>
              <w:top w:val="nil"/>
              <w:left w:val="nil"/>
              <w:bottom w:val="nil"/>
              <w:right w:val="nil"/>
            </w:tcBorders>
            <w:shd w:val="clear" w:color="000000" w:fill="FFFFFF"/>
            <w:vAlign w:val="center"/>
            <w:hideMark/>
          </w:tcPr>
          <w:p w14:paraId="296E59E9" w14:textId="14A8809F" w:rsidR="00C53083" w:rsidRPr="00452837" w:rsidDel="00DB2637" w:rsidRDefault="00C53083">
            <w:pPr>
              <w:spacing w:line="480" w:lineRule="auto"/>
              <w:ind w:firstLine="706"/>
              <w:jc w:val="both"/>
              <w:rPr>
                <w:del w:id="1071" w:author="Paredes, Juan A." w:date="2020-09-09T10:28:00Z"/>
                <w:rFonts w:ascii="Times New Roman" w:eastAsia="Times New Roman" w:hAnsi="Times New Roman" w:cs="Times New Roman"/>
                <w:sz w:val="20"/>
                <w:szCs w:val="18"/>
                <w:lang w:eastAsia="es-ES"/>
              </w:rPr>
              <w:pPrChange w:id="1072" w:author="Paredes, Juan A." w:date="2020-09-09T10:28:00Z">
                <w:pPr>
                  <w:spacing w:line="480" w:lineRule="auto"/>
                  <w:jc w:val="center"/>
                </w:pPr>
              </w:pPrChange>
            </w:pPr>
            <w:del w:id="1073" w:author="Paredes, Juan A." w:date="2020-09-09T10:28:00Z">
              <w:r w:rsidRPr="00452837" w:rsidDel="00DB2637">
                <w:rPr>
                  <w:rFonts w:ascii="Times New Roman" w:eastAsia="Times New Roman" w:hAnsi="Times New Roman" w:cs="Times New Roman"/>
                  <w:sz w:val="20"/>
                  <w:szCs w:val="18"/>
                  <w:lang w:eastAsia="es-ES"/>
                </w:rPr>
                <w:delText>0.37</w:delText>
              </w:r>
            </w:del>
          </w:p>
        </w:tc>
        <w:tc>
          <w:tcPr>
            <w:tcW w:w="287" w:type="pct"/>
            <w:tcBorders>
              <w:top w:val="nil"/>
              <w:left w:val="nil"/>
              <w:bottom w:val="nil"/>
              <w:right w:val="nil"/>
            </w:tcBorders>
            <w:shd w:val="clear" w:color="000000" w:fill="FFFFFF"/>
            <w:vAlign w:val="center"/>
          </w:tcPr>
          <w:p w14:paraId="097BF705" w14:textId="654EB045" w:rsidR="00C53083" w:rsidRPr="00452837" w:rsidDel="00DB2637" w:rsidRDefault="00C53083">
            <w:pPr>
              <w:spacing w:line="480" w:lineRule="auto"/>
              <w:ind w:firstLine="706"/>
              <w:jc w:val="both"/>
              <w:rPr>
                <w:del w:id="1074" w:author="Paredes, Juan A." w:date="2020-09-09T10:28:00Z"/>
                <w:rFonts w:ascii="Times New Roman" w:eastAsia="Times New Roman" w:hAnsi="Times New Roman" w:cs="Times New Roman"/>
                <w:sz w:val="20"/>
                <w:szCs w:val="18"/>
                <w:lang w:eastAsia="es-ES"/>
              </w:rPr>
              <w:pPrChange w:id="1075" w:author="Paredes, Juan A." w:date="2020-09-09T10:28:00Z">
                <w:pPr>
                  <w:spacing w:line="480" w:lineRule="auto"/>
                  <w:jc w:val="center"/>
                </w:pPr>
              </w:pPrChange>
            </w:pPr>
            <w:del w:id="1076" w:author="Paredes, Juan A." w:date="2020-09-09T10:28:00Z">
              <w:r w:rsidRPr="00452837" w:rsidDel="00DB2637">
                <w:rPr>
                  <w:rFonts w:ascii="Times New Roman" w:eastAsia="Times New Roman" w:hAnsi="Times New Roman" w:cs="Times New Roman"/>
                  <w:sz w:val="20"/>
                  <w:szCs w:val="18"/>
                  <w:lang w:eastAsia="es-ES"/>
                </w:rPr>
                <w:delText>20.9</w:delText>
              </w:r>
            </w:del>
          </w:p>
        </w:tc>
      </w:tr>
      <w:tr w:rsidR="00C53083" w:rsidRPr="00452837" w:rsidDel="00DB2637" w14:paraId="1ED6726A" w14:textId="465D2A3C" w:rsidTr="00C53083">
        <w:trPr>
          <w:trHeight w:val="330"/>
          <w:jc w:val="center"/>
          <w:del w:id="1077" w:author="Paredes, Juan A." w:date="2020-09-09T10:28:00Z"/>
        </w:trPr>
        <w:tc>
          <w:tcPr>
            <w:tcW w:w="927" w:type="pct"/>
            <w:gridSpan w:val="2"/>
            <w:tcBorders>
              <w:top w:val="nil"/>
              <w:left w:val="nil"/>
              <w:bottom w:val="nil"/>
              <w:right w:val="nil"/>
            </w:tcBorders>
            <w:shd w:val="clear" w:color="000000" w:fill="FFFFFF"/>
            <w:vAlign w:val="center"/>
            <w:hideMark/>
          </w:tcPr>
          <w:p w14:paraId="3012D588" w14:textId="32F7848F" w:rsidR="00C53083" w:rsidRPr="00452837" w:rsidDel="00DB2637" w:rsidRDefault="00C53083">
            <w:pPr>
              <w:spacing w:line="480" w:lineRule="auto"/>
              <w:ind w:firstLine="706"/>
              <w:jc w:val="both"/>
              <w:rPr>
                <w:del w:id="1078" w:author="Paredes, Juan A." w:date="2020-09-09T10:28:00Z"/>
                <w:rFonts w:ascii="Times New Roman" w:eastAsia="Times New Roman" w:hAnsi="Times New Roman" w:cs="Times New Roman"/>
                <w:sz w:val="20"/>
                <w:szCs w:val="18"/>
                <w:lang w:eastAsia="es-ES"/>
              </w:rPr>
              <w:pPrChange w:id="1079" w:author="Paredes, Juan A." w:date="2020-09-09T10:28:00Z">
                <w:pPr>
                  <w:spacing w:line="480" w:lineRule="auto"/>
                  <w:jc w:val="center"/>
                </w:pPr>
              </w:pPrChange>
            </w:pPr>
            <w:del w:id="1080" w:author="Paredes, Juan A." w:date="2020-09-09T10:28:00Z">
              <w:r w:rsidRPr="00452837" w:rsidDel="00DB2637">
                <w:rPr>
                  <w:rFonts w:ascii="Times New Roman" w:eastAsia="Times New Roman" w:hAnsi="Times New Roman" w:cs="Times New Roman"/>
                  <w:sz w:val="20"/>
                  <w:szCs w:val="18"/>
                  <w:lang w:eastAsia="es-ES"/>
                </w:rPr>
                <w:delText>Pyraclostrobin</w:delText>
              </w:r>
            </w:del>
          </w:p>
        </w:tc>
        <w:tc>
          <w:tcPr>
            <w:tcW w:w="337" w:type="pct"/>
            <w:tcBorders>
              <w:top w:val="nil"/>
              <w:left w:val="nil"/>
              <w:bottom w:val="nil"/>
              <w:right w:val="nil"/>
            </w:tcBorders>
            <w:shd w:val="clear" w:color="000000" w:fill="FFFFFF"/>
            <w:vAlign w:val="center"/>
            <w:hideMark/>
          </w:tcPr>
          <w:p w14:paraId="5D967DD3" w14:textId="5432ACC6" w:rsidR="00C53083" w:rsidRPr="00452837" w:rsidDel="00DB2637" w:rsidRDefault="00C53083">
            <w:pPr>
              <w:spacing w:line="480" w:lineRule="auto"/>
              <w:ind w:firstLine="706"/>
              <w:jc w:val="both"/>
              <w:rPr>
                <w:del w:id="1081" w:author="Paredes, Juan A." w:date="2020-09-09T10:28:00Z"/>
                <w:rFonts w:ascii="Times New Roman" w:eastAsia="Times New Roman" w:hAnsi="Times New Roman" w:cs="Times New Roman"/>
                <w:sz w:val="20"/>
                <w:szCs w:val="18"/>
                <w:lang w:eastAsia="es-ES"/>
              </w:rPr>
              <w:pPrChange w:id="1082" w:author="Paredes, Juan A." w:date="2020-09-09T10:28:00Z">
                <w:pPr>
                  <w:spacing w:line="480" w:lineRule="auto"/>
                  <w:jc w:val="center"/>
                </w:pPr>
              </w:pPrChange>
            </w:pPr>
            <w:del w:id="1083" w:author="Paredes, Juan A." w:date="2020-09-09T10:28:00Z">
              <w:r w:rsidRPr="00452837" w:rsidDel="00DB2637">
                <w:rPr>
                  <w:rFonts w:ascii="Times New Roman" w:eastAsia="Times New Roman" w:hAnsi="Times New Roman" w:cs="Times New Roman"/>
                  <w:sz w:val="20"/>
                  <w:szCs w:val="18"/>
                  <w:lang w:eastAsia="es-ES"/>
                </w:rPr>
                <w:delText>0.31</w:delText>
              </w:r>
            </w:del>
          </w:p>
        </w:tc>
        <w:tc>
          <w:tcPr>
            <w:tcW w:w="366" w:type="pct"/>
            <w:tcBorders>
              <w:top w:val="nil"/>
              <w:left w:val="nil"/>
              <w:bottom w:val="nil"/>
              <w:right w:val="nil"/>
            </w:tcBorders>
            <w:shd w:val="clear" w:color="000000" w:fill="FFFFFF"/>
            <w:vAlign w:val="center"/>
            <w:hideMark/>
          </w:tcPr>
          <w:p w14:paraId="7165E310" w14:textId="495444D1" w:rsidR="00C53083" w:rsidRPr="00452837" w:rsidDel="00DB2637" w:rsidRDefault="00C53083">
            <w:pPr>
              <w:spacing w:line="480" w:lineRule="auto"/>
              <w:ind w:firstLine="706"/>
              <w:jc w:val="both"/>
              <w:rPr>
                <w:del w:id="1084" w:author="Paredes, Juan A." w:date="2020-09-09T10:28:00Z"/>
                <w:rFonts w:ascii="Times New Roman" w:eastAsia="Times New Roman" w:hAnsi="Times New Roman" w:cs="Times New Roman"/>
                <w:sz w:val="20"/>
                <w:szCs w:val="18"/>
                <w:lang w:eastAsia="es-ES"/>
              </w:rPr>
              <w:pPrChange w:id="1085" w:author="Paredes, Juan A." w:date="2020-09-09T10:28:00Z">
                <w:pPr>
                  <w:spacing w:line="480" w:lineRule="auto"/>
                  <w:jc w:val="center"/>
                </w:pPr>
              </w:pPrChange>
            </w:pPr>
            <w:del w:id="1086" w:author="Paredes, Juan A." w:date="2020-09-09T10:28:00Z">
              <w:r w:rsidRPr="00452837" w:rsidDel="00DB2637">
                <w:rPr>
                  <w:rFonts w:ascii="Times New Roman" w:eastAsia="Times New Roman" w:hAnsi="Times New Roman" w:cs="Times New Roman"/>
                  <w:sz w:val="20"/>
                  <w:szCs w:val="18"/>
                  <w:lang w:eastAsia="es-ES"/>
                </w:rPr>
                <w:delText>0.29</w:delText>
              </w:r>
            </w:del>
          </w:p>
        </w:tc>
        <w:tc>
          <w:tcPr>
            <w:tcW w:w="366" w:type="pct"/>
            <w:tcBorders>
              <w:top w:val="nil"/>
              <w:left w:val="nil"/>
              <w:bottom w:val="nil"/>
              <w:right w:val="nil"/>
            </w:tcBorders>
            <w:shd w:val="clear" w:color="000000" w:fill="FFFFFF"/>
            <w:vAlign w:val="center"/>
            <w:hideMark/>
          </w:tcPr>
          <w:p w14:paraId="6CC4CDBA" w14:textId="2DD18698" w:rsidR="00C53083" w:rsidRPr="00452837" w:rsidDel="00DB2637" w:rsidRDefault="00C53083">
            <w:pPr>
              <w:spacing w:line="480" w:lineRule="auto"/>
              <w:ind w:firstLine="706"/>
              <w:jc w:val="both"/>
              <w:rPr>
                <w:del w:id="1087" w:author="Paredes, Juan A." w:date="2020-09-09T10:28:00Z"/>
                <w:rFonts w:ascii="Times New Roman" w:eastAsia="Times New Roman" w:hAnsi="Times New Roman" w:cs="Times New Roman"/>
                <w:sz w:val="20"/>
                <w:szCs w:val="18"/>
                <w:lang w:eastAsia="es-ES"/>
              </w:rPr>
              <w:pPrChange w:id="1088" w:author="Paredes, Juan A." w:date="2020-09-09T10:28:00Z">
                <w:pPr>
                  <w:spacing w:line="480" w:lineRule="auto"/>
                  <w:jc w:val="center"/>
                </w:pPr>
              </w:pPrChange>
            </w:pPr>
            <w:del w:id="1089" w:author="Paredes, Juan A." w:date="2020-09-09T10:28:00Z">
              <w:r w:rsidRPr="00452837" w:rsidDel="00DB2637">
                <w:rPr>
                  <w:rFonts w:ascii="Times New Roman" w:eastAsia="Times New Roman" w:hAnsi="Times New Roman" w:cs="Times New Roman"/>
                  <w:sz w:val="20"/>
                  <w:szCs w:val="18"/>
                  <w:lang w:eastAsia="es-ES"/>
                </w:rPr>
                <w:delText>0.34</w:delText>
              </w:r>
            </w:del>
          </w:p>
        </w:tc>
        <w:tc>
          <w:tcPr>
            <w:tcW w:w="283" w:type="pct"/>
            <w:tcBorders>
              <w:top w:val="nil"/>
              <w:left w:val="nil"/>
              <w:bottom w:val="nil"/>
              <w:right w:val="nil"/>
            </w:tcBorders>
            <w:shd w:val="clear" w:color="000000" w:fill="FFFFFF"/>
            <w:vAlign w:val="center"/>
          </w:tcPr>
          <w:p w14:paraId="55154E95" w14:textId="650EBBD8" w:rsidR="00C53083" w:rsidRPr="00452837" w:rsidDel="00DB2637" w:rsidRDefault="00C53083">
            <w:pPr>
              <w:spacing w:line="480" w:lineRule="auto"/>
              <w:ind w:firstLine="706"/>
              <w:jc w:val="both"/>
              <w:rPr>
                <w:del w:id="1090" w:author="Paredes, Juan A." w:date="2020-09-09T10:28:00Z"/>
                <w:rFonts w:ascii="Times New Roman" w:eastAsia="Times New Roman" w:hAnsi="Times New Roman" w:cs="Times New Roman"/>
                <w:sz w:val="20"/>
                <w:szCs w:val="18"/>
                <w:lang w:eastAsia="es-ES"/>
              </w:rPr>
              <w:pPrChange w:id="1091" w:author="Paredes, Juan A." w:date="2020-09-09T10:28:00Z">
                <w:pPr>
                  <w:spacing w:line="480" w:lineRule="auto"/>
                  <w:jc w:val="center"/>
                </w:pPr>
              </w:pPrChange>
            </w:pPr>
            <w:del w:id="1092" w:author="Paredes, Juan A." w:date="2020-09-09T10:28:00Z">
              <w:r w:rsidRPr="00452837" w:rsidDel="00DB2637">
                <w:rPr>
                  <w:rFonts w:ascii="Times New Roman" w:eastAsia="Times New Roman" w:hAnsi="Times New Roman" w:cs="Times New Roman"/>
                  <w:sz w:val="20"/>
                  <w:szCs w:val="18"/>
                  <w:lang w:eastAsia="es-ES"/>
                </w:rPr>
                <w:delText>20.7</w:delText>
              </w:r>
            </w:del>
          </w:p>
        </w:tc>
        <w:tc>
          <w:tcPr>
            <w:tcW w:w="333" w:type="pct"/>
            <w:tcBorders>
              <w:top w:val="nil"/>
              <w:left w:val="nil"/>
              <w:bottom w:val="nil"/>
              <w:right w:val="nil"/>
            </w:tcBorders>
            <w:shd w:val="clear" w:color="000000" w:fill="FFFFFF"/>
            <w:vAlign w:val="center"/>
          </w:tcPr>
          <w:p w14:paraId="2D748744" w14:textId="01492BA8" w:rsidR="00C53083" w:rsidRPr="00452837" w:rsidDel="00DB2637" w:rsidRDefault="00C53083">
            <w:pPr>
              <w:spacing w:line="480" w:lineRule="auto"/>
              <w:ind w:firstLine="706"/>
              <w:jc w:val="both"/>
              <w:rPr>
                <w:del w:id="1093" w:author="Paredes, Juan A." w:date="2020-09-09T10:28:00Z"/>
                <w:rFonts w:ascii="Times New Roman" w:eastAsia="Times New Roman" w:hAnsi="Times New Roman" w:cs="Times New Roman"/>
                <w:sz w:val="20"/>
                <w:szCs w:val="18"/>
                <w:lang w:eastAsia="es-ES"/>
              </w:rPr>
              <w:pPrChange w:id="1094" w:author="Paredes, Juan A." w:date="2020-09-09T10:28:00Z">
                <w:pPr>
                  <w:spacing w:line="480" w:lineRule="auto"/>
                  <w:jc w:val="center"/>
                </w:pPr>
              </w:pPrChange>
            </w:pPr>
          </w:p>
        </w:tc>
        <w:tc>
          <w:tcPr>
            <w:tcW w:w="953" w:type="pct"/>
            <w:tcBorders>
              <w:top w:val="nil"/>
              <w:left w:val="nil"/>
              <w:bottom w:val="nil"/>
              <w:right w:val="nil"/>
            </w:tcBorders>
            <w:shd w:val="clear" w:color="000000" w:fill="FFFFFF"/>
            <w:vAlign w:val="center"/>
            <w:hideMark/>
          </w:tcPr>
          <w:p w14:paraId="6A760D13" w14:textId="352EBA90" w:rsidR="00C53083" w:rsidRPr="00452837" w:rsidDel="00DB2637" w:rsidRDefault="00C53083">
            <w:pPr>
              <w:spacing w:line="480" w:lineRule="auto"/>
              <w:ind w:firstLine="706"/>
              <w:jc w:val="both"/>
              <w:rPr>
                <w:del w:id="1095" w:author="Paredes, Juan A." w:date="2020-09-09T10:28:00Z"/>
                <w:rFonts w:ascii="Times New Roman" w:eastAsia="Times New Roman" w:hAnsi="Times New Roman" w:cs="Times New Roman"/>
                <w:sz w:val="20"/>
                <w:szCs w:val="18"/>
                <w:lang w:eastAsia="es-ES"/>
              </w:rPr>
              <w:pPrChange w:id="1096" w:author="Paredes, Juan A." w:date="2020-09-09T10:28:00Z">
                <w:pPr>
                  <w:spacing w:line="480" w:lineRule="auto"/>
                  <w:jc w:val="center"/>
                </w:pPr>
              </w:pPrChange>
            </w:pPr>
            <w:del w:id="1097" w:author="Paredes, Juan A." w:date="2020-09-09T10:28:00Z">
              <w:r w:rsidRPr="00452837" w:rsidDel="00DB2637">
                <w:rPr>
                  <w:rFonts w:ascii="Times New Roman" w:eastAsia="Times New Roman" w:hAnsi="Times New Roman" w:cs="Times New Roman"/>
                  <w:sz w:val="20"/>
                  <w:szCs w:val="18"/>
                  <w:lang w:eastAsia="es-ES"/>
                </w:rPr>
                <w:delText>Picoxystrobin</w:delText>
              </w:r>
            </w:del>
          </w:p>
        </w:tc>
        <w:tc>
          <w:tcPr>
            <w:tcW w:w="436" w:type="pct"/>
            <w:tcBorders>
              <w:top w:val="nil"/>
              <w:left w:val="nil"/>
              <w:bottom w:val="nil"/>
              <w:right w:val="nil"/>
            </w:tcBorders>
            <w:shd w:val="clear" w:color="000000" w:fill="FFFFFF"/>
            <w:vAlign w:val="center"/>
            <w:hideMark/>
          </w:tcPr>
          <w:p w14:paraId="4DE075C8" w14:textId="7DDB2758" w:rsidR="00C53083" w:rsidRPr="00452837" w:rsidDel="00DB2637" w:rsidRDefault="00C53083">
            <w:pPr>
              <w:spacing w:line="480" w:lineRule="auto"/>
              <w:ind w:firstLine="706"/>
              <w:jc w:val="both"/>
              <w:rPr>
                <w:del w:id="1098" w:author="Paredes, Juan A." w:date="2020-09-09T10:28:00Z"/>
                <w:rFonts w:ascii="Times New Roman" w:eastAsia="Times New Roman" w:hAnsi="Times New Roman" w:cs="Times New Roman"/>
                <w:sz w:val="20"/>
                <w:szCs w:val="18"/>
                <w:lang w:eastAsia="es-ES"/>
              </w:rPr>
              <w:pPrChange w:id="1099" w:author="Paredes, Juan A." w:date="2020-09-09T10:28:00Z">
                <w:pPr>
                  <w:spacing w:line="480" w:lineRule="auto"/>
                  <w:jc w:val="center"/>
                </w:pPr>
              </w:pPrChange>
            </w:pPr>
            <w:del w:id="1100" w:author="Paredes, Juan A." w:date="2020-09-09T10:28:00Z">
              <w:r w:rsidRPr="00452837" w:rsidDel="00DB2637">
                <w:rPr>
                  <w:rFonts w:ascii="Times New Roman" w:eastAsia="Times New Roman" w:hAnsi="Times New Roman" w:cs="Times New Roman"/>
                  <w:sz w:val="20"/>
                  <w:szCs w:val="18"/>
                  <w:lang w:eastAsia="es-ES"/>
                </w:rPr>
                <w:delText>0.38</w:delText>
              </w:r>
            </w:del>
          </w:p>
        </w:tc>
        <w:tc>
          <w:tcPr>
            <w:tcW w:w="356" w:type="pct"/>
            <w:tcBorders>
              <w:top w:val="nil"/>
              <w:left w:val="nil"/>
              <w:bottom w:val="nil"/>
              <w:right w:val="nil"/>
            </w:tcBorders>
            <w:shd w:val="clear" w:color="000000" w:fill="FFFFFF"/>
            <w:vAlign w:val="center"/>
            <w:hideMark/>
          </w:tcPr>
          <w:p w14:paraId="3713585E" w14:textId="6642AE91" w:rsidR="00C53083" w:rsidRPr="00452837" w:rsidDel="00DB2637" w:rsidRDefault="00C53083">
            <w:pPr>
              <w:spacing w:line="480" w:lineRule="auto"/>
              <w:ind w:firstLine="706"/>
              <w:jc w:val="both"/>
              <w:rPr>
                <w:del w:id="1101" w:author="Paredes, Juan A." w:date="2020-09-09T10:28:00Z"/>
                <w:rFonts w:ascii="Times New Roman" w:eastAsia="Times New Roman" w:hAnsi="Times New Roman" w:cs="Times New Roman"/>
                <w:sz w:val="20"/>
                <w:szCs w:val="18"/>
                <w:lang w:eastAsia="es-ES"/>
              </w:rPr>
              <w:pPrChange w:id="1102" w:author="Paredes, Juan A." w:date="2020-09-09T10:28:00Z">
                <w:pPr>
                  <w:spacing w:line="480" w:lineRule="auto"/>
                  <w:jc w:val="center"/>
                </w:pPr>
              </w:pPrChange>
            </w:pPr>
            <w:del w:id="1103" w:author="Paredes, Juan A." w:date="2020-09-09T10:28:00Z">
              <w:r w:rsidRPr="00452837" w:rsidDel="00DB2637">
                <w:rPr>
                  <w:rFonts w:ascii="Times New Roman" w:eastAsia="Times New Roman" w:hAnsi="Times New Roman" w:cs="Times New Roman"/>
                  <w:sz w:val="20"/>
                  <w:szCs w:val="18"/>
                  <w:lang w:eastAsia="es-ES"/>
                </w:rPr>
                <w:delText>0.35</w:delText>
              </w:r>
            </w:del>
          </w:p>
        </w:tc>
        <w:tc>
          <w:tcPr>
            <w:tcW w:w="356" w:type="pct"/>
            <w:tcBorders>
              <w:top w:val="nil"/>
              <w:left w:val="nil"/>
              <w:bottom w:val="nil"/>
              <w:right w:val="nil"/>
            </w:tcBorders>
            <w:shd w:val="clear" w:color="000000" w:fill="FFFFFF"/>
            <w:vAlign w:val="center"/>
            <w:hideMark/>
          </w:tcPr>
          <w:p w14:paraId="7C31D866" w14:textId="02DB4ACF" w:rsidR="00C53083" w:rsidRPr="00452837" w:rsidDel="00DB2637" w:rsidRDefault="00C53083">
            <w:pPr>
              <w:spacing w:line="480" w:lineRule="auto"/>
              <w:ind w:firstLine="706"/>
              <w:jc w:val="both"/>
              <w:rPr>
                <w:del w:id="1104" w:author="Paredes, Juan A." w:date="2020-09-09T10:28:00Z"/>
                <w:rFonts w:ascii="Times New Roman" w:eastAsia="Times New Roman" w:hAnsi="Times New Roman" w:cs="Times New Roman"/>
                <w:sz w:val="20"/>
                <w:szCs w:val="18"/>
                <w:lang w:eastAsia="es-ES"/>
              </w:rPr>
              <w:pPrChange w:id="1105" w:author="Paredes, Juan A." w:date="2020-09-09T10:28:00Z">
                <w:pPr>
                  <w:spacing w:line="480" w:lineRule="auto"/>
                  <w:jc w:val="center"/>
                </w:pPr>
              </w:pPrChange>
            </w:pPr>
            <w:del w:id="1106" w:author="Paredes, Juan A." w:date="2020-09-09T10:28:00Z">
              <w:r w:rsidRPr="00452837" w:rsidDel="00DB2637">
                <w:rPr>
                  <w:rFonts w:ascii="Times New Roman" w:eastAsia="Times New Roman" w:hAnsi="Times New Roman" w:cs="Times New Roman"/>
                  <w:sz w:val="20"/>
                  <w:szCs w:val="18"/>
                  <w:lang w:eastAsia="es-ES"/>
                </w:rPr>
                <w:delText>0.40</w:delText>
              </w:r>
            </w:del>
          </w:p>
        </w:tc>
        <w:tc>
          <w:tcPr>
            <w:tcW w:w="287" w:type="pct"/>
            <w:tcBorders>
              <w:top w:val="nil"/>
              <w:left w:val="nil"/>
              <w:bottom w:val="nil"/>
              <w:right w:val="nil"/>
            </w:tcBorders>
            <w:shd w:val="clear" w:color="000000" w:fill="FFFFFF"/>
            <w:vAlign w:val="center"/>
          </w:tcPr>
          <w:p w14:paraId="1F47C17C" w14:textId="7E3B5C9F" w:rsidR="00C53083" w:rsidRPr="00452837" w:rsidDel="00DB2637" w:rsidRDefault="00C53083">
            <w:pPr>
              <w:spacing w:line="480" w:lineRule="auto"/>
              <w:ind w:firstLine="706"/>
              <w:jc w:val="both"/>
              <w:rPr>
                <w:del w:id="1107" w:author="Paredes, Juan A." w:date="2020-09-09T10:28:00Z"/>
                <w:rFonts w:ascii="Times New Roman" w:eastAsia="Times New Roman" w:hAnsi="Times New Roman" w:cs="Times New Roman"/>
                <w:sz w:val="20"/>
                <w:szCs w:val="18"/>
                <w:lang w:eastAsia="es-ES"/>
              </w:rPr>
              <w:pPrChange w:id="1108" w:author="Paredes, Juan A." w:date="2020-09-09T10:28:00Z">
                <w:pPr>
                  <w:spacing w:line="480" w:lineRule="auto"/>
                  <w:jc w:val="center"/>
                </w:pPr>
              </w:pPrChange>
            </w:pPr>
            <w:del w:id="1109" w:author="Paredes, Juan A." w:date="2020-09-09T10:28:00Z">
              <w:r w:rsidRPr="00452837" w:rsidDel="00DB2637">
                <w:rPr>
                  <w:rFonts w:ascii="Times New Roman" w:eastAsia="Times New Roman" w:hAnsi="Times New Roman" w:cs="Times New Roman"/>
                  <w:sz w:val="20"/>
                  <w:szCs w:val="18"/>
                  <w:lang w:eastAsia="es-ES"/>
                </w:rPr>
                <w:delText>13.8</w:delText>
              </w:r>
            </w:del>
          </w:p>
        </w:tc>
      </w:tr>
      <w:tr w:rsidR="00C53083" w:rsidRPr="00452837" w:rsidDel="00DB2637" w14:paraId="57612A7A" w14:textId="692EB5F9" w:rsidTr="00C53083">
        <w:trPr>
          <w:trHeight w:val="330"/>
          <w:jc w:val="center"/>
          <w:del w:id="1110" w:author="Paredes, Juan A." w:date="2020-09-09T10:28:00Z"/>
        </w:trPr>
        <w:tc>
          <w:tcPr>
            <w:tcW w:w="927" w:type="pct"/>
            <w:gridSpan w:val="2"/>
            <w:tcBorders>
              <w:top w:val="nil"/>
              <w:left w:val="nil"/>
              <w:bottom w:val="nil"/>
              <w:right w:val="nil"/>
            </w:tcBorders>
            <w:shd w:val="clear" w:color="000000" w:fill="FFFFFF"/>
            <w:vAlign w:val="center"/>
            <w:hideMark/>
          </w:tcPr>
          <w:p w14:paraId="23F0011C" w14:textId="0DCD0C64" w:rsidR="00C53083" w:rsidRPr="00452837" w:rsidDel="00DB2637" w:rsidRDefault="00C53083">
            <w:pPr>
              <w:spacing w:line="480" w:lineRule="auto"/>
              <w:ind w:firstLine="706"/>
              <w:jc w:val="both"/>
              <w:rPr>
                <w:del w:id="1111" w:author="Paredes, Juan A." w:date="2020-09-09T10:28:00Z"/>
                <w:rFonts w:ascii="Times New Roman" w:eastAsia="Times New Roman" w:hAnsi="Times New Roman" w:cs="Times New Roman"/>
                <w:sz w:val="20"/>
                <w:szCs w:val="18"/>
                <w:lang w:eastAsia="es-ES"/>
              </w:rPr>
              <w:pPrChange w:id="1112" w:author="Paredes, Juan A." w:date="2020-09-09T10:28:00Z">
                <w:pPr>
                  <w:spacing w:line="480" w:lineRule="auto"/>
                  <w:jc w:val="center"/>
                </w:pPr>
              </w:pPrChange>
            </w:pPr>
            <w:del w:id="1113" w:author="Paredes, Juan A." w:date="2020-09-09T10:28:00Z">
              <w:r w:rsidRPr="00452837" w:rsidDel="00DB2637">
                <w:rPr>
                  <w:rFonts w:ascii="Times New Roman" w:eastAsia="Times New Roman" w:hAnsi="Times New Roman" w:cs="Times New Roman"/>
                  <w:sz w:val="20"/>
                  <w:szCs w:val="18"/>
                  <w:lang w:eastAsia="es-ES"/>
                </w:rPr>
                <w:delText>Picoxystrobin</w:delText>
              </w:r>
            </w:del>
          </w:p>
        </w:tc>
        <w:tc>
          <w:tcPr>
            <w:tcW w:w="337" w:type="pct"/>
            <w:tcBorders>
              <w:top w:val="nil"/>
              <w:left w:val="nil"/>
              <w:bottom w:val="nil"/>
              <w:right w:val="nil"/>
            </w:tcBorders>
            <w:shd w:val="clear" w:color="000000" w:fill="FFFFFF"/>
            <w:vAlign w:val="center"/>
            <w:hideMark/>
          </w:tcPr>
          <w:p w14:paraId="49675647" w14:textId="391E8D7B" w:rsidR="00C53083" w:rsidRPr="00452837" w:rsidDel="00DB2637" w:rsidRDefault="00C53083">
            <w:pPr>
              <w:spacing w:line="480" w:lineRule="auto"/>
              <w:ind w:firstLine="706"/>
              <w:jc w:val="both"/>
              <w:rPr>
                <w:del w:id="1114" w:author="Paredes, Juan A." w:date="2020-09-09T10:28:00Z"/>
                <w:rFonts w:ascii="Times New Roman" w:eastAsia="Times New Roman" w:hAnsi="Times New Roman" w:cs="Times New Roman"/>
                <w:sz w:val="20"/>
                <w:szCs w:val="18"/>
                <w:lang w:eastAsia="es-ES"/>
              </w:rPr>
              <w:pPrChange w:id="1115" w:author="Paredes, Juan A." w:date="2020-09-09T10:28:00Z">
                <w:pPr>
                  <w:spacing w:line="480" w:lineRule="auto"/>
                  <w:jc w:val="center"/>
                </w:pPr>
              </w:pPrChange>
            </w:pPr>
            <w:del w:id="1116" w:author="Paredes, Juan A." w:date="2020-09-09T10:28:00Z">
              <w:r w:rsidRPr="00452837" w:rsidDel="00DB2637">
                <w:rPr>
                  <w:rFonts w:ascii="Times New Roman" w:eastAsia="Times New Roman" w:hAnsi="Times New Roman" w:cs="Times New Roman"/>
                  <w:sz w:val="20"/>
                  <w:szCs w:val="18"/>
                  <w:lang w:eastAsia="es-ES"/>
                </w:rPr>
                <w:delText>0.32</w:delText>
              </w:r>
            </w:del>
          </w:p>
        </w:tc>
        <w:tc>
          <w:tcPr>
            <w:tcW w:w="366" w:type="pct"/>
            <w:tcBorders>
              <w:top w:val="nil"/>
              <w:left w:val="nil"/>
              <w:bottom w:val="nil"/>
              <w:right w:val="nil"/>
            </w:tcBorders>
            <w:shd w:val="clear" w:color="000000" w:fill="FFFFFF"/>
            <w:vAlign w:val="center"/>
            <w:hideMark/>
          </w:tcPr>
          <w:p w14:paraId="1C65CA18" w14:textId="03F2F4D8" w:rsidR="00C53083" w:rsidRPr="00452837" w:rsidDel="00DB2637" w:rsidRDefault="00C53083">
            <w:pPr>
              <w:spacing w:line="480" w:lineRule="auto"/>
              <w:ind w:firstLine="706"/>
              <w:jc w:val="both"/>
              <w:rPr>
                <w:del w:id="1117" w:author="Paredes, Juan A." w:date="2020-09-09T10:28:00Z"/>
                <w:rFonts w:ascii="Times New Roman" w:eastAsia="Times New Roman" w:hAnsi="Times New Roman" w:cs="Times New Roman"/>
                <w:sz w:val="20"/>
                <w:szCs w:val="18"/>
                <w:lang w:eastAsia="es-ES"/>
              </w:rPr>
              <w:pPrChange w:id="1118" w:author="Paredes, Juan A." w:date="2020-09-09T10:28:00Z">
                <w:pPr>
                  <w:spacing w:line="480" w:lineRule="auto"/>
                  <w:jc w:val="center"/>
                </w:pPr>
              </w:pPrChange>
            </w:pPr>
            <w:del w:id="1119" w:author="Paredes, Juan A." w:date="2020-09-09T10:28:00Z">
              <w:r w:rsidRPr="00452837" w:rsidDel="00DB2637">
                <w:rPr>
                  <w:rFonts w:ascii="Times New Roman" w:eastAsia="Times New Roman" w:hAnsi="Times New Roman" w:cs="Times New Roman"/>
                  <w:sz w:val="20"/>
                  <w:szCs w:val="18"/>
                  <w:lang w:eastAsia="es-ES"/>
                </w:rPr>
                <w:delText>0.29</w:delText>
              </w:r>
            </w:del>
          </w:p>
        </w:tc>
        <w:tc>
          <w:tcPr>
            <w:tcW w:w="366" w:type="pct"/>
            <w:tcBorders>
              <w:top w:val="nil"/>
              <w:left w:val="nil"/>
              <w:bottom w:val="nil"/>
              <w:right w:val="nil"/>
            </w:tcBorders>
            <w:shd w:val="clear" w:color="000000" w:fill="FFFFFF"/>
            <w:vAlign w:val="center"/>
            <w:hideMark/>
          </w:tcPr>
          <w:p w14:paraId="0806CE91" w14:textId="048E8EC9" w:rsidR="00C53083" w:rsidRPr="00452837" w:rsidDel="00DB2637" w:rsidRDefault="00C53083">
            <w:pPr>
              <w:spacing w:line="480" w:lineRule="auto"/>
              <w:ind w:firstLine="706"/>
              <w:jc w:val="both"/>
              <w:rPr>
                <w:del w:id="1120" w:author="Paredes, Juan A." w:date="2020-09-09T10:28:00Z"/>
                <w:rFonts w:ascii="Times New Roman" w:eastAsia="Times New Roman" w:hAnsi="Times New Roman" w:cs="Times New Roman"/>
                <w:sz w:val="20"/>
                <w:szCs w:val="18"/>
                <w:lang w:eastAsia="es-ES"/>
              </w:rPr>
              <w:pPrChange w:id="1121" w:author="Paredes, Juan A." w:date="2020-09-09T10:28:00Z">
                <w:pPr>
                  <w:spacing w:line="480" w:lineRule="auto"/>
                  <w:jc w:val="center"/>
                </w:pPr>
              </w:pPrChange>
            </w:pPr>
            <w:del w:id="1122" w:author="Paredes, Juan A." w:date="2020-09-09T10:28:00Z">
              <w:r w:rsidRPr="00452837" w:rsidDel="00DB2637">
                <w:rPr>
                  <w:rFonts w:ascii="Times New Roman" w:eastAsia="Times New Roman" w:hAnsi="Times New Roman" w:cs="Times New Roman"/>
                  <w:sz w:val="20"/>
                  <w:szCs w:val="18"/>
                  <w:lang w:eastAsia="es-ES"/>
                </w:rPr>
                <w:delText>0.35</w:delText>
              </w:r>
            </w:del>
          </w:p>
        </w:tc>
        <w:tc>
          <w:tcPr>
            <w:tcW w:w="283" w:type="pct"/>
            <w:tcBorders>
              <w:top w:val="nil"/>
              <w:left w:val="nil"/>
              <w:bottom w:val="nil"/>
              <w:right w:val="nil"/>
            </w:tcBorders>
            <w:shd w:val="clear" w:color="000000" w:fill="FFFFFF"/>
            <w:vAlign w:val="center"/>
          </w:tcPr>
          <w:p w14:paraId="082F4DF9" w14:textId="1BF386E9" w:rsidR="00C53083" w:rsidRPr="00452837" w:rsidDel="00DB2637" w:rsidRDefault="00C53083">
            <w:pPr>
              <w:spacing w:line="480" w:lineRule="auto"/>
              <w:ind w:firstLine="706"/>
              <w:jc w:val="both"/>
              <w:rPr>
                <w:del w:id="1123" w:author="Paredes, Juan A." w:date="2020-09-09T10:28:00Z"/>
                <w:rFonts w:ascii="Times New Roman" w:eastAsia="Times New Roman" w:hAnsi="Times New Roman" w:cs="Times New Roman"/>
                <w:sz w:val="20"/>
                <w:szCs w:val="18"/>
                <w:lang w:eastAsia="es-ES"/>
              </w:rPr>
              <w:pPrChange w:id="1124" w:author="Paredes, Juan A." w:date="2020-09-09T10:28:00Z">
                <w:pPr>
                  <w:spacing w:line="480" w:lineRule="auto"/>
                  <w:jc w:val="center"/>
                </w:pPr>
              </w:pPrChange>
            </w:pPr>
            <w:del w:id="1125" w:author="Paredes, Juan A." w:date="2020-09-09T10:28:00Z">
              <w:r w:rsidRPr="00452837" w:rsidDel="00DB2637">
                <w:rPr>
                  <w:rFonts w:ascii="Times New Roman" w:eastAsia="Times New Roman" w:hAnsi="Times New Roman" w:cs="Times New Roman"/>
                  <w:sz w:val="20"/>
                  <w:szCs w:val="18"/>
                  <w:lang w:eastAsia="es-ES"/>
                </w:rPr>
                <w:delText>18.9</w:delText>
              </w:r>
            </w:del>
          </w:p>
        </w:tc>
        <w:tc>
          <w:tcPr>
            <w:tcW w:w="333" w:type="pct"/>
            <w:tcBorders>
              <w:top w:val="nil"/>
              <w:left w:val="nil"/>
              <w:bottom w:val="nil"/>
              <w:right w:val="nil"/>
            </w:tcBorders>
            <w:shd w:val="clear" w:color="000000" w:fill="FFFFFF"/>
            <w:vAlign w:val="center"/>
          </w:tcPr>
          <w:p w14:paraId="19CEECE7" w14:textId="688B64FF" w:rsidR="00C53083" w:rsidRPr="00452837" w:rsidDel="00DB2637" w:rsidRDefault="00C53083">
            <w:pPr>
              <w:spacing w:line="480" w:lineRule="auto"/>
              <w:ind w:firstLine="706"/>
              <w:jc w:val="both"/>
              <w:rPr>
                <w:del w:id="1126" w:author="Paredes, Juan A." w:date="2020-09-09T10:28:00Z"/>
                <w:rFonts w:ascii="Times New Roman" w:eastAsia="Times New Roman" w:hAnsi="Times New Roman" w:cs="Times New Roman"/>
                <w:sz w:val="20"/>
                <w:szCs w:val="18"/>
                <w:lang w:eastAsia="es-ES"/>
              </w:rPr>
              <w:pPrChange w:id="1127" w:author="Paredes, Juan A." w:date="2020-09-09T10:28:00Z">
                <w:pPr>
                  <w:spacing w:line="480" w:lineRule="auto"/>
                  <w:jc w:val="center"/>
                </w:pPr>
              </w:pPrChange>
            </w:pPr>
          </w:p>
        </w:tc>
        <w:tc>
          <w:tcPr>
            <w:tcW w:w="953" w:type="pct"/>
            <w:tcBorders>
              <w:top w:val="nil"/>
              <w:left w:val="nil"/>
              <w:bottom w:val="nil"/>
              <w:right w:val="nil"/>
            </w:tcBorders>
            <w:shd w:val="clear" w:color="000000" w:fill="FFFFFF"/>
            <w:vAlign w:val="center"/>
            <w:hideMark/>
          </w:tcPr>
          <w:p w14:paraId="32630A2C" w14:textId="2BD887EA" w:rsidR="00C53083" w:rsidRPr="00452837" w:rsidDel="00DB2637" w:rsidRDefault="00C53083">
            <w:pPr>
              <w:spacing w:line="480" w:lineRule="auto"/>
              <w:ind w:firstLine="706"/>
              <w:jc w:val="both"/>
              <w:rPr>
                <w:del w:id="1128" w:author="Paredes, Juan A." w:date="2020-09-09T10:28:00Z"/>
                <w:rFonts w:ascii="Times New Roman" w:eastAsia="Times New Roman" w:hAnsi="Times New Roman" w:cs="Times New Roman"/>
                <w:sz w:val="20"/>
                <w:szCs w:val="18"/>
                <w:lang w:eastAsia="es-ES"/>
              </w:rPr>
              <w:pPrChange w:id="1129" w:author="Paredes, Juan A." w:date="2020-09-09T10:28:00Z">
                <w:pPr>
                  <w:spacing w:line="480" w:lineRule="auto"/>
                  <w:jc w:val="center"/>
                </w:pPr>
              </w:pPrChange>
            </w:pPr>
            <w:del w:id="1130" w:author="Paredes, Juan A." w:date="2020-09-09T10:28:00Z">
              <w:r w:rsidRPr="00452837" w:rsidDel="00DB2637">
                <w:rPr>
                  <w:rFonts w:ascii="Times New Roman" w:eastAsia="Times New Roman" w:hAnsi="Times New Roman" w:cs="Times New Roman"/>
                  <w:sz w:val="20"/>
                  <w:szCs w:val="18"/>
                  <w:lang w:eastAsia="es-ES"/>
                </w:rPr>
                <w:delText>Difenoconazole</w:delText>
              </w:r>
            </w:del>
          </w:p>
        </w:tc>
        <w:tc>
          <w:tcPr>
            <w:tcW w:w="436" w:type="pct"/>
            <w:tcBorders>
              <w:top w:val="nil"/>
              <w:left w:val="nil"/>
              <w:bottom w:val="nil"/>
              <w:right w:val="nil"/>
            </w:tcBorders>
            <w:shd w:val="clear" w:color="000000" w:fill="FFFFFF"/>
            <w:vAlign w:val="center"/>
            <w:hideMark/>
          </w:tcPr>
          <w:p w14:paraId="1C8A12ED" w14:textId="6E4ADA8D" w:rsidR="00C53083" w:rsidRPr="00452837" w:rsidDel="00DB2637" w:rsidRDefault="00C53083">
            <w:pPr>
              <w:spacing w:line="480" w:lineRule="auto"/>
              <w:ind w:firstLine="706"/>
              <w:jc w:val="both"/>
              <w:rPr>
                <w:del w:id="1131" w:author="Paredes, Juan A." w:date="2020-09-09T10:28:00Z"/>
                <w:rFonts w:ascii="Times New Roman" w:eastAsia="Times New Roman" w:hAnsi="Times New Roman" w:cs="Times New Roman"/>
                <w:sz w:val="20"/>
                <w:szCs w:val="18"/>
                <w:lang w:eastAsia="es-ES"/>
              </w:rPr>
              <w:pPrChange w:id="1132" w:author="Paredes, Juan A." w:date="2020-09-09T10:28:00Z">
                <w:pPr>
                  <w:spacing w:line="480" w:lineRule="auto"/>
                  <w:jc w:val="center"/>
                </w:pPr>
              </w:pPrChange>
            </w:pPr>
            <w:del w:id="1133" w:author="Paredes, Juan A." w:date="2020-09-09T10:28:00Z">
              <w:r w:rsidRPr="00452837" w:rsidDel="00DB2637">
                <w:rPr>
                  <w:rFonts w:ascii="Times New Roman" w:eastAsia="Times New Roman" w:hAnsi="Times New Roman" w:cs="Times New Roman"/>
                  <w:sz w:val="20"/>
                  <w:szCs w:val="18"/>
                  <w:lang w:eastAsia="es-ES"/>
                </w:rPr>
                <w:delText>0.38</w:delText>
              </w:r>
            </w:del>
          </w:p>
        </w:tc>
        <w:tc>
          <w:tcPr>
            <w:tcW w:w="356" w:type="pct"/>
            <w:tcBorders>
              <w:top w:val="nil"/>
              <w:left w:val="nil"/>
              <w:bottom w:val="nil"/>
              <w:right w:val="nil"/>
            </w:tcBorders>
            <w:shd w:val="clear" w:color="000000" w:fill="FFFFFF"/>
            <w:vAlign w:val="center"/>
            <w:hideMark/>
          </w:tcPr>
          <w:p w14:paraId="7804D8DF" w14:textId="1A9918B0" w:rsidR="00C53083" w:rsidRPr="00452837" w:rsidDel="00DB2637" w:rsidRDefault="00C53083">
            <w:pPr>
              <w:spacing w:line="480" w:lineRule="auto"/>
              <w:ind w:firstLine="706"/>
              <w:jc w:val="both"/>
              <w:rPr>
                <w:del w:id="1134" w:author="Paredes, Juan A." w:date="2020-09-09T10:28:00Z"/>
                <w:rFonts w:ascii="Times New Roman" w:eastAsia="Times New Roman" w:hAnsi="Times New Roman" w:cs="Times New Roman"/>
                <w:sz w:val="20"/>
                <w:szCs w:val="18"/>
                <w:lang w:eastAsia="es-ES"/>
              </w:rPr>
              <w:pPrChange w:id="1135" w:author="Paredes, Juan A." w:date="2020-09-09T10:28:00Z">
                <w:pPr>
                  <w:spacing w:line="480" w:lineRule="auto"/>
                  <w:jc w:val="center"/>
                </w:pPr>
              </w:pPrChange>
            </w:pPr>
            <w:del w:id="1136" w:author="Paredes, Juan A." w:date="2020-09-09T10:28:00Z">
              <w:r w:rsidRPr="00452837" w:rsidDel="00DB2637">
                <w:rPr>
                  <w:rFonts w:ascii="Times New Roman" w:eastAsia="Times New Roman" w:hAnsi="Times New Roman" w:cs="Times New Roman"/>
                  <w:sz w:val="20"/>
                  <w:szCs w:val="18"/>
                  <w:lang w:eastAsia="es-ES"/>
                </w:rPr>
                <w:delText>0.35</w:delText>
              </w:r>
            </w:del>
          </w:p>
        </w:tc>
        <w:tc>
          <w:tcPr>
            <w:tcW w:w="356" w:type="pct"/>
            <w:tcBorders>
              <w:top w:val="nil"/>
              <w:left w:val="nil"/>
              <w:bottom w:val="nil"/>
              <w:right w:val="nil"/>
            </w:tcBorders>
            <w:shd w:val="clear" w:color="000000" w:fill="FFFFFF"/>
            <w:vAlign w:val="center"/>
            <w:hideMark/>
          </w:tcPr>
          <w:p w14:paraId="6D00EDDA" w14:textId="2F668491" w:rsidR="00C53083" w:rsidRPr="00452837" w:rsidDel="00DB2637" w:rsidRDefault="00C53083">
            <w:pPr>
              <w:spacing w:line="480" w:lineRule="auto"/>
              <w:ind w:firstLine="706"/>
              <w:jc w:val="both"/>
              <w:rPr>
                <w:del w:id="1137" w:author="Paredes, Juan A." w:date="2020-09-09T10:28:00Z"/>
                <w:rFonts w:ascii="Times New Roman" w:eastAsia="Times New Roman" w:hAnsi="Times New Roman" w:cs="Times New Roman"/>
                <w:sz w:val="20"/>
                <w:szCs w:val="18"/>
                <w:lang w:eastAsia="es-ES"/>
              </w:rPr>
              <w:pPrChange w:id="1138" w:author="Paredes, Juan A." w:date="2020-09-09T10:28:00Z">
                <w:pPr>
                  <w:spacing w:line="480" w:lineRule="auto"/>
                  <w:jc w:val="center"/>
                </w:pPr>
              </w:pPrChange>
            </w:pPr>
            <w:del w:id="1139" w:author="Paredes, Juan A." w:date="2020-09-09T10:28:00Z">
              <w:r w:rsidRPr="00452837" w:rsidDel="00DB2637">
                <w:rPr>
                  <w:rFonts w:ascii="Times New Roman" w:eastAsia="Times New Roman" w:hAnsi="Times New Roman" w:cs="Times New Roman"/>
                  <w:sz w:val="20"/>
                  <w:szCs w:val="18"/>
                  <w:lang w:eastAsia="es-ES"/>
                </w:rPr>
                <w:delText>0.40</w:delText>
              </w:r>
            </w:del>
          </w:p>
        </w:tc>
        <w:tc>
          <w:tcPr>
            <w:tcW w:w="287" w:type="pct"/>
            <w:tcBorders>
              <w:top w:val="nil"/>
              <w:left w:val="nil"/>
              <w:bottom w:val="nil"/>
              <w:right w:val="nil"/>
            </w:tcBorders>
            <w:shd w:val="clear" w:color="000000" w:fill="FFFFFF"/>
            <w:vAlign w:val="center"/>
          </w:tcPr>
          <w:p w14:paraId="57B1B45D" w14:textId="6FF6C69F" w:rsidR="00C53083" w:rsidRPr="00452837" w:rsidDel="00DB2637" w:rsidRDefault="00C53083">
            <w:pPr>
              <w:spacing w:line="480" w:lineRule="auto"/>
              <w:ind w:firstLine="706"/>
              <w:jc w:val="both"/>
              <w:rPr>
                <w:del w:id="1140" w:author="Paredes, Juan A." w:date="2020-09-09T10:28:00Z"/>
                <w:rFonts w:ascii="Times New Roman" w:eastAsia="Times New Roman" w:hAnsi="Times New Roman" w:cs="Times New Roman"/>
                <w:sz w:val="20"/>
                <w:szCs w:val="18"/>
                <w:lang w:eastAsia="es-ES"/>
              </w:rPr>
              <w:pPrChange w:id="1141" w:author="Paredes, Juan A." w:date="2020-09-09T10:28:00Z">
                <w:pPr>
                  <w:spacing w:line="480" w:lineRule="auto"/>
                  <w:jc w:val="center"/>
                </w:pPr>
              </w:pPrChange>
            </w:pPr>
            <w:del w:id="1142" w:author="Paredes, Juan A." w:date="2020-09-09T10:28:00Z">
              <w:r w:rsidRPr="00452837" w:rsidDel="00DB2637">
                <w:rPr>
                  <w:rFonts w:ascii="Times New Roman" w:eastAsia="Times New Roman" w:hAnsi="Times New Roman" w:cs="Times New Roman"/>
                  <w:sz w:val="20"/>
                  <w:szCs w:val="18"/>
                  <w:lang w:eastAsia="es-ES"/>
                </w:rPr>
                <w:delText>13.3</w:delText>
              </w:r>
            </w:del>
          </w:p>
        </w:tc>
      </w:tr>
      <w:tr w:rsidR="00C53083" w:rsidRPr="00452837" w:rsidDel="00DB2637" w14:paraId="6378A2EB" w14:textId="6D2B7540" w:rsidTr="00C53083">
        <w:trPr>
          <w:trHeight w:val="330"/>
          <w:jc w:val="center"/>
          <w:del w:id="1143" w:author="Paredes, Juan A." w:date="2020-09-09T10:28:00Z"/>
        </w:trPr>
        <w:tc>
          <w:tcPr>
            <w:tcW w:w="927" w:type="pct"/>
            <w:gridSpan w:val="2"/>
            <w:tcBorders>
              <w:top w:val="nil"/>
              <w:left w:val="nil"/>
              <w:bottom w:val="nil"/>
              <w:right w:val="nil"/>
            </w:tcBorders>
            <w:shd w:val="clear" w:color="000000" w:fill="FFFFFF"/>
            <w:vAlign w:val="center"/>
            <w:hideMark/>
          </w:tcPr>
          <w:p w14:paraId="45A76A3A" w14:textId="0F07E42D" w:rsidR="00C53083" w:rsidRPr="00452837" w:rsidDel="00DB2637" w:rsidRDefault="00C53083">
            <w:pPr>
              <w:spacing w:line="480" w:lineRule="auto"/>
              <w:ind w:firstLine="706"/>
              <w:jc w:val="both"/>
              <w:rPr>
                <w:del w:id="1144" w:author="Paredes, Juan A." w:date="2020-09-09T10:28:00Z"/>
                <w:rFonts w:ascii="Times New Roman" w:eastAsia="Times New Roman" w:hAnsi="Times New Roman" w:cs="Times New Roman"/>
                <w:sz w:val="20"/>
                <w:szCs w:val="18"/>
                <w:lang w:eastAsia="es-ES"/>
              </w:rPr>
              <w:pPrChange w:id="1145" w:author="Paredes, Juan A." w:date="2020-09-09T10:28:00Z">
                <w:pPr>
                  <w:spacing w:line="480" w:lineRule="auto"/>
                  <w:jc w:val="center"/>
                </w:pPr>
              </w:pPrChange>
            </w:pPr>
            <w:del w:id="1146" w:author="Paredes, Juan A." w:date="2020-09-09T10:28:00Z">
              <w:r w:rsidRPr="00452837" w:rsidDel="00DB2637">
                <w:rPr>
                  <w:rFonts w:ascii="Times New Roman" w:eastAsia="Times New Roman" w:hAnsi="Times New Roman" w:cs="Times New Roman"/>
                  <w:sz w:val="20"/>
                  <w:szCs w:val="18"/>
                  <w:lang w:eastAsia="es-ES"/>
                </w:rPr>
                <w:delText>Propiconazole</w:delText>
              </w:r>
            </w:del>
          </w:p>
        </w:tc>
        <w:tc>
          <w:tcPr>
            <w:tcW w:w="337" w:type="pct"/>
            <w:tcBorders>
              <w:top w:val="nil"/>
              <w:left w:val="nil"/>
              <w:bottom w:val="nil"/>
              <w:right w:val="nil"/>
            </w:tcBorders>
            <w:shd w:val="clear" w:color="000000" w:fill="FFFFFF"/>
            <w:vAlign w:val="center"/>
            <w:hideMark/>
          </w:tcPr>
          <w:p w14:paraId="42A32017" w14:textId="63BDD38F" w:rsidR="00C53083" w:rsidRPr="00452837" w:rsidDel="00DB2637" w:rsidRDefault="00C53083">
            <w:pPr>
              <w:spacing w:line="480" w:lineRule="auto"/>
              <w:ind w:firstLine="706"/>
              <w:jc w:val="both"/>
              <w:rPr>
                <w:del w:id="1147" w:author="Paredes, Juan A." w:date="2020-09-09T10:28:00Z"/>
                <w:rFonts w:ascii="Times New Roman" w:eastAsia="Times New Roman" w:hAnsi="Times New Roman" w:cs="Times New Roman"/>
                <w:sz w:val="20"/>
                <w:szCs w:val="18"/>
                <w:lang w:eastAsia="es-ES"/>
              </w:rPr>
              <w:pPrChange w:id="1148" w:author="Paredes, Juan A." w:date="2020-09-09T10:28:00Z">
                <w:pPr>
                  <w:spacing w:line="480" w:lineRule="auto"/>
                  <w:jc w:val="center"/>
                </w:pPr>
              </w:pPrChange>
            </w:pPr>
            <w:del w:id="1149" w:author="Paredes, Juan A." w:date="2020-09-09T10:28:00Z">
              <w:r w:rsidRPr="00452837" w:rsidDel="00DB2637">
                <w:rPr>
                  <w:rFonts w:ascii="Times New Roman" w:eastAsia="Times New Roman" w:hAnsi="Times New Roman" w:cs="Times New Roman"/>
                  <w:sz w:val="20"/>
                  <w:szCs w:val="18"/>
                  <w:lang w:eastAsia="es-ES"/>
                </w:rPr>
                <w:delText>0.32</w:delText>
              </w:r>
            </w:del>
          </w:p>
        </w:tc>
        <w:tc>
          <w:tcPr>
            <w:tcW w:w="366" w:type="pct"/>
            <w:tcBorders>
              <w:top w:val="nil"/>
              <w:left w:val="nil"/>
              <w:bottom w:val="nil"/>
              <w:right w:val="nil"/>
            </w:tcBorders>
            <w:shd w:val="clear" w:color="000000" w:fill="FFFFFF"/>
            <w:vAlign w:val="center"/>
            <w:hideMark/>
          </w:tcPr>
          <w:p w14:paraId="0712F736" w14:textId="23FC272A" w:rsidR="00C53083" w:rsidRPr="00452837" w:rsidDel="00DB2637" w:rsidRDefault="00C53083">
            <w:pPr>
              <w:spacing w:line="480" w:lineRule="auto"/>
              <w:ind w:firstLine="706"/>
              <w:jc w:val="both"/>
              <w:rPr>
                <w:del w:id="1150" w:author="Paredes, Juan A." w:date="2020-09-09T10:28:00Z"/>
                <w:rFonts w:ascii="Times New Roman" w:eastAsia="Times New Roman" w:hAnsi="Times New Roman" w:cs="Times New Roman"/>
                <w:sz w:val="20"/>
                <w:szCs w:val="18"/>
                <w:lang w:eastAsia="es-ES"/>
              </w:rPr>
              <w:pPrChange w:id="1151" w:author="Paredes, Juan A." w:date="2020-09-09T10:28:00Z">
                <w:pPr>
                  <w:spacing w:line="480" w:lineRule="auto"/>
                  <w:jc w:val="center"/>
                </w:pPr>
              </w:pPrChange>
            </w:pPr>
            <w:del w:id="1152" w:author="Paredes, Juan A." w:date="2020-09-09T10:28:00Z">
              <w:r w:rsidRPr="00452837" w:rsidDel="00DB2637">
                <w:rPr>
                  <w:rFonts w:ascii="Times New Roman" w:eastAsia="Times New Roman" w:hAnsi="Times New Roman" w:cs="Times New Roman"/>
                  <w:sz w:val="20"/>
                  <w:szCs w:val="18"/>
                  <w:lang w:eastAsia="es-ES"/>
                </w:rPr>
                <w:delText>0.30</w:delText>
              </w:r>
            </w:del>
          </w:p>
        </w:tc>
        <w:tc>
          <w:tcPr>
            <w:tcW w:w="366" w:type="pct"/>
            <w:tcBorders>
              <w:top w:val="nil"/>
              <w:left w:val="nil"/>
              <w:bottom w:val="nil"/>
              <w:right w:val="nil"/>
            </w:tcBorders>
            <w:shd w:val="clear" w:color="000000" w:fill="FFFFFF"/>
            <w:vAlign w:val="center"/>
            <w:hideMark/>
          </w:tcPr>
          <w:p w14:paraId="7DA298D2" w14:textId="495C6C62" w:rsidR="00C53083" w:rsidRPr="00452837" w:rsidDel="00DB2637" w:rsidRDefault="00C53083">
            <w:pPr>
              <w:spacing w:line="480" w:lineRule="auto"/>
              <w:ind w:firstLine="706"/>
              <w:jc w:val="both"/>
              <w:rPr>
                <w:del w:id="1153" w:author="Paredes, Juan A." w:date="2020-09-09T10:28:00Z"/>
                <w:rFonts w:ascii="Times New Roman" w:eastAsia="Times New Roman" w:hAnsi="Times New Roman" w:cs="Times New Roman"/>
                <w:sz w:val="20"/>
                <w:szCs w:val="18"/>
                <w:lang w:eastAsia="es-ES"/>
              </w:rPr>
              <w:pPrChange w:id="1154" w:author="Paredes, Juan A." w:date="2020-09-09T10:28:00Z">
                <w:pPr>
                  <w:spacing w:line="480" w:lineRule="auto"/>
                  <w:jc w:val="center"/>
                </w:pPr>
              </w:pPrChange>
            </w:pPr>
            <w:del w:id="1155" w:author="Paredes, Juan A." w:date="2020-09-09T10:28:00Z">
              <w:r w:rsidRPr="00452837" w:rsidDel="00DB2637">
                <w:rPr>
                  <w:rFonts w:ascii="Times New Roman" w:eastAsia="Times New Roman" w:hAnsi="Times New Roman" w:cs="Times New Roman"/>
                  <w:sz w:val="20"/>
                  <w:szCs w:val="18"/>
                  <w:lang w:eastAsia="es-ES"/>
                </w:rPr>
                <w:delText>0.34</w:delText>
              </w:r>
            </w:del>
          </w:p>
        </w:tc>
        <w:tc>
          <w:tcPr>
            <w:tcW w:w="283" w:type="pct"/>
            <w:tcBorders>
              <w:top w:val="nil"/>
              <w:left w:val="nil"/>
              <w:bottom w:val="nil"/>
              <w:right w:val="nil"/>
            </w:tcBorders>
            <w:shd w:val="clear" w:color="000000" w:fill="FFFFFF"/>
            <w:vAlign w:val="center"/>
          </w:tcPr>
          <w:p w14:paraId="61CDB80F" w14:textId="747389B4" w:rsidR="00C53083" w:rsidRPr="00452837" w:rsidDel="00DB2637" w:rsidRDefault="00C53083">
            <w:pPr>
              <w:spacing w:line="480" w:lineRule="auto"/>
              <w:ind w:firstLine="706"/>
              <w:jc w:val="both"/>
              <w:rPr>
                <w:del w:id="1156" w:author="Paredes, Juan A." w:date="2020-09-09T10:28:00Z"/>
                <w:rFonts w:ascii="Times New Roman" w:eastAsia="Times New Roman" w:hAnsi="Times New Roman" w:cs="Times New Roman"/>
                <w:sz w:val="20"/>
                <w:szCs w:val="18"/>
                <w:lang w:eastAsia="es-ES"/>
              </w:rPr>
              <w:pPrChange w:id="1157" w:author="Paredes, Juan A." w:date="2020-09-09T10:28:00Z">
                <w:pPr>
                  <w:spacing w:line="480" w:lineRule="auto"/>
                  <w:jc w:val="center"/>
                </w:pPr>
              </w:pPrChange>
            </w:pPr>
            <w:del w:id="1158" w:author="Paredes, Juan A." w:date="2020-09-09T10:28:00Z">
              <w:r w:rsidRPr="00452837" w:rsidDel="00DB2637">
                <w:rPr>
                  <w:rFonts w:ascii="Times New Roman" w:eastAsia="Times New Roman" w:hAnsi="Times New Roman" w:cs="Times New Roman"/>
                  <w:sz w:val="20"/>
                  <w:szCs w:val="18"/>
                  <w:lang w:eastAsia="es-ES"/>
                </w:rPr>
                <w:delText>17.9</w:delText>
              </w:r>
            </w:del>
          </w:p>
        </w:tc>
        <w:tc>
          <w:tcPr>
            <w:tcW w:w="333" w:type="pct"/>
            <w:tcBorders>
              <w:top w:val="nil"/>
              <w:left w:val="nil"/>
              <w:bottom w:val="nil"/>
              <w:right w:val="nil"/>
            </w:tcBorders>
            <w:shd w:val="clear" w:color="000000" w:fill="FFFFFF"/>
            <w:vAlign w:val="center"/>
          </w:tcPr>
          <w:p w14:paraId="2C1AF663" w14:textId="0F76A4D2" w:rsidR="00C53083" w:rsidRPr="00452837" w:rsidDel="00DB2637" w:rsidRDefault="00C53083">
            <w:pPr>
              <w:spacing w:line="480" w:lineRule="auto"/>
              <w:ind w:firstLine="706"/>
              <w:jc w:val="both"/>
              <w:rPr>
                <w:del w:id="1159" w:author="Paredes, Juan A." w:date="2020-09-09T10:28:00Z"/>
                <w:rFonts w:ascii="Times New Roman" w:eastAsia="Times New Roman" w:hAnsi="Times New Roman" w:cs="Times New Roman"/>
                <w:sz w:val="20"/>
                <w:szCs w:val="18"/>
                <w:lang w:eastAsia="es-ES"/>
              </w:rPr>
              <w:pPrChange w:id="1160" w:author="Paredes, Juan A." w:date="2020-09-09T10:28:00Z">
                <w:pPr>
                  <w:spacing w:line="480" w:lineRule="auto"/>
                  <w:jc w:val="center"/>
                </w:pPr>
              </w:pPrChange>
            </w:pPr>
          </w:p>
        </w:tc>
        <w:tc>
          <w:tcPr>
            <w:tcW w:w="953" w:type="pct"/>
            <w:tcBorders>
              <w:top w:val="nil"/>
              <w:left w:val="nil"/>
              <w:bottom w:val="nil"/>
              <w:right w:val="nil"/>
            </w:tcBorders>
            <w:shd w:val="clear" w:color="000000" w:fill="FFFFFF"/>
            <w:vAlign w:val="center"/>
            <w:hideMark/>
          </w:tcPr>
          <w:p w14:paraId="216AECC3" w14:textId="2192FFB4" w:rsidR="00C53083" w:rsidRPr="00452837" w:rsidDel="00DB2637" w:rsidRDefault="00C53083">
            <w:pPr>
              <w:spacing w:line="480" w:lineRule="auto"/>
              <w:ind w:firstLine="706"/>
              <w:jc w:val="both"/>
              <w:rPr>
                <w:del w:id="1161" w:author="Paredes, Juan A." w:date="2020-09-09T10:28:00Z"/>
                <w:rFonts w:ascii="Times New Roman" w:eastAsia="Times New Roman" w:hAnsi="Times New Roman" w:cs="Times New Roman"/>
                <w:sz w:val="20"/>
                <w:szCs w:val="18"/>
                <w:lang w:eastAsia="es-ES"/>
              </w:rPr>
              <w:pPrChange w:id="1162" w:author="Paredes, Juan A." w:date="2020-09-09T10:28:00Z">
                <w:pPr>
                  <w:spacing w:line="480" w:lineRule="auto"/>
                  <w:jc w:val="center"/>
                </w:pPr>
              </w:pPrChange>
            </w:pPr>
            <w:del w:id="1163" w:author="Paredes, Juan A." w:date="2020-09-09T10:28:00Z">
              <w:r w:rsidRPr="00452837" w:rsidDel="00DB2637">
                <w:rPr>
                  <w:rFonts w:ascii="Times New Roman" w:eastAsia="Times New Roman" w:hAnsi="Times New Roman" w:cs="Times New Roman"/>
                  <w:sz w:val="20"/>
                  <w:szCs w:val="18"/>
                  <w:lang w:eastAsia="es-ES"/>
                </w:rPr>
                <w:delText>Thiophanate-Methyl</w:delText>
              </w:r>
            </w:del>
          </w:p>
        </w:tc>
        <w:tc>
          <w:tcPr>
            <w:tcW w:w="436" w:type="pct"/>
            <w:tcBorders>
              <w:top w:val="nil"/>
              <w:left w:val="nil"/>
              <w:bottom w:val="nil"/>
              <w:right w:val="nil"/>
            </w:tcBorders>
            <w:shd w:val="clear" w:color="000000" w:fill="FFFFFF"/>
            <w:vAlign w:val="center"/>
            <w:hideMark/>
          </w:tcPr>
          <w:p w14:paraId="1E09C28B" w14:textId="32C332DD" w:rsidR="00C53083" w:rsidRPr="00452837" w:rsidDel="00DB2637" w:rsidRDefault="00C53083">
            <w:pPr>
              <w:spacing w:line="480" w:lineRule="auto"/>
              <w:ind w:firstLine="706"/>
              <w:jc w:val="both"/>
              <w:rPr>
                <w:del w:id="1164" w:author="Paredes, Juan A." w:date="2020-09-09T10:28:00Z"/>
                <w:rFonts w:ascii="Times New Roman" w:eastAsia="Times New Roman" w:hAnsi="Times New Roman" w:cs="Times New Roman"/>
                <w:sz w:val="20"/>
                <w:szCs w:val="18"/>
                <w:lang w:eastAsia="es-ES"/>
              </w:rPr>
              <w:pPrChange w:id="1165" w:author="Paredes, Juan A." w:date="2020-09-09T10:28:00Z">
                <w:pPr>
                  <w:spacing w:line="480" w:lineRule="auto"/>
                  <w:jc w:val="center"/>
                </w:pPr>
              </w:pPrChange>
            </w:pPr>
            <w:del w:id="1166" w:author="Paredes, Juan A." w:date="2020-09-09T10:28:00Z">
              <w:r w:rsidRPr="00452837" w:rsidDel="00DB2637">
                <w:rPr>
                  <w:rFonts w:ascii="Times New Roman" w:eastAsia="Times New Roman" w:hAnsi="Times New Roman" w:cs="Times New Roman"/>
                  <w:sz w:val="20"/>
                  <w:szCs w:val="18"/>
                  <w:lang w:eastAsia="es-ES"/>
                </w:rPr>
                <w:delText>0.38</w:delText>
              </w:r>
            </w:del>
          </w:p>
        </w:tc>
        <w:tc>
          <w:tcPr>
            <w:tcW w:w="356" w:type="pct"/>
            <w:tcBorders>
              <w:top w:val="nil"/>
              <w:left w:val="nil"/>
              <w:bottom w:val="nil"/>
              <w:right w:val="nil"/>
            </w:tcBorders>
            <w:shd w:val="clear" w:color="000000" w:fill="FFFFFF"/>
            <w:vAlign w:val="center"/>
            <w:hideMark/>
          </w:tcPr>
          <w:p w14:paraId="77790FD5" w14:textId="2CF9E091" w:rsidR="00C53083" w:rsidRPr="00452837" w:rsidDel="00DB2637" w:rsidRDefault="00C53083">
            <w:pPr>
              <w:spacing w:line="480" w:lineRule="auto"/>
              <w:ind w:firstLine="706"/>
              <w:jc w:val="both"/>
              <w:rPr>
                <w:del w:id="1167" w:author="Paredes, Juan A." w:date="2020-09-09T10:28:00Z"/>
                <w:rFonts w:ascii="Times New Roman" w:eastAsia="Times New Roman" w:hAnsi="Times New Roman" w:cs="Times New Roman"/>
                <w:sz w:val="20"/>
                <w:szCs w:val="18"/>
                <w:lang w:eastAsia="es-ES"/>
              </w:rPr>
              <w:pPrChange w:id="1168" w:author="Paredes, Juan A." w:date="2020-09-09T10:28:00Z">
                <w:pPr>
                  <w:spacing w:line="480" w:lineRule="auto"/>
                  <w:jc w:val="center"/>
                </w:pPr>
              </w:pPrChange>
            </w:pPr>
            <w:del w:id="1169" w:author="Paredes, Juan A." w:date="2020-09-09T10:28:00Z">
              <w:r w:rsidRPr="00452837" w:rsidDel="00DB2637">
                <w:rPr>
                  <w:rFonts w:ascii="Times New Roman" w:eastAsia="Times New Roman" w:hAnsi="Times New Roman" w:cs="Times New Roman"/>
                  <w:sz w:val="20"/>
                  <w:szCs w:val="18"/>
                  <w:lang w:eastAsia="es-ES"/>
                </w:rPr>
                <w:delText>0.35</w:delText>
              </w:r>
            </w:del>
          </w:p>
        </w:tc>
        <w:tc>
          <w:tcPr>
            <w:tcW w:w="356" w:type="pct"/>
            <w:tcBorders>
              <w:top w:val="nil"/>
              <w:left w:val="nil"/>
              <w:bottom w:val="nil"/>
              <w:right w:val="nil"/>
            </w:tcBorders>
            <w:shd w:val="clear" w:color="000000" w:fill="FFFFFF"/>
            <w:vAlign w:val="center"/>
            <w:hideMark/>
          </w:tcPr>
          <w:p w14:paraId="7A614733" w14:textId="69594D1C" w:rsidR="00C53083" w:rsidRPr="00452837" w:rsidDel="00DB2637" w:rsidRDefault="00C53083">
            <w:pPr>
              <w:spacing w:line="480" w:lineRule="auto"/>
              <w:ind w:firstLine="706"/>
              <w:jc w:val="both"/>
              <w:rPr>
                <w:del w:id="1170" w:author="Paredes, Juan A." w:date="2020-09-09T10:28:00Z"/>
                <w:rFonts w:ascii="Times New Roman" w:eastAsia="Times New Roman" w:hAnsi="Times New Roman" w:cs="Times New Roman"/>
                <w:sz w:val="20"/>
                <w:szCs w:val="18"/>
                <w:lang w:eastAsia="es-ES"/>
              </w:rPr>
              <w:pPrChange w:id="1171" w:author="Paredes, Juan A." w:date="2020-09-09T10:28:00Z">
                <w:pPr>
                  <w:spacing w:line="480" w:lineRule="auto"/>
                  <w:jc w:val="center"/>
                </w:pPr>
              </w:pPrChange>
            </w:pPr>
            <w:del w:id="1172" w:author="Paredes, Juan A." w:date="2020-09-09T10:28:00Z">
              <w:r w:rsidRPr="00452837" w:rsidDel="00DB2637">
                <w:rPr>
                  <w:rFonts w:ascii="Times New Roman" w:eastAsia="Times New Roman" w:hAnsi="Times New Roman" w:cs="Times New Roman"/>
                  <w:sz w:val="20"/>
                  <w:szCs w:val="18"/>
                  <w:lang w:eastAsia="es-ES"/>
                </w:rPr>
                <w:delText>0.41</w:delText>
              </w:r>
            </w:del>
          </w:p>
        </w:tc>
        <w:tc>
          <w:tcPr>
            <w:tcW w:w="287" w:type="pct"/>
            <w:tcBorders>
              <w:top w:val="nil"/>
              <w:left w:val="nil"/>
              <w:bottom w:val="nil"/>
              <w:right w:val="nil"/>
            </w:tcBorders>
            <w:shd w:val="clear" w:color="000000" w:fill="FFFFFF"/>
            <w:vAlign w:val="center"/>
          </w:tcPr>
          <w:p w14:paraId="00F5743B" w14:textId="5EC60144" w:rsidR="00C53083" w:rsidRPr="00452837" w:rsidDel="00DB2637" w:rsidRDefault="00C53083">
            <w:pPr>
              <w:spacing w:line="480" w:lineRule="auto"/>
              <w:ind w:firstLine="706"/>
              <w:jc w:val="both"/>
              <w:rPr>
                <w:del w:id="1173" w:author="Paredes, Juan A." w:date="2020-09-09T10:28:00Z"/>
                <w:rFonts w:ascii="Times New Roman" w:eastAsia="Times New Roman" w:hAnsi="Times New Roman" w:cs="Times New Roman"/>
                <w:sz w:val="20"/>
                <w:szCs w:val="18"/>
                <w:lang w:eastAsia="es-ES"/>
              </w:rPr>
              <w:pPrChange w:id="1174" w:author="Paredes, Juan A." w:date="2020-09-09T10:28:00Z">
                <w:pPr>
                  <w:spacing w:line="480" w:lineRule="auto"/>
                  <w:jc w:val="center"/>
                </w:pPr>
              </w:pPrChange>
            </w:pPr>
            <w:del w:id="1175" w:author="Paredes, Juan A." w:date="2020-09-09T10:28:00Z">
              <w:r w:rsidRPr="00452837" w:rsidDel="00DB2637">
                <w:rPr>
                  <w:rFonts w:ascii="Times New Roman" w:eastAsia="Times New Roman" w:hAnsi="Times New Roman" w:cs="Times New Roman"/>
                  <w:sz w:val="20"/>
                  <w:szCs w:val="18"/>
                  <w:lang w:eastAsia="es-ES"/>
                </w:rPr>
                <w:delText>12.4</w:delText>
              </w:r>
            </w:del>
          </w:p>
        </w:tc>
      </w:tr>
      <w:tr w:rsidR="00C53083" w:rsidRPr="00452837" w:rsidDel="00DB2637" w14:paraId="3EBFFE8B" w14:textId="55532D9B" w:rsidTr="00C53083">
        <w:trPr>
          <w:trHeight w:val="330"/>
          <w:jc w:val="center"/>
          <w:del w:id="1176" w:author="Paredes, Juan A." w:date="2020-09-09T10:28:00Z"/>
        </w:trPr>
        <w:tc>
          <w:tcPr>
            <w:tcW w:w="927" w:type="pct"/>
            <w:gridSpan w:val="2"/>
            <w:tcBorders>
              <w:top w:val="nil"/>
              <w:left w:val="nil"/>
              <w:bottom w:val="nil"/>
              <w:right w:val="nil"/>
            </w:tcBorders>
            <w:shd w:val="clear" w:color="000000" w:fill="FFFFFF"/>
            <w:vAlign w:val="center"/>
            <w:hideMark/>
          </w:tcPr>
          <w:p w14:paraId="260F0703" w14:textId="64652A13" w:rsidR="00C53083" w:rsidRPr="00452837" w:rsidDel="00DB2637" w:rsidRDefault="00C53083">
            <w:pPr>
              <w:spacing w:line="480" w:lineRule="auto"/>
              <w:ind w:firstLine="706"/>
              <w:jc w:val="both"/>
              <w:rPr>
                <w:del w:id="1177" w:author="Paredes, Juan A." w:date="2020-09-09T10:28:00Z"/>
                <w:rFonts w:ascii="Times New Roman" w:eastAsia="Times New Roman" w:hAnsi="Times New Roman" w:cs="Times New Roman"/>
                <w:sz w:val="20"/>
                <w:szCs w:val="18"/>
                <w:lang w:eastAsia="es-ES"/>
              </w:rPr>
              <w:pPrChange w:id="1178" w:author="Paredes, Juan A." w:date="2020-09-09T10:28:00Z">
                <w:pPr>
                  <w:spacing w:line="480" w:lineRule="auto"/>
                  <w:jc w:val="center"/>
                </w:pPr>
              </w:pPrChange>
            </w:pPr>
            <w:del w:id="1179" w:author="Paredes, Juan A." w:date="2020-09-09T10:28:00Z">
              <w:r w:rsidRPr="00452837" w:rsidDel="00DB2637">
                <w:rPr>
                  <w:rFonts w:ascii="Times New Roman" w:eastAsia="Times New Roman" w:hAnsi="Times New Roman" w:cs="Times New Roman"/>
                  <w:sz w:val="20"/>
                  <w:szCs w:val="18"/>
                  <w:lang w:eastAsia="es-ES"/>
                </w:rPr>
                <w:delText>Chlorothalonil</w:delText>
              </w:r>
            </w:del>
          </w:p>
        </w:tc>
        <w:tc>
          <w:tcPr>
            <w:tcW w:w="337" w:type="pct"/>
            <w:tcBorders>
              <w:top w:val="nil"/>
              <w:left w:val="nil"/>
              <w:bottom w:val="nil"/>
              <w:right w:val="nil"/>
            </w:tcBorders>
            <w:shd w:val="clear" w:color="000000" w:fill="FFFFFF"/>
            <w:vAlign w:val="center"/>
            <w:hideMark/>
          </w:tcPr>
          <w:p w14:paraId="298CC3C6" w14:textId="2ADE4875" w:rsidR="00C53083" w:rsidRPr="00452837" w:rsidDel="00DB2637" w:rsidRDefault="00C53083">
            <w:pPr>
              <w:spacing w:line="480" w:lineRule="auto"/>
              <w:ind w:firstLine="706"/>
              <w:jc w:val="both"/>
              <w:rPr>
                <w:del w:id="1180" w:author="Paredes, Juan A." w:date="2020-09-09T10:28:00Z"/>
                <w:rFonts w:ascii="Times New Roman" w:eastAsia="Times New Roman" w:hAnsi="Times New Roman" w:cs="Times New Roman"/>
                <w:sz w:val="20"/>
                <w:szCs w:val="18"/>
                <w:lang w:eastAsia="es-ES"/>
              </w:rPr>
              <w:pPrChange w:id="1181" w:author="Paredes, Juan A." w:date="2020-09-09T10:28:00Z">
                <w:pPr>
                  <w:spacing w:line="480" w:lineRule="auto"/>
                  <w:jc w:val="center"/>
                </w:pPr>
              </w:pPrChange>
            </w:pPr>
            <w:del w:id="1182" w:author="Paredes, Juan A." w:date="2020-09-09T10:28:00Z">
              <w:r w:rsidRPr="00452837" w:rsidDel="00DB2637">
                <w:rPr>
                  <w:rFonts w:ascii="Times New Roman" w:eastAsia="Times New Roman" w:hAnsi="Times New Roman" w:cs="Times New Roman"/>
                  <w:sz w:val="20"/>
                  <w:szCs w:val="18"/>
                  <w:lang w:eastAsia="es-ES"/>
                </w:rPr>
                <w:delText>0.33</w:delText>
              </w:r>
            </w:del>
          </w:p>
        </w:tc>
        <w:tc>
          <w:tcPr>
            <w:tcW w:w="366" w:type="pct"/>
            <w:tcBorders>
              <w:top w:val="nil"/>
              <w:left w:val="nil"/>
              <w:bottom w:val="nil"/>
              <w:right w:val="nil"/>
            </w:tcBorders>
            <w:shd w:val="clear" w:color="000000" w:fill="FFFFFF"/>
            <w:vAlign w:val="center"/>
            <w:hideMark/>
          </w:tcPr>
          <w:p w14:paraId="183F59ED" w14:textId="2FE1D8B8" w:rsidR="00C53083" w:rsidRPr="00452837" w:rsidDel="00DB2637" w:rsidRDefault="00C53083">
            <w:pPr>
              <w:spacing w:line="480" w:lineRule="auto"/>
              <w:ind w:firstLine="706"/>
              <w:jc w:val="both"/>
              <w:rPr>
                <w:del w:id="1183" w:author="Paredes, Juan A." w:date="2020-09-09T10:28:00Z"/>
                <w:rFonts w:ascii="Times New Roman" w:eastAsia="Times New Roman" w:hAnsi="Times New Roman" w:cs="Times New Roman"/>
                <w:sz w:val="20"/>
                <w:szCs w:val="18"/>
                <w:lang w:eastAsia="es-ES"/>
              </w:rPr>
              <w:pPrChange w:id="1184" w:author="Paredes, Juan A." w:date="2020-09-09T10:28:00Z">
                <w:pPr>
                  <w:spacing w:line="480" w:lineRule="auto"/>
                  <w:jc w:val="center"/>
                </w:pPr>
              </w:pPrChange>
            </w:pPr>
            <w:del w:id="1185" w:author="Paredes, Juan A." w:date="2020-09-09T10:28:00Z">
              <w:r w:rsidRPr="00452837" w:rsidDel="00DB2637">
                <w:rPr>
                  <w:rFonts w:ascii="Times New Roman" w:eastAsia="Times New Roman" w:hAnsi="Times New Roman" w:cs="Times New Roman"/>
                  <w:sz w:val="20"/>
                  <w:szCs w:val="18"/>
                  <w:lang w:eastAsia="es-ES"/>
                </w:rPr>
                <w:delText>0.30</w:delText>
              </w:r>
            </w:del>
          </w:p>
        </w:tc>
        <w:tc>
          <w:tcPr>
            <w:tcW w:w="366" w:type="pct"/>
            <w:tcBorders>
              <w:top w:val="nil"/>
              <w:left w:val="nil"/>
              <w:bottom w:val="nil"/>
              <w:right w:val="nil"/>
            </w:tcBorders>
            <w:shd w:val="clear" w:color="000000" w:fill="FFFFFF"/>
            <w:vAlign w:val="center"/>
            <w:hideMark/>
          </w:tcPr>
          <w:p w14:paraId="51698827" w14:textId="6556A700" w:rsidR="00C53083" w:rsidRPr="00452837" w:rsidDel="00DB2637" w:rsidRDefault="00C53083">
            <w:pPr>
              <w:spacing w:line="480" w:lineRule="auto"/>
              <w:ind w:firstLine="706"/>
              <w:jc w:val="both"/>
              <w:rPr>
                <w:del w:id="1186" w:author="Paredes, Juan A." w:date="2020-09-09T10:28:00Z"/>
                <w:rFonts w:ascii="Times New Roman" w:eastAsia="Times New Roman" w:hAnsi="Times New Roman" w:cs="Times New Roman"/>
                <w:sz w:val="20"/>
                <w:szCs w:val="18"/>
                <w:lang w:eastAsia="es-ES"/>
              </w:rPr>
              <w:pPrChange w:id="1187" w:author="Paredes, Juan A." w:date="2020-09-09T10:28:00Z">
                <w:pPr>
                  <w:spacing w:line="480" w:lineRule="auto"/>
                  <w:jc w:val="center"/>
                </w:pPr>
              </w:pPrChange>
            </w:pPr>
            <w:del w:id="1188" w:author="Paredes, Juan A." w:date="2020-09-09T10:28:00Z">
              <w:r w:rsidRPr="00452837" w:rsidDel="00DB2637">
                <w:rPr>
                  <w:rFonts w:ascii="Times New Roman" w:eastAsia="Times New Roman" w:hAnsi="Times New Roman" w:cs="Times New Roman"/>
                  <w:sz w:val="20"/>
                  <w:szCs w:val="18"/>
                  <w:lang w:eastAsia="es-ES"/>
                </w:rPr>
                <w:delText>0.35</w:delText>
              </w:r>
            </w:del>
          </w:p>
        </w:tc>
        <w:tc>
          <w:tcPr>
            <w:tcW w:w="283" w:type="pct"/>
            <w:tcBorders>
              <w:top w:val="nil"/>
              <w:left w:val="nil"/>
              <w:bottom w:val="nil"/>
              <w:right w:val="nil"/>
            </w:tcBorders>
            <w:shd w:val="clear" w:color="000000" w:fill="FFFFFF"/>
            <w:vAlign w:val="center"/>
          </w:tcPr>
          <w:p w14:paraId="58991CB4" w14:textId="7B45138F" w:rsidR="00C53083" w:rsidRPr="00452837" w:rsidDel="00DB2637" w:rsidRDefault="00C53083">
            <w:pPr>
              <w:spacing w:line="480" w:lineRule="auto"/>
              <w:ind w:firstLine="706"/>
              <w:jc w:val="both"/>
              <w:rPr>
                <w:del w:id="1189" w:author="Paredes, Juan A." w:date="2020-09-09T10:28:00Z"/>
                <w:rFonts w:ascii="Times New Roman" w:eastAsia="Times New Roman" w:hAnsi="Times New Roman" w:cs="Times New Roman"/>
                <w:sz w:val="20"/>
                <w:szCs w:val="18"/>
                <w:lang w:eastAsia="es-ES"/>
              </w:rPr>
              <w:pPrChange w:id="1190" w:author="Paredes, Juan A." w:date="2020-09-09T10:28:00Z">
                <w:pPr>
                  <w:spacing w:line="480" w:lineRule="auto"/>
                  <w:jc w:val="center"/>
                </w:pPr>
              </w:pPrChange>
            </w:pPr>
            <w:del w:id="1191" w:author="Paredes, Juan A." w:date="2020-09-09T10:28:00Z">
              <w:r w:rsidRPr="00452837" w:rsidDel="00DB2637">
                <w:rPr>
                  <w:rFonts w:ascii="Times New Roman" w:eastAsia="Times New Roman" w:hAnsi="Times New Roman" w:cs="Times New Roman"/>
                  <w:sz w:val="20"/>
                  <w:szCs w:val="18"/>
                  <w:lang w:eastAsia="es-ES"/>
                </w:rPr>
                <w:delText>16.8</w:delText>
              </w:r>
            </w:del>
          </w:p>
        </w:tc>
        <w:tc>
          <w:tcPr>
            <w:tcW w:w="333" w:type="pct"/>
            <w:tcBorders>
              <w:top w:val="nil"/>
              <w:left w:val="nil"/>
              <w:bottom w:val="nil"/>
              <w:right w:val="nil"/>
            </w:tcBorders>
            <w:shd w:val="clear" w:color="000000" w:fill="FFFFFF"/>
            <w:vAlign w:val="center"/>
          </w:tcPr>
          <w:p w14:paraId="04EF0BBF" w14:textId="240C420C" w:rsidR="00C53083" w:rsidRPr="00452837" w:rsidDel="00DB2637" w:rsidRDefault="00C53083">
            <w:pPr>
              <w:spacing w:line="480" w:lineRule="auto"/>
              <w:ind w:firstLine="706"/>
              <w:jc w:val="both"/>
              <w:rPr>
                <w:del w:id="1192" w:author="Paredes, Juan A." w:date="2020-09-09T10:28:00Z"/>
                <w:rFonts w:ascii="Times New Roman" w:eastAsia="Times New Roman" w:hAnsi="Times New Roman" w:cs="Times New Roman"/>
                <w:sz w:val="20"/>
                <w:szCs w:val="18"/>
                <w:lang w:eastAsia="es-ES"/>
              </w:rPr>
              <w:pPrChange w:id="1193" w:author="Paredes, Juan A." w:date="2020-09-09T10:28:00Z">
                <w:pPr>
                  <w:spacing w:line="480" w:lineRule="auto"/>
                  <w:jc w:val="center"/>
                </w:pPr>
              </w:pPrChange>
            </w:pPr>
          </w:p>
        </w:tc>
        <w:tc>
          <w:tcPr>
            <w:tcW w:w="953" w:type="pct"/>
            <w:tcBorders>
              <w:top w:val="nil"/>
              <w:left w:val="nil"/>
              <w:bottom w:val="nil"/>
              <w:right w:val="nil"/>
            </w:tcBorders>
            <w:shd w:val="clear" w:color="000000" w:fill="FFFFFF"/>
            <w:vAlign w:val="center"/>
            <w:hideMark/>
          </w:tcPr>
          <w:p w14:paraId="61A25682" w14:textId="3156B961" w:rsidR="00C53083" w:rsidRPr="00452837" w:rsidDel="00DB2637" w:rsidRDefault="00C53083">
            <w:pPr>
              <w:spacing w:line="480" w:lineRule="auto"/>
              <w:ind w:firstLine="706"/>
              <w:jc w:val="both"/>
              <w:rPr>
                <w:del w:id="1194" w:author="Paredes, Juan A." w:date="2020-09-09T10:28:00Z"/>
                <w:rFonts w:ascii="Times New Roman" w:eastAsia="Times New Roman" w:hAnsi="Times New Roman" w:cs="Times New Roman"/>
                <w:sz w:val="20"/>
                <w:szCs w:val="18"/>
                <w:lang w:eastAsia="es-ES"/>
              </w:rPr>
              <w:pPrChange w:id="1195" w:author="Paredes, Juan A." w:date="2020-09-09T10:28:00Z">
                <w:pPr>
                  <w:spacing w:line="480" w:lineRule="auto"/>
                  <w:jc w:val="center"/>
                </w:pPr>
              </w:pPrChange>
            </w:pPr>
            <w:del w:id="1196" w:author="Paredes, Juan A." w:date="2020-09-09T10:28:00Z">
              <w:r w:rsidRPr="00452837" w:rsidDel="00DB2637">
                <w:rPr>
                  <w:rFonts w:ascii="Times New Roman" w:eastAsia="Times New Roman" w:hAnsi="Times New Roman" w:cs="Times New Roman"/>
                  <w:sz w:val="20"/>
                  <w:szCs w:val="18"/>
                  <w:lang w:eastAsia="es-ES"/>
                </w:rPr>
                <w:delText>Chlorothalonil</w:delText>
              </w:r>
            </w:del>
          </w:p>
        </w:tc>
        <w:tc>
          <w:tcPr>
            <w:tcW w:w="436" w:type="pct"/>
            <w:tcBorders>
              <w:top w:val="nil"/>
              <w:left w:val="nil"/>
              <w:bottom w:val="nil"/>
              <w:right w:val="nil"/>
            </w:tcBorders>
            <w:shd w:val="clear" w:color="000000" w:fill="FFFFFF"/>
            <w:vAlign w:val="center"/>
            <w:hideMark/>
          </w:tcPr>
          <w:p w14:paraId="2BDD94F1" w14:textId="6DCEA1AA" w:rsidR="00C53083" w:rsidRPr="00452837" w:rsidDel="00DB2637" w:rsidRDefault="00C53083">
            <w:pPr>
              <w:spacing w:line="480" w:lineRule="auto"/>
              <w:ind w:firstLine="706"/>
              <w:jc w:val="both"/>
              <w:rPr>
                <w:del w:id="1197" w:author="Paredes, Juan A." w:date="2020-09-09T10:28:00Z"/>
                <w:rFonts w:ascii="Times New Roman" w:eastAsia="Times New Roman" w:hAnsi="Times New Roman" w:cs="Times New Roman"/>
                <w:sz w:val="20"/>
                <w:szCs w:val="18"/>
                <w:lang w:eastAsia="es-ES"/>
              </w:rPr>
              <w:pPrChange w:id="1198" w:author="Paredes, Juan A." w:date="2020-09-09T10:28:00Z">
                <w:pPr>
                  <w:spacing w:line="480" w:lineRule="auto"/>
                  <w:jc w:val="center"/>
                </w:pPr>
              </w:pPrChange>
            </w:pPr>
            <w:del w:id="1199" w:author="Paredes, Juan A." w:date="2020-09-09T10:28:00Z">
              <w:r w:rsidRPr="00452837" w:rsidDel="00DB2637">
                <w:rPr>
                  <w:rFonts w:ascii="Times New Roman" w:eastAsia="Times New Roman" w:hAnsi="Times New Roman" w:cs="Times New Roman"/>
                  <w:sz w:val="20"/>
                  <w:szCs w:val="18"/>
                  <w:lang w:eastAsia="es-ES"/>
                </w:rPr>
                <w:delText>0.38</w:delText>
              </w:r>
            </w:del>
          </w:p>
        </w:tc>
        <w:tc>
          <w:tcPr>
            <w:tcW w:w="356" w:type="pct"/>
            <w:tcBorders>
              <w:top w:val="nil"/>
              <w:left w:val="nil"/>
              <w:bottom w:val="nil"/>
              <w:right w:val="nil"/>
            </w:tcBorders>
            <w:shd w:val="clear" w:color="000000" w:fill="FFFFFF"/>
            <w:vAlign w:val="center"/>
            <w:hideMark/>
          </w:tcPr>
          <w:p w14:paraId="6EA7A19D" w14:textId="33679E90" w:rsidR="00C53083" w:rsidRPr="00452837" w:rsidDel="00DB2637" w:rsidRDefault="00C53083">
            <w:pPr>
              <w:spacing w:line="480" w:lineRule="auto"/>
              <w:ind w:firstLine="706"/>
              <w:jc w:val="both"/>
              <w:rPr>
                <w:del w:id="1200" w:author="Paredes, Juan A." w:date="2020-09-09T10:28:00Z"/>
                <w:rFonts w:ascii="Times New Roman" w:eastAsia="Times New Roman" w:hAnsi="Times New Roman" w:cs="Times New Roman"/>
                <w:sz w:val="20"/>
                <w:szCs w:val="18"/>
                <w:lang w:eastAsia="es-ES"/>
              </w:rPr>
              <w:pPrChange w:id="1201" w:author="Paredes, Juan A." w:date="2020-09-09T10:28:00Z">
                <w:pPr>
                  <w:spacing w:line="480" w:lineRule="auto"/>
                  <w:jc w:val="center"/>
                </w:pPr>
              </w:pPrChange>
            </w:pPr>
            <w:del w:id="1202" w:author="Paredes, Juan A." w:date="2020-09-09T10:28:00Z">
              <w:r w:rsidRPr="00452837" w:rsidDel="00DB2637">
                <w:rPr>
                  <w:rFonts w:ascii="Times New Roman" w:eastAsia="Times New Roman" w:hAnsi="Times New Roman" w:cs="Times New Roman"/>
                  <w:sz w:val="20"/>
                  <w:szCs w:val="18"/>
                  <w:lang w:eastAsia="es-ES"/>
                </w:rPr>
                <w:delText>0.36</w:delText>
              </w:r>
            </w:del>
          </w:p>
        </w:tc>
        <w:tc>
          <w:tcPr>
            <w:tcW w:w="356" w:type="pct"/>
            <w:tcBorders>
              <w:top w:val="nil"/>
              <w:left w:val="nil"/>
              <w:bottom w:val="nil"/>
              <w:right w:val="nil"/>
            </w:tcBorders>
            <w:shd w:val="clear" w:color="000000" w:fill="FFFFFF"/>
            <w:vAlign w:val="center"/>
            <w:hideMark/>
          </w:tcPr>
          <w:p w14:paraId="2FEFE97D" w14:textId="1FF6FDA3" w:rsidR="00C53083" w:rsidRPr="00452837" w:rsidDel="00DB2637" w:rsidRDefault="00C53083">
            <w:pPr>
              <w:spacing w:line="480" w:lineRule="auto"/>
              <w:ind w:firstLine="706"/>
              <w:jc w:val="both"/>
              <w:rPr>
                <w:del w:id="1203" w:author="Paredes, Juan A." w:date="2020-09-09T10:28:00Z"/>
                <w:rFonts w:ascii="Times New Roman" w:eastAsia="Times New Roman" w:hAnsi="Times New Roman" w:cs="Times New Roman"/>
                <w:sz w:val="20"/>
                <w:szCs w:val="18"/>
                <w:lang w:eastAsia="es-ES"/>
              </w:rPr>
              <w:pPrChange w:id="1204" w:author="Paredes, Juan A." w:date="2020-09-09T10:28:00Z">
                <w:pPr>
                  <w:spacing w:line="480" w:lineRule="auto"/>
                  <w:jc w:val="center"/>
                </w:pPr>
              </w:pPrChange>
            </w:pPr>
            <w:del w:id="1205" w:author="Paredes, Juan A." w:date="2020-09-09T10:28:00Z">
              <w:r w:rsidRPr="00452837" w:rsidDel="00DB2637">
                <w:rPr>
                  <w:rFonts w:ascii="Times New Roman" w:eastAsia="Times New Roman" w:hAnsi="Times New Roman" w:cs="Times New Roman"/>
                  <w:sz w:val="20"/>
                  <w:szCs w:val="18"/>
                  <w:lang w:eastAsia="es-ES"/>
                </w:rPr>
                <w:delText>0.41</w:delText>
              </w:r>
            </w:del>
          </w:p>
        </w:tc>
        <w:tc>
          <w:tcPr>
            <w:tcW w:w="287" w:type="pct"/>
            <w:tcBorders>
              <w:top w:val="nil"/>
              <w:left w:val="nil"/>
              <w:bottom w:val="nil"/>
              <w:right w:val="nil"/>
            </w:tcBorders>
            <w:shd w:val="clear" w:color="000000" w:fill="FFFFFF"/>
            <w:vAlign w:val="center"/>
          </w:tcPr>
          <w:p w14:paraId="21DD3827" w14:textId="4B4FF412" w:rsidR="00C53083" w:rsidRPr="00452837" w:rsidDel="00DB2637" w:rsidRDefault="00C53083">
            <w:pPr>
              <w:spacing w:line="480" w:lineRule="auto"/>
              <w:ind w:firstLine="706"/>
              <w:jc w:val="both"/>
              <w:rPr>
                <w:del w:id="1206" w:author="Paredes, Juan A." w:date="2020-09-09T10:28:00Z"/>
                <w:rFonts w:ascii="Times New Roman" w:eastAsia="Times New Roman" w:hAnsi="Times New Roman" w:cs="Times New Roman"/>
                <w:sz w:val="20"/>
                <w:szCs w:val="18"/>
                <w:lang w:eastAsia="es-ES"/>
              </w:rPr>
              <w:pPrChange w:id="1207" w:author="Paredes, Juan A." w:date="2020-09-09T10:28:00Z">
                <w:pPr>
                  <w:spacing w:line="480" w:lineRule="auto"/>
                  <w:jc w:val="center"/>
                </w:pPr>
              </w:pPrChange>
            </w:pPr>
            <w:del w:id="1208" w:author="Paredes, Juan A." w:date="2020-09-09T10:28:00Z">
              <w:r w:rsidRPr="00452837" w:rsidDel="00DB2637">
                <w:rPr>
                  <w:rFonts w:ascii="Times New Roman" w:eastAsia="Times New Roman" w:hAnsi="Times New Roman" w:cs="Times New Roman"/>
                  <w:sz w:val="20"/>
                  <w:szCs w:val="18"/>
                  <w:lang w:eastAsia="es-ES"/>
                </w:rPr>
                <w:delText>12.2</w:delText>
              </w:r>
            </w:del>
          </w:p>
        </w:tc>
      </w:tr>
      <w:tr w:rsidR="00C53083" w:rsidRPr="00452837" w:rsidDel="00DB2637" w14:paraId="69FD6D3C" w14:textId="098D0AFA" w:rsidTr="00C53083">
        <w:trPr>
          <w:trHeight w:val="330"/>
          <w:jc w:val="center"/>
          <w:del w:id="1209" w:author="Paredes, Juan A." w:date="2020-09-09T10:28:00Z"/>
        </w:trPr>
        <w:tc>
          <w:tcPr>
            <w:tcW w:w="927" w:type="pct"/>
            <w:gridSpan w:val="2"/>
            <w:tcBorders>
              <w:top w:val="nil"/>
              <w:left w:val="nil"/>
              <w:bottom w:val="nil"/>
              <w:right w:val="nil"/>
            </w:tcBorders>
            <w:shd w:val="clear" w:color="000000" w:fill="FFFFFF"/>
            <w:vAlign w:val="center"/>
            <w:hideMark/>
          </w:tcPr>
          <w:p w14:paraId="6694F42F" w14:textId="4C0ED814" w:rsidR="00C53083" w:rsidRPr="00452837" w:rsidDel="00DB2637" w:rsidRDefault="00C53083">
            <w:pPr>
              <w:spacing w:line="480" w:lineRule="auto"/>
              <w:ind w:firstLine="706"/>
              <w:jc w:val="both"/>
              <w:rPr>
                <w:del w:id="1210" w:author="Paredes, Juan A." w:date="2020-09-09T10:28:00Z"/>
                <w:rFonts w:ascii="Times New Roman" w:eastAsia="Times New Roman" w:hAnsi="Times New Roman" w:cs="Times New Roman"/>
                <w:sz w:val="20"/>
                <w:szCs w:val="18"/>
                <w:lang w:eastAsia="es-ES"/>
              </w:rPr>
              <w:pPrChange w:id="1211" w:author="Paredes, Juan A." w:date="2020-09-09T10:28:00Z">
                <w:pPr>
                  <w:spacing w:line="480" w:lineRule="auto"/>
                  <w:jc w:val="center"/>
                </w:pPr>
              </w:pPrChange>
            </w:pPr>
            <w:del w:id="1212" w:author="Paredes, Juan A." w:date="2020-09-09T10:28:00Z">
              <w:r w:rsidRPr="00452837" w:rsidDel="00DB2637">
                <w:rPr>
                  <w:rFonts w:ascii="Times New Roman" w:eastAsia="Times New Roman" w:hAnsi="Times New Roman" w:cs="Times New Roman"/>
                  <w:sz w:val="20"/>
                  <w:szCs w:val="18"/>
                  <w:lang w:eastAsia="es-ES"/>
                </w:rPr>
                <w:delText>Kresoxim-Methyl</w:delText>
              </w:r>
            </w:del>
          </w:p>
        </w:tc>
        <w:tc>
          <w:tcPr>
            <w:tcW w:w="337" w:type="pct"/>
            <w:tcBorders>
              <w:top w:val="nil"/>
              <w:left w:val="nil"/>
              <w:bottom w:val="nil"/>
              <w:right w:val="nil"/>
            </w:tcBorders>
            <w:shd w:val="clear" w:color="000000" w:fill="FFFFFF"/>
            <w:vAlign w:val="center"/>
            <w:hideMark/>
          </w:tcPr>
          <w:p w14:paraId="7B68992B" w14:textId="3CAC8BBF" w:rsidR="00C53083" w:rsidRPr="00452837" w:rsidDel="00DB2637" w:rsidRDefault="00C53083">
            <w:pPr>
              <w:spacing w:line="480" w:lineRule="auto"/>
              <w:ind w:firstLine="706"/>
              <w:jc w:val="both"/>
              <w:rPr>
                <w:del w:id="1213" w:author="Paredes, Juan A." w:date="2020-09-09T10:28:00Z"/>
                <w:rFonts w:ascii="Times New Roman" w:eastAsia="Times New Roman" w:hAnsi="Times New Roman" w:cs="Times New Roman"/>
                <w:sz w:val="20"/>
                <w:szCs w:val="18"/>
                <w:lang w:eastAsia="es-ES"/>
              </w:rPr>
              <w:pPrChange w:id="1214" w:author="Paredes, Juan A." w:date="2020-09-09T10:28:00Z">
                <w:pPr>
                  <w:spacing w:line="480" w:lineRule="auto"/>
                  <w:jc w:val="center"/>
                </w:pPr>
              </w:pPrChange>
            </w:pPr>
            <w:del w:id="1215" w:author="Paredes, Juan A." w:date="2020-09-09T10:28:00Z">
              <w:r w:rsidRPr="00452837" w:rsidDel="00DB2637">
                <w:rPr>
                  <w:rFonts w:ascii="Times New Roman" w:eastAsia="Times New Roman" w:hAnsi="Times New Roman" w:cs="Times New Roman"/>
                  <w:sz w:val="20"/>
                  <w:szCs w:val="18"/>
                  <w:lang w:eastAsia="es-ES"/>
                </w:rPr>
                <w:delText>0.33</w:delText>
              </w:r>
            </w:del>
          </w:p>
        </w:tc>
        <w:tc>
          <w:tcPr>
            <w:tcW w:w="366" w:type="pct"/>
            <w:tcBorders>
              <w:top w:val="nil"/>
              <w:left w:val="nil"/>
              <w:bottom w:val="nil"/>
              <w:right w:val="nil"/>
            </w:tcBorders>
            <w:shd w:val="clear" w:color="000000" w:fill="FFFFFF"/>
            <w:vAlign w:val="center"/>
            <w:hideMark/>
          </w:tcPr>
          <w:p w14:paraId="76C90E9D" w14:textId="2EE922AE" w:rsidR="00C53083" w:rsidRPr="00452837" w:rsidDel="00DB2637" w:rsidRDefault="00C53083">
            <w:pPr>
              <w:spacing w:line="480" w:lineRule="auto"/>
              <w:ind w:firstLine="706"/>
              <w:jc w:val="both"/>
              <w:rPr>
                <w:del w:id="1216" w:author="Paredes, Juan A." w:date="2020-09-09T10:28:00Z"/>
                <w:rFonts w:ascii="Times New Roman" w:eastAsia="Times New Roman" w:hAnsi="Times New Roman" w:cs="Times New Roman"/>
                <w:sz w:val="20"/>
                <w:szCs w:val="18"/>
                <w:lang w:eastAsia="es-ES"/>
              </w:rPr>
              <w:pPrChange w:id="1217" w:author="Paredes, Juan A." w:date="2020-09-09T10:28:00Z">
                <w:pPr>
                  <w:spacing w:line="480" w:lineRule="auto"/>
                  <w:jc w:val="center"/>
                </w:pPr>
              </w:pPrChange>
            </w:pPr>
            <w:del w:id="1218" w:author="Paredes, Juan A." w:date="2020-09-09T10:28:00Z">
              <w:r w:rsidRPr="00452837" w:rsidDel="00DB2637">
                <w:rPr>
                  <w:rFonts w:ascii="Times New Roman" w:eastAsia="Times New Roman" w:hAnsi="Times New Roman" w:cs="Times New Roman"/>
                  <w:sz w:val="20"/>
                  <w:szCs w:val="18"/>
                  <w:lang w:eastAsia="es-ES"/>
                </w:rPr>
                <w:delText>0.30</w:delText>
              </w:r>
            </w:del>
          </w:p>
        </w:tc>
        <w:tc>
          <w:tcPr>
            <w:tcW w:w="366" w:type="pct"/>
            <w:tcBorders>
              <w:top w:val="nil"/>
              <w:left w:val="nil"/>
              <w:bottom w:val="nil"/>
              <w:right w:val="nil"/>
            </w:tcBorders>
            <w:shd w:val="clear" w:color="000000" w:fill="FFFFFF"/>
            <w:vAlign w:val="center"/>
            <w:hideMark/>
          </w:tcPr>
          <w:p w14:paraId="1A4290F4" w14:textId="14220EE9" w:rsidR="00C53083" w:rsidRPr="00452837" w:rsidDel="00DB2637" w:rsidRDefault="00C53083">
            <w:pPr>
              <w:spacing w:line="480" w:lineRule="auto"/>
              <w:ind w:firstLine="706"/>
              <w:jc w:val="both"/>
              <w:rPr>
                <w:del w:id="1219" w:author="Paredes, Juan A." w:date="2020-09-09T10:28:00Z"/>
                <w:rFonts w:ascii="Times New Roman" w:eastAsia="Times New Roman" w:hAnsi="Times New Roman" w:cs="Times New Roman"/>
                <w:sz w:val="20"/>
                <w:szCs w:val="18"/>
                <w:lang w:eastAsia="es-ES"/>
              </w:rPr>
              <w:pPrChange w:id="1220" w:author="Paredes, Juan A." w:date="2020-09-09T10:28:00Z">
                <w:pPr>
                  <w:spacing w:line="480" w:lineRule="auto"/>
                  <w:jc w:val="center"/>
                </w:pPr>
              </w:pPrChange>
            </w:pPr>
            <w:del w:id="1221" w:author="Paredes, Juan A." w:date="2020-09-09T10:28:00Z">
              <w:r w:rsidRPr="00452837" w:rsidDel="00DB2637">
                <w:rPr>
                  <w:rFonts w:ascii="Times New Roman" w:eastAsia="Times New Roman" w:hAnsi="Times New Roman" w:cs="Times New Roman"/>
                  <w:sz w:val="20"/>
                  <w:szCs w:val="18"/>
                  <w:lang w:eastAsia="es-ES"/>
                </w:rPr>
                <w:delText>0.35</w:delText>
              </w:r>
            </w:del>
          </w:p>
        </w:tc>
        <w:tc>
          <w:tcPr>
            <w:tcW w:w="283" w:type="pct"/>
            <w:tcBorders>
              <w:top w:val="nil"/>
              <w:left w:val="nil"/>
              <w:bottom w:val="nil"/>
              <w:right w:val="nil"/>
            </w:tcBorders>
            <w:shd w:val="clear" w:color="000000" w:fill="FFFFFF"/>
            <w:vAlign w:val="center"/>
          </w:tcPr>
          <w:p w14:paraId="06BF941F" w14:textId="7603CB78" w:rsidR="00C53083" w:rsidRPr="00452837" w:rsidDel="00DB2637" w:rsidRDefault="00C53083">
            <w:pPr>
              <w:spacing w:line="480" w:lineRule="auto"/>
              <w:ind w:firstLine="706"/>
              <w:jc w:val="both"/>
              <w:rPr>
                <w:del w:id="1222" w:author="Paredes, Juan A." w:date="2020-09-09T10:28:00Z"/>
                <w:rFonts w:ascii="Times New Roman" w:eastAsia="Times New Roman" w:hAnsi="Times New Roman" w:cs="Times New Roman"/>
                <w:sz w:val="20"/>
                <w:szCs w:val="18"/>
                <w:lang w:eastAsia="es-ES"/>
              </w:rPr>
              <w:pPrChange w:id="1223" w:author="Paredes, Juan A." w:date="2020-09-09T10:28:00Z">
                <w:pPr>
                  <w:spacing w:line="480" w:lineRule="auto"/>
                  <w:jc w:val="center"/>
                </w:pPr>
              </w:pPrChange>
            </w:pPr>
            <w:del w:id="1224" w:author="Paredes, Juan A." w:date="2020-09-09T10:28:00Z">
              <w:r w:rsidRPr="00452837" w:rsidDel="00DB2637">
                <w:rPr>
                  <w:rFonts w:ascii="Times New Roman" w:eastAsia="Times New Roman" w:hAnsi="Times New Roman" w:cs="Times New Roman"/>
                  <w:sz w:val="20"/>
                  <w:szCs w:val="18"/>
                  <w:lang w:eastAsia="es-ES"/>
                </w:rPr>
                <w:delText>16.6</w:delText>
              </w:r>
            </w:del>
          </w:p>
        </w:tc>
        <w:tc>
          <w:tcPr>
            <w:tcW w:w="333" w:type="pct"/>
            <w:tcBorders>
              <w:top w:val="nil"/>
              <w:left w:val="nil"/>
              <w:bottom w:val="nil"/>
              <w:right w:val="nil"/>
            </w:tcBorders>
            <w:shd w:val="clear" w:color="000000" w:fill="FFFFFF"/>
            <w:vAlign w:val="center"/>
          </w:tcPr>
          <w:p w14:paraId="7EA21491" w14:textId="0AA1AA2A" w:rsidR="00C53083" w:rsidRPr="00452837" w:rsidDel="00DB2637" w:rsidRDefault="00C53083">
            <w:pPr>
              <w:spacing w:line="480" w:lineRule="auto"/>
              <w:ind w:firstLine="706"/>
              <w:jc w:val="both"/>
              <w:rPr>
                <w:del w:id="1225" w:author="Paredes, Juan A." w:date="2020-09-09T10:28:00Z"/>
                <w:rFonts w:ascii="Times New Roman" w:eastAsia="Times New Roman" w:hAnsi="Times New Roman" w:cs="Times New Roman"/>
                <w:sz w:val="20"/>
                <w:szCs w:val="18"/>
                <w:lang w:eastAsia="es-ES"/>
              </w:rPr>
              <w:pPrChange w:id="1226" w:author="Paredes, Juan A." w:date="2020-09-09T10:28:00Z">
                <w:pPr>
                  <w:spacing w:line="480" w:lineRule="auto"/>
                  <w:jc w:val="center"/>
                </w:pPr>
              </w:pPrChange>
            </w:pPr>
          </w:p>
        </w:tc>
        <w:tc>
          <w:tcPr>
            <w:tcW w:w="953" w:type="pct"/>
            <w:tcBorders>
              <w:top w:val="nil"/>
              <w:left w:val="nil"/>
              <w:bottom w:val="nil"/>
              <w:right w:val="nil"/>
            </w:tcBorders>
            <w:shd w:val="clear" w:color="000000" w:fill="FFFFFF"/>
            <w:vAlign w:val="center"/>
            <w:hideMark/>
          </w:tcPr>
          <w:p w14:paraId="2AFBFE6E" w14:textId="4EDFDF30" w:rsidR="00C53083" w:rsidRPr="00452837" w:rsidDel="00DB2637" w:rsidRDefault="00C53083">
            <w:pPr>
              <w:spacing w:line="480" w:lineRule="auto"/>
              <w:ind w:firstLine="706"/>
              <w:jc w:val="both"/>
              <w:rPr>
                <w:del w:id="1227" w:author="Paredes, Juan A." w:date="2020-09-09T10:28:00Z"/>
                <w:rFonts w:ascii="Times New Roman" w:eastAsia="Times New Roman" w:hAnsi="Times New Roman" w:cs="Times New Roman"/>
                <w:sz w:val="20"/>
                <w:szCs w:val="18"/>
                <w:lang w:eastAsia="es-ES"/>
              </w:rPr>
              <w:pPrChange w:id="1228" w:author="Paredes, Juan A." w:date="2020-09-09T10:28:00Z">
                <w:pPr>
                  <w:spacing w:line="480" w:lineRule="auto"/>
                  <w:jc w:val="center"/>
                </w:pPr>
              </w:pPrChange>
            </w:pPr>
            <w:del w:id="1229" w:author="Paredes, Juan A." w:date="2020-09-09T10:28:00Z">
              <w:r w:rsidRPr="00452837" w:rsidDel="00DB2637">
                <w:rPr>
                  <w:rFonts w:ascii="Times New Roman" w:eastAsia="Times New Roman" w:hAnsi="Times New Roman" w:cs="Times New Roman"/>
                  <w:sz w:val="20"/>
                  <w:szCs w:val="18"/>
                  <w:lang w:eastAsia="es-ES"/>
                </w:rPr>
                <w:delText>Mancozeb</w:delText>
              </w:r>
            </w:del>
          </w:p>
        </w:tc>
        <w:tc>
          <w:tcPr>
            <w:tcW w:w="436" w:type="pct"/>
            <w:tcBorders>
              <w:top w:val="nil"/>
              <w:left w:val="nil"/>
              <w:bottom w:val="nil"/>
              <w:right w:val="nil"/>
            </w:tcBorders>
            <w:shd w:val="clear" w:color="000000" w:fill="FFFFFF"/>
            <w:vAlign w:val="center"/>
            <w:hideMark/>
          </w:tcPr>
          <w:p w14:paraId="205C9043" w14:textId="45CD6687" w:rsidR="00C53083" w:rsidRPr="00452837" w:rsidDel="00DB2637" w:rsidRDefault="00C53083">
            <w:pPr>
              <w:spacing w:line="480" w:lineRule="auto"/>
              <w:ind w:firstLine="706"/>
              <w:jc w:val="both"/>
              <w:rPr>
                <w:del w:id="1230" w:author="Paredes, Juan A." w:date="2020-09-09T10:28:00Z"/>
                <w:rFonts w:ascii="Times New Roman" w:eastAsia="Times New Roman" w:hAnsi="Times New Roman" w:cs="Times New Roman"/>
                <w:sz w:val="20"/>
                <w:szCs w:val="18"/>
                <w:lang w:eastAsia="es-ES"/>
              </w:rPr>
              <w:pPrChange w:id="1231" w:author="Paredes, Juan A." w:date="2020-09-09T10:28:00Z">
                <w:pPr>
                  <w:spacing w:line="480" w:lineRule="auto"/>
                  <w:jc w:val="center"/>
                </w:pPr>
              </w:pPrChange>
            </w:pPr>
            <w:del w:id="1232" w:author="Paredes, Juan A." w:date="2020-09-09T10:28:00Z">
              <w:r w:rsidRPr="00452837" w:rsidDel="00DB2637">
                <w:rPr>
                  <w:rFonts w:ascii="Times New Roman" w:eastAsia="Times New Roman" w:hAnsi="Times New Roman" w:cs="Times New Roman"/>
                  <w:sz w:val="20"/>
                  <w:szCs w:val="18"/>
                  <w:lang w:eastAsia="es-ES"/>
                </w:rPr>
                <w:delText>0.38</w:delText>
              </w:r>
            </w:del>
          </w:p>
        </w:tc>
        <w:tc>
          <w:tcPr>
            <w:tcW w:w="356" w:type="pct"/>
            <w:tcBorders>
              <w:top w:val="nil"/>
              <w:left w:val="nil"/>
              <w:bottom w:val="nil"/>
              <w:right w:val="nil"/>
            </w:tcBorders>
            <w:shd w:val="clear" w:color="000000" w:fill="FFFFFF"/>
            <w:vAlign w:val="center"/>
            <w:hideMark/>
          </w:tcPr>
          <w:p w14:paraId="1A172D10" w14:textId="37280F95" w:rsidR="00C53083" w:rsidRPr="00452837" w:rsidDel="00DB2637" w:rsidRDefault="00C53083">
            <w:pPr>
              <w:spacing w:line="480" w:lineRule="auto"/>
              <w:ind w:firstLine="706"/>
              <w:jc w:val="both"/>
              <w:rPr>
                <w:del w:id="1233" w:author="Paredes, Juan A." w:date="2020-09-09T10:28:00Z"/>
                <w:rFonts w:ascii="Times New Roman" w:eastAsia="Times New Roman" w:hAnsi="Times New Roman" w:cs="Times New Roman"/>
                <w:sz w:val="20"/>
                <w:szCs w:val="18"/>
                <w:lang w:eastAsia="es-ES"/>
              </w:rPr>
              <w:pPrChange w:id="1234" w:author="Paredes, Juan A." w:date="2020-09-09T10:28:00Z">
                <w:pPr>
                  <w:spacing w:line="480" w:lineRule="auto"/>
                  <w:jc w:val="center"/>
                </w:pPr>
              </w:pPrChange>
            </w:pPr>
            <w:del w:id="1235" w:author="Paredes, Juan A." w:date="2020-09-09T10:28:00Z">
              <w:r w:rsidRPr="00452837" w:rsidDel="00DB2637">
                <w:rPr>
                  <w:rFonts w:ascii="Times New Roman" w:eastAsia="Times New Roman" w:hAnsi="Times New Roman" w:cs="Times New Roman"/>
                  <w:sz w:val="20"/>
                  <w:szCs w:val="18"/>
                  <w:lang w:eastAsia="es-ES"/>
                </w:rPr>
                <w:delText>0.35</w:delText>
              </w:r>
            </w:del>
          </w:p>
        </w:tc>
        <w:tc>
          <w:tcPr>
            <w:tcW w:w="356" w:type="pct"/>
            <w:tcBorders>
              <w:top w:val="nil"/>
              <w:left w:val="nil"/>
              <w:bottom w:val="nil"/>
              <w:right w:val="nil"/>
            </w:tcBorders>
            <w:shd w:val="clear" w:color="000000" w:fill="FFFFFF"/>
            <w:vAlign w:val="center"/>
            <w:hideMark/>
          </w:tcPr>
          <w:p w14:paraId="062886AC" w14:textId="2A65CDC1" w:rsidR="00C53083" w:rsidRPr="00452837" w:rsidDel="00DB2637" w:rsidRDefault="00C53083">
            <w:pPr>
              <w:spacing w:line="480" w:lineRule="auto"/>
              <w:ind w:firstLine="706"/>
              <w:jc w:val="both"/>
              <w:rPr>
                <w:del w:id="1236" w:author="Paredes, Juan A." w:date="2020-09-09T10:28:00Z"/>
                <w:rFonts w:ascii="Times New Roman" w:eastAsia="Times New Roman" w:hAnsi="Times New Roman" w:cs="Times New Roman"/>
                <w:sz w:val="20"/>
                <w:szCs w:val="18"/>
                <w:lang w:eastAsia="es-ES"/>
              </w:rPr>
              <w:pPrChange w:id="1237" w:author="Paredes, Juan A." w:date="2020-09-09T10:28:00Z">
                <w:pPr>
                  <w:spacing w:line="480" w:lineRule="auto"/>
                  <w:jc w:val="center"/>
                </w:pPr>
              </w:pPrChange>
            </w:pPr>
            <w:del w:id="1238" w:author="Paredes, Juan A." w:date="2020-09-09T10:28:00Z">
              <w:r w:rsidRPr="00452837" w:rsidDel="00DB2637">
                <w:rPr>
                  <w:rFonts w:ascii="Times New Roman" w:eastAsia="Times New Roman" w:hAnsi="Times New Roman" w:cs="Times New Roman"/>
                  <w:sz w:val="20"/>
                  <w:szCs w:val="18"/>
                  <w:lang w:eastAsia="es-ES"/>
                </w:rPr>
                <w:delText>0.41</w:delText>
              </w:r>
            </w:del>
          </w:p>
        </w:tc>
        <w:tc>
          <w:tcPr>
            <w:tcW w:w="287" w:type="pct"/>
            <w:tcBorders>
              <w:top w:val="nil"/>
              <w:left w:val="nil"/>
              <w:bottom w:val="nil"/>
              <w:right w:val="nil"/>
            </w:tcBorders>
            <w:shd w:val="clear" w:color="000000" w:fill="FFFFFF"/>
            <w:vAlign w:val="center"/>
          </w:tcPr>
          <w:p w14:paraId="5BC32F60" w14:textId="1A1A99DA" w:rsidR="00C53083" w:rsidRPr="00452837" w:rsidDel="00DB2637" w:rsidRDefault="00C53083">
            <w:pPr>
              <w:spacing w:line="480" w:lineRule="auto"/>
              <w:ind w:firstLine="706"/>
              <w:jc w:val="both"/>
              <w:rPr>
                <w:del w:id="1239" w:author="Paredes, Juan A." w:date="2020-09-09T10:28:00Z"/>
                <w:rFonts w:ascii="Times New Roman" w:eastAsia="Times New Roman" w:hAnsi="Times New Roman" w:cs="Times New Roman"/>
                <w:sz w:val="20"/>
                <w:szCs w:val="18"/>
                <w:lang w:eastAsia="es-ES"/>
              </w:rPr>
              <w:pPrChange w:id="1240" w:author="Paredes, Juan A." w:date="2020-09-09T10:28:00Z">
                <w:pPr>
                  <w:spacing w:line="480" w:lineRule="auto"/>
                  <w:jc w:val="center"/>
                </w:pPr>
              </w:pPrChange>
            </w:pPr>
            <w:del w:id="1241" w:author="Paredes, Juan A." w:date="2020-09-09T10:28:00Z">
              <w:r w:rsidRPr="00452837" w:rsidDel="00DB2637">
                <w:rPr>
                  <w:rFonts w:ascii="Times New Roman" w:eastAsia="Times New Roman" w:hAnsi="Times New Roman" w:cs="Times New Roman"/>
                  <w:sz w:val="20"/>
                  <w:szCs w:val="18"/>
                  <w:lang w:eastAsia="es-ES"/>
                </w:rPr>
                <w:delText>12.0</w:delText>
              </w:r>
            </w:del>
          </w:p>
        </w:tc>
      </w:tr>
      <w:tr w:rsidR="00C53083" w:rsidRPr="00452837" w:rsidDel="00DB2637" w14:paraId="4B88B053" w14:textId="672945DE" w:rsidTr="00C53083">
        <w:trPr>
          <w:trHeight w:val="330"/>
          <w:jc w:val="center"/>
          <w:del w:id="1242" w:author="Paredes, Juan A." w:date="2020-09-09T10:28:00Z"/>
        </w:trPr>
        <w:tc>
          <w:tcPr>
            <w:tcW w:w="927" w:type="pct"/>
            <w:gridSpan w:val="2"/>
            <w:tcBorders>
              <w:top w:val="nil"/>
              <w:left w:val="nil"/>
              <w:bottom w:val="nil"/>
              <w:right w:val="nil"/>
            </w:tcBorders>
            <w:shd w:val="clear" w:color="000000" w:fill="FFFFFF"/>
            <w:vAlign w:val="center"/>
            <w:hideMark/>
          </w:tcPr>
          <w:p w14:paraId="3A547E33" w14:textId="06447EEC" w:rsidR="00C53083" w:rsidRPr="00452837" w:rsidDel="00DB2637" w:rsidRDefault="00C53083">
            <w:pPr>
              <w:spacing w:line="480" w:lineRule="auto"/>
              <w:ind w:firstLine="706"/>
              <w:jc w:val="both"/>
              <w:rPr>
                <w:del w:id="1243" w:author="Paredes, Juan A." w:date="2020-09-09T10:28:00Z"/>
                <w:rFonts w:ascii="Times New Roman" w:eastAsia="Times New Roman" w:hAnsi="Times New Roman" w:cs="Times New Roman"/>
                <w:sz w:val="20"/>
                <w:szCs w:val="18"/>
                <w:lang w:eastAsia="es-ES"/>
              </w:rPr>
              <w:pPrChange w:id="1244" w:author="Paredes, Juan A." w:date="2020-09-09T10:28:00Z">
                <w:pPr>
                  <w:spacing w:line="480" w:lineRule="auto"/>
                  <w:jc w:val="center"/>
                </w:pPr>
              </w:pPrChange>
            </w:pPr>
            <w:del w:id="1245" w:author="Paredes, Juan A." w:date="2020-09-09T10:28:00Z">
              <w:r w:rsidRPr="00452837" w:rsidDel="00DB2637">
                <w:rPr>
                  <w:rFonts w:ascii="Times New Roman" w:eastAsia="Times New Roman" w:hAnsi="Times New Roman" w:cs="Times New Roman"/>
                  <w:sz w:val="20"/>
                  <w:szCs w:val="18"/>
                  <w:lang w:eastAsia="es-ES"/>
                </w:rPr>
                <w:delText>Thiophanate-Methyl</w:delText>
              </w:r>
            </w:del>
          </w:p>
        </w:tc>
        <w:tc>
          <w:tcPr>
            <w:tcW w:w="337" w:type="pct"/>
            <w:tcBorders>
              <w:top w:val="nil"/>
              <w:left w:val="nil"/>
              <w:bottom w:val="nil"/>
              <w:right w:val="nil"/>
            </w:tcBorders>
            <w:shd w:val="clear" w:color="000000" w:fill="FFFFFF"/>
            <w:vAlign w:val="center"/>
            <w:hideMark/>
          </w:tcPr>
          <w:p w14:paraId="567A377A" w14:textId="7FCC3348" w:rsidR="00C53083" w:rsidRPr="00452837" w:rsidDel="00DB2637" w:rsidRDefault="00C53083">
            <w:pPr>
              <w:spacing w:line="480" w:lineRule="auto"/>
              <w:ind w:firstLine="706"/>
              <w:jc w:val="both"/>
              <w:rPr>
                <w:del w:id="1246" w:author="Paredes, Juan A." w:date="2020-09-09T10:28:00Z"/>
                <w:rFonts w:ascii="Times New Roman" w:eastAsia="Times New Roman" w:hAnsi="Times New Roman" w:cs="Times New Roman"/>
                <w:sz w:val="20"/>
                <w:szCs w:val="18"/>
                <w:lang w:eastAsia="es-ES"/>
              </w:rPr>
              <w:pPrChange w:id="1247" w:author="Paredes, Juan A." w:date="2020-09-09T10:28:00Z">
                <w:pPr>
                  <w:spacing w:line="480" w:lineRule="auto"/>
                  <w:jc w:val="center"/>
                </w:pPr>
              </w:pPrChange>
            </w:pPr>
            <w:del w:id="1248" w:author="Paredes, Juan A." w:date="2020-09-09T10:28:00Z">
              <w:r w:rsidRPr="00452837" w:rsidDel="00DB2637">
                <w:rPr>
                  <w:rFonts w:ascii="Times New Roman" w:eastAsia="Times New Roman" w:hAnsi="Times New Roman" w:cs="Times New Roman"/>
                  <w:sz w:val="20"/>
                  <w:szCs w:val="18"/>
                  <w:lang w:eastAsia="es-ES"/>
                </w:rPr>
                <w:delText>0.35</w:delText>
              </w:r>
            </w:del>
          </w:p>
        </w:tc>
        <w:tc>
          <w:tcPr>
            <w:tcW w:w="366" w:type="pct"/>
            <w:tcBorders>
              <w:top w:val="nil"/>
              <w:left w:val="nil"/>
              <w:bottom w:val="nil"/>
              <w:right w:val="nil"/>
            </w:tcBorders>
            <w:shd w:val="clear" w:color="000000" w:fill="FFFFFF"/>
            <w:vAlign w:val="center"/>
            <w:hideMark/>
          </w:tcPr>
          <w:p w14:paraId="29AF3211" w14:textId="74739DE8" w:rsidR="00C53083" w:rsidRPr="00452837" w:rsidDel="00DB2637" w:rsidRDefault="00C53083">
            <w:pPr>
              <w:spacing w:line="480" w:lineRule="auto"/>
              <w:ind w:firstLine="706"/>
              <w:jc w:val="both"/>
              <w:rPr>
                <w:del w:id="1249" w:author="Paredes, Juan A." w:date="2020-09-09T10:28:00Z"/>
                <w:rFonts w:ascii="Times New Roman" w:eastAsia="Times New Roman" w:hAnsi="Times New Roman" w:cs="Times New Roman"/>
                <w:sz w:val="20"/>
                <w:szCs w:val="18"/>
                <w:lang w:eastAsia="es-ES"/>
              </w:rPr>
              <w:pPrChange w:id="1250" w:author="Paredes, Juan A." w:date="2020-09-09T10:28:00Z">
                <w:pPr>
                  <w:spacing w:line="480" w:lineRule="auto"/>
                  <w:jc w:val="center"/>
                </w:pPr>
              </w:pPrChange>
            </w:pPr>
            <w:del w:id="1251" w:author="Paredes, Juan A." w:date="2020-09-09T10:28:00Z">
              <w:r w:rsidRPr="00452837" w:rsidDel="00DB2637">
                <w:rPr>
                  <w:rFonts w:ascii="Times New Roman" w:eastAsia="Times New Roman" w:hAnsi="Times New Roman" w:cs="Times New Roman"/>
                  <w:sz w:val="20"/>
                  <w:szCs w:val="18"/>
                  <w:lang w:eastAsia="es-ES"/>
                </w:rPr>
                <w:delText>0.32</w:delText>
              </w:r>
            </w:del>
          </w:p>
        </w:tc>
        <w:tc>
          <w:tcPr>
            <w:tcW w:w="366" w:type="pct"/>
            <w:tcBorders>
              <w:top w:val="nil"/>
              <w:left w:val="nil"/>
              <w:bottom w:val="nil"/>
              <w:right w:val="nil"/>
            </w:tcBorders>
            <w:shd w:val="clear" w:color="000000" w:fill="FFFFFF"/>
            <w:vAlign w:val="center"/>
            <w:hideMark/>
          </w:tcPr>
          <w:p w14:paraId="41207B7C" w14:textId="7EEF1F95" w:rsidR="00C53083" w:rsidRPr="00452837" w:rsidDel="00DB2637" w:rsidRDefault="00C53083">
            <w:pPr>
              <w:spacing w:line="480" w:lineRule="auto"/>
              <w:ind w:firstLine="706"/>
              <w:jc w:val="both"/>
              <w:rPr>
                <w:del w:id="1252" w:author="Paredes, Juan A." w:date="2020-09-09T10:28:00Z"/>
                <w:rFonts w:ascii="Times New Roman" w:eastAsia="Times New Roman" w:hAnsi="Times New Roman" w:cs="Times New Roman"/>
                <w:sz w:val="20"/>
                <w:szCs w:val="18"/>
                <w:lang w:eastAsia="es-ES"/>
              </w:rPr>
              <w:pPrChange w:id="1253" w:author="Paredes, Juan A." w:date="2020-09-09T10:28:00Z">
                <w:pPr>
                  <w:spacing w:line="480" w:lineRule="auto"/>
                  <w:jc w:val="center"/>
                </w:pPr>
              </w:pPrChange>
            </w:pPr>
            <w:del w:id="1254" w:author="Paredes, Juan A." w:date="2020-09-09T10:28:00Z">
              <w:r w:rsidRPr="00452837" w:rsidDel="00DB2637">
                <w:rPr>
                  <w:rFonts w:ascii="Times New Roman" w:eastAsia="Times New Roman" w:hAnsi="Times New Roman" w:cs="Times New Roman"/>
                  <w:sz w:val="20"/>
                  <w:szCs w:val="18"/>
                  <w:lang w:eastAsia="es-ES"/>
                </w:rPr>
                <w:delText>0.37</w:delText>
              </w:r>
            </w:del>
          </w:p>
        </w:tc>
        <w:tc>
          <w:tcPr>
            <w:tcW w:w="283" w:type="pct"/>
            <w:tcBorders>
              <w:top w:val="nil"/>
              <w:left w:val="nil"/>
              <w:bottom w:val="nil"/>
              <w:right w:val="nil"/>
            </w:tcBorders>
            <w:shd w:val="clear" w:color="000000" w:fill="FFFFFF"/>
            <w:vAlign w:val="center"/>
          </w:tcPr>
          <w:p w14:paraId="162E1E90" w14:textId="094312A1" w:rsidR="00C53083" w:rsidRPr="00452837" w:rsidDel="00DB2637" w:rsidRDefault="00C53083">
            <w:pPr>
              <w:spacing w:line="480" w:lineRule="auto"/>
              <w:ind w:firstLine="706"/>
              <w:jc w:val="both"/>
              <w:rPr>
                <w:del w:id="1255" w:author="Paredes, Juan A." w:date="2020-09-09T10:28:00Z"/>
                <w:rFonts w:ascii="Times New Roman" w:eastAsia="Times New Roman" w:hAnsi="Times New Roman" w:cs="Times New Roman"/>
                <w:sz w:val="20"/>
                <w:szCs w:val="18"/>
                <w:lang w:eastAsia="es-ES"/>
              </w:rPr>
              <w:pPrChange w:id="1256" w:author="Paredes, Juan A." w:date="2020-09-09T10:28:00Z">
                <w:pPr>
                  <w:spacing w:line="480" w:lineRule="auto"/>
                  <w:jc w:val="center"/>
                </w:pPr>
              </w:pPrChange>
            </w:pPr>
            <w:del w:id="1257" w:author="Paredes, Juan A." w:date="2020-09-09T10:28:00Z">
              <w:r w:rsidRPr="00452837" w:rsidDel="00DB2637">
                <w:rPr>
                  <w:rFonts w:ascii="Times New Roman" w:eastAsia="Times New Roman" w:hAnsi="Times New Roman" w:cs="Times New Roman"/>
                  <w:sz w:val="20"/>
                  <w:szCs w:val="18"/>
                  <w:lang w:eastAsia="es-ES"/>
                </w:rPr>
                <w:delText>11.7</w:delText>
              </w:r>
            </w:del>
          </w:p>
        </w:tc>
        <w:tc>
          <w:tcPr>
            <w:tcW w:w="333" w:type="pct"/>
            <w:tcBorders>
              <w:top w:val="nil"/>
              <w:left w:val="nil"/>
              <w:bottom w:val="nil"/>
              <w:right w:val="nil"/>
            </w:tcBorders>
            <w:shd w:val="clear" w:color="000000" w:fill="FFFFFF"/>
            <w:vAlign w:val="center"/>
          </w:tcPr>
          <w:p w14:paraId="02573DFA" w14:textId="6D2E54E5" w:rsidR="00C53083" w:rsidRPr="00452837" w:rsidDel="00DB2637" w:rsidRDefault="00C53083">
            <w:pPr>
              <w:spacing w:line="480" w:lineRule="auto"/>
              <w:ind w:firstLine="706"/>
              <w:jc w:val="both"/>
              <w:rPr>
                <w:del w:id="1258" w:author="Paredes, Juan A." w:date="2020-09-09T10:28:00Z"/>
                <w:rFonts w:ascii="Times New Roman" w:eastAsia="Times New Roman" w:hAnsi="Times New Roman" w:cs="Times New Roman"/>
                <w:sz w:val="20"/>
                <w:szCs w:val="18"/>
                <w:lang w:eastAsia="es-ES"/>
              </w:rPr>
              <w:pPrChange w:id="1259" w:author="Paredes, Juan A." w:date="2020-09-09T10:28:00Z">
                <w:pPr>
                  <w:spacing w:line="480" w:lineRule="auto"/>
                  <w:jc w:val="center"/>
                </w:pPr>
              </w:pPrChange>
            </w:pPr>
          </w:p>
        </w:tc>
        <w:tc>
          <w:tcPr>
            <w:tcW w:w="953" w:type="pct"/>
            <w:tcBorders>
              <w:top w:val="nil"/>
              <w:left w:val="nil"/>
              <w:bottom w:val="nil"/>
              <w:right w:val="nil"/>
            </w:tcBorders>
            <w:shd w:val="clear" w:color="000000" w:fill="FFFFFF"/>
            <w:vAlign w:val="center"/>
            <w:hideMark/>
          </w:tcPr>
          <w:p w14:paraId="67F1541E" w14:textId="199CA21D" w:rsidR="00C53083" w:rsidRPr="00452837" w:rsidDel="00DB2637" w:rsidRDefault="00C53083">
            <w:pPr>
              <w:spacing w:line="480" w:lineRule="auto"/>
              <w:ind w:firstLine="706"/>
              <w:jc w:val="both"/>
              <w:rPr>
                <w:del w:id="1260" w:author="Paredes, Juan A." w:date="2020-09-09T10:28:00Z"/>
                <w:rFonts w:ascii="Times New Roman" w:eastAsia="Times New Roman" w:hAnsi="Times New Roman" w:cs="Times New Roman"/>
                <w:sz w:val="20"/>
                <w:szCs w:val="18"/>
                <w:lang w:eastAsia="es-ES"/>
              </w:rPr>
              <w:pPrChange w:id="1261" w:author="Paredes, Juan A." w:date="2020-09-09T10:28:00Z">
                <w:pPr>
                  <w:spacing w:line="480" w:lineRule="auto"/>
                  <w:jc w:val="center"/>
                </w:pPr>
              </w:pPrChange>
            </w:pPr>
            <w:del w:id="1262" w:author="Paredes, Juan A." w:date="2020-09-09T10:28:00Z">
              <w:r w:rsidRPr="00452837" w:rsidDel="00DB2637">
                <w:rPr>
                  <w:rFonts w:ascii="Times New Roman" w:eastAsia="Times New Roman" w:hAnsi="Times New Roman" w:cs="Times New Roman"/>
                  <w:sz w:val="20"/>
                  <w:szCs w:val="18"/>
                  <w:lang w:eastAsia="es-ES"/>
                </w:rPr>
                <w:delText>Kresoxim-Methyl</w:delText>
              </w:r>
            </w:del>
          </w:p>
        </w:tc>
        <w:tc>
          <w:tcPr>
            <w:tcW w:w="436" w:type="pct"/>
            <w:tcBorders>
              <w:top w:val="nil"/>
              <w:left w:val="nil"/>
              <w:bottom w:val="nil"/>
              <w:right w:val="nil"/>
            </w:tcBorders>
            <w:shd w:val="clear" w:color="000000" w:fill="FFFFFF"/>
            <w:vAlign w:val="center"/>
            <w:hideMark/>
          </w:tcPr>
          <w:p w14:paraId="3034FADD" w14:textId="00D7EA0D" w:rsidR="00C53083" w:rsidRPr="00452837" w:rsidDel="00DB2637" w:rsidRDefault="00C53083">
            <w:pPr>
              <w:spacing w:line="480" w:lineRule="auto"/>
              <w:ind w:firstLine="706"/>
              <w:jc w:val="both"/>
              <w:rPr>
                <w:del w:id="1263" w:author="Paredes, Juan A." w:date="2020-09-09T10:28:00Z"/>
                <w:rFonts w:ascii="Times New Roman" w:eastAsia="Times New Roman" w:hAnsi="Times New Roman" w:cs="Times New Roman"/>
                <w:sz w:val="20"/>
                <w:szCs w:val="18"/>
                <w:lang w:eastAsia="es-ES"/>
              </w:rPr>
              <w:pPrChange w:id="1264" w:author="Paredes, Juan A." w:date="2020-09-09T10:28:00Z">
                <w:pPr>
                  <w:spacing w:line="480" w:lineRule="auto"/>
                  <w:jc w:val="center"/>
                </w:pPr>
              </w:pPrChange>
            </w:pPr>
            <w:del w:id="1265" w:author="Paredes, Juan A." w:date="2020-09-09T10:28:00Z">
              <w:r w:rsidRPr="00452837" w:rsidDel="00DB2637">
                <w:rPr>
                  <w:rFonts w:ascii="Times New Roman" w:eastAsia="Times New Roman" w:hAnsi="Times New Roman" w:cs="Times New Roman"/>
                  <w:sz w:val="20"/>
                  <w:szCs w:val="18"/>
                  <w:lang w:eastAsia="es-ES"/>
                </w:rPr>
                <w:delText>0.39</w:delText>
              </w:r>
            </w:del>
          </w:p>
        </w:tc>
        <w:tc>
          <w:tcPr>
            <w:tcW w:w="356" w:type="pct"/>
            <w:tcBorders>
              <w:top w:val="nil"/>
              <w:left w:val="nil"/>
              <w:bottom w:val="nil"/>
              <w:right w:val="nil"/>
            </w:tcBorders>
            <w:shd w:val="clear" w:color="000000" w:fill="FFFFFF"/>
            <w:vAlign w:val="center"/>
            <w:hideMark/>
          </w:tcPr>
          <w:p w14:paraId="7B88B358" w14:textId="1656AA28" w:rsidR="00C53083" w:rsidRPr="00452837" w:rsidDel="00DB2637" w:rsidRDefault="00C53083">
            <w:pPr>
              <w:spacing w:line="480" w:lineRule="auto"/>
              <w:ind w:firstLine="706"/>
              <w:jc w:val="both"/>
              <w:rPr>
                <w:del w:id="1266" w:author="Paredes, Juan A." w:date="2020-09-09T10:28:00Z"/>
                <w:rFonts w:ascii="Times New Roman" w:eastAsia="Times New Roman" w:hAnsi="Times New Roman" w:cs="Times New Roman"/>
                <w:sz w:val="20"/>
                <w:szCs w:val="18"/>
                <w:lang w:eastAsia="es-ES"/>
              </w:rPr>
              <w:pPrChange w:id="1267" w:author="Paredes, Juan A." w:date="2020-09-09T10:28:00Z">
                <w:pPr>
                  <w:spacing w:line="480" w:lineRule="auto"/>
                  <w:jc w:val="center"/>
                </w:pPr>
              </w:pPrChange>
            </w:pPr>
            <w:del w:id="1268" w:author="Paredes, Juan A." w:date="2020-09-09T10:28:00Z">
              <w:r w:rsidRPr="00452837" w:rsidDel="00DB2637">
                <w:rPr>
                  <w:rFonts w:ascii="Times New Roman" w:eastAsia="Times New Roman" w:hAnsi="Times New Roman" w:cs="Times New Roman"/>
                  <w:sz w:val="20"/>
                  <w:szCs w:val="18"/>
                  <w:lang w:eastAsia="es-ES"/>
                </w:rPr>
                <w:delText>0.36</w:delText>
              </w:r>
            </w:del>
          </w:p>
        </w:tc>
        <w:tc>
          <w:tcPr>
            <w:tcW w:w="356" w:type="pct"/>
            <w:tcBorders>
              <w:top w:val="nil"/>
              <w:left w:val="nil"/>
              <w:bottom w:val="nil"/>
              <w:right w:val="nil"/>
            </w:tcBorders>
            <w:shd w:val="clear" w:color="000000" w:fill="FFFFFF"/>
            <w:vAlign w:val="center"/>
            <w:hideMark/>
          </w:tcPr>
          <w:p w14:paraId="4655269D" w14:textId="6FB9438B" w:rsidR="00C53083" w:rsidRPr="00452837" w:rsidDel="00DB2637" w:rsidRDefault="00C53083">
            <w:pPr>
              <w:spacing w:line="480" w:lineRule="auto"/>
              <w:ind w:firstLine="706"/>
              <w:jc w:val="both"/>
              <w:rPr>
                <w:del w:id="1269" w:author="Paredes, Juan A." w:date="2020-09-09T10:28:00Z"/>
                <w:rFonts w:ascii="Times New Roman" w:eastAsia="Times New Roman" w:hAnsi="Times New Roman" w:cs="Times New Roman"/>
                <w:sz w:val="20"/>
                <w:szCs w:val="18"/>
                <w:lang w:eastAsia="es-ES"/>
              </w:rPr>
              <w:pPrChange w:id="1270" w:author="Paredes, Juan A." w:date="2020-09-09T10:28:00Z">
                <w:pPr>
                  <w:spacing w:line="480" w:lineRule="auto"/>
                  <w:jc w:val="center"/>
                </w:pPr>
              </w:pPrChange>
            </w:pPr>
            <w:del w:id="1271" w:author="Paredes, Juan A." w:date="2020-09-09T10:28:00Z">
              <w:r w:rsidRPr="00452837" w:rsidDel="00DB2637">
                <w:rPr>
                  <w:rFonts w:ascii="Times New Roman" w:eastAsia="Times New Roman" w:hAnsi="Times New Roman" w:cs="Times New Roman"/>
                  <w:sz w:val="20"/>
                  <w:szCs w:val="18"/>
                  <w:lang w:eastAsia="es-ES"/>
                </w:rPr>
                <w:delText>0.43</w:delText>
              </w:r>
            </w:del>
          </w:p>
        </w:tc>
        <w:tc>
          <w:tcPr>
            <w:tcW w:w="287" w:type="pct"/>
            <w:tcBorders>
              <w:top w:val="nil"/>
              <w:left w:val="nil"/>
              <w:bottom w:val="nil"/>
              <w:right w:val="nil"/>
            </w:tcBorders>
            <w:shd w:val="clear" w:color="000000" w:fill="FFFFFF"/>
            <w:vAlign w:val="center"/>
          </w:tcPr>
          <w:p w14:paraId="4BB72163" w14:textId="6E4BA5EC" w:rsidR="00C53083" w:rsidRPr="00452837" w:rsidDel="00DB2637" w:rsidRDefault="00C53083">
            <w:pPr>
              <w:spacing w:line="480" w:lineRule="auto"/>
              <w:ind w:firstLine="706"/>
              <w:jc w:val="both"/>
              <w:rPr>
                <w:del w:id="1272" w:author="Paredes, Juan A." w:date="2020-09-09T10:28:00Z"/>
                <w:rFonts w:ascii="Times New Roman" w:eastAsia="Times New Roman" w:hAnsi="Times New Roman" w:cs="Times New Roman"/>
                <w:sz w:val="20"/>
                <w:szCs w:val="18"/>
                <w:lang w:eastAsia="es-ES"/>
              </w:rPr>
              <w:pPrChange w:id="1273" w:author="Paredes, Juan A." w:date="2020-09-09T10:28:00Z">
                <w:pPr>
                  <w:spacing w:line="480" w:lineRule="auto"/>
                  <w:jc w:val="center"/>
                </w:pPr>
              </w:pPrChange>
            </w:pPr>
            <w:del w:id="1274" w:author="Paredes, Juan A." w:date="2020-09-09T10:28:00Z">
              <w:r w:rsidRPr="00452837" w:rsidDel="00DB2637">
                <w:rPr>
                  <w:rFonts w:ascii="Times New Roman" w:eastAsia="Times New Roman" w:hAnsi="Times New Roman" w:cs="Times New Roman"/>
                  <w:sz w:val="20"/>
                  <w:szCs w:val="18"/>
                  <w:lang w:eastAsia="es-ES"/>
                </w:rPr>
                <w:delText>9.9</w:delText>
              </w:r>
            </w:del>
          </w:p>
        </w:tc>
      </w:tr>
      <w:tr w:rsidR="00C53083" w:rsidRPr="00452837" w:rsidDel="00DB2637" w14:paraId="4AFE69BA" w14:textId="03854F15" w:rsidTr="00C53083">
        <w:trPr>
          <w:trHeight w:val="330"/>
          <w:jc w:val="center"/>
          <w:del w:id="1275" w:author="Paredes, Juan A." w:date="2020-09-09T10:28:00Z"/>
        </w:trPr>
        <w:tc>
          <w:tcPr>
            <w:tcW w:w="927" w:type="pct"/>
            <w:gridSpan w:val="2"/>
            <w:tcBorders>
              <w:top w:val="nil"/>
              <w:left w:val="nil"/>
              <w:bottom w:val="nil"/>
              <w:right w:val="nil"/>
            </w:tcBorders>
            <w:shd w:val="clear" w:color="000000" w:fill="FFFFFF"/>
            <w:vAlign w:val="center"/>
            <w:hideMark/>
          </w:tcPr>
          <w:p w14:paraId="55E1466E" w14:textId="4A586A48" w:rsidR="00C53083" w:rsidRPr="00452837" w:rsidDel="00DB2637" w:rsidRDefault="00C53083">
            <w:pPr>
              <w:spacing w:line="480" w:lineRule="auto"/>
              <w:ind w:firstLine="706"/>
              <w:jc w:val="both"/>
              <w:rPr>
                <w:del w:id="1276" w:author="Paredes, Juan A." w:date="2020-09-09T10:28:00Z"/>
                <w:rFonts w:ascii="Times New Roman" w:eastAsia="Times New Roman" w:hAnsi="Times New Roman" w:cs="Times New Roman"/>
                <w:sz w:val="20"/>
                <w:szCs w:val="18"/>
                <w:lang w:eastAsia="es-ES"/>
              </w:rPr>
              <w:pPrChange w:id="1277" w:author="Paredes, Juan A." w:date="2020-09-09T10:28:00Z">
                <w:pPr>
                  <w:spacing w:line="480" w:lineRule="auto"/>
                  <w:jc w:val="center"/>
                </w:pPr>
              </w:pPrChange>
            </w:pPr>
            <w:del w:id="1278" w:author="Paredes, Juan A." w:date="2020-09-09T10:28:00Z">
              <w:r w:rsidRPr="00452837" w:rsidDel="00DB2637">
                <w:rPr>
                  <w:rFonts w:ascii="Times New Roman" w:eastAsia="Times New Roman" w:hAnsi="Times New Roman" w:cs="Times New Roman"/>
                  <w:sz w:val="20"/>
                  <w:szCs w:val="18"/>
                  <w:lang w:eastAsia="es-ES"/>
                </w:rPr>
                <w:delText>Difenoconazole</w:delText>
              </w:r>
            </w:del>
          </w:p>
        </w:tc>
        <w:tc>
          <w:tcPr>
            <w:tcW w:w="337" w:type="pct"/>
            <w:tcBorders>
              <w:top w:val="nil"/>
              <w:left w:val="nil"/>
              <w:bottom w:val="nil"/>
              <w:right w:val="nil"/>
            </w:tcBorders>
            <w:shd w:val="clear" w:color="000000" w:fill="FFFFFF"/>
            <w:vAlign w:val="center"/>
            <w:hideMark/>
          </w:tcPr>
          <w:p w14:paraId="3E57C17A" w14:textId="75AC70CE" w:rsidR="00C53083" w:rsidRPr="00452837" w:rsidDel="00DB2637" w:rsidRDefault="00C53083">
            <w:pPr>
              <w:spacing w:line="480" w:lineRule="auto"/>
              <w:ind w:firstLine="706"/>
              <w:jc w:val="both"/>
              <w:rPr>
                <w:del w:id="1279" w:author="Paredes, Juan A." w:date="2020-09-09T10:28:00Z"/>
                <w:rFonts w:ascii="Times New Roman" w:eastAsia="Times New Roman" w:hAnsi="Times New Roman" w:cs="Times New Roman"/>
                <w:sz w:val="20"/>
                <w:szCs w:val="18"/>
                <w:lang w:eastAsia="es-ES"/>
              </w:rPr>
              <w:pPrChange w:id="1280" w:author="Paredes, Juan A." w:date="2020-09-09T10:28:00Z">
                <w:pPr>
                  <w:spacing w:line="480" w:lineRule="auto"/>
                  <w:jc w:val="center"/>
                </w:pPr>
              </w:pPrChange>
            </w:pPr>
            <w:del w:id="1281" w:author="Paredes, Juan A." w:date="2020-09-09T10:28:00Z">
              <w:r w:rsidRPr="00452837" w:rsidDel="00DB2637">
                <w:rPr>
                  <w:rFonts w:ascii="Times New Roman" w:eastAsia="Times New Roman" w:hAnsi="Times New Roman" w:cs="Times New Roman"/>
                  <w:sz w:val="20"/>
                  <w:szCs w:val="18"/>
                  <w:lang w:eastAsia="es-ES"/>
                </w:rPr>
                <w:delText>0.36</w:delText>
              </w:r>
            </w:del>
          </w:p>
        </w:tc>
        <w:tc>
          <w:tcPr>
            <w:tcW w:w="366" w:type="pct"/>
            <w:tcBorders>
              <w:top w:val="nil"/>
              <w:left w:val="nil"/>
              <w:bottom w:val="nil"/>
              <w:right w:val="nil"/>
            </w:tcBorders>
            <w:shd w:val="clear" w:color="000000" w:fill="FFFFFF"/>
            <w:vAlign w:val="center"/>
            <w:hideMark/>
          </w:tcPr>
          <w:p w14:paraId="47A64527" w14:textId="7FBE4C3D" w:rsidR="00C53083" w:rsidRPr="00452837" w:rsidDel="00DB2637" w:rsidRDefault="00C53083">
            <w:pPr>
              <w:spacing w:line="480" w:lineRule="auto"/>
              <w:ind w:firstLine="706"/>
              <w:jc w:val="both"/>
              <w:rPr>
                <w:del w:id="1282" w:author="Paredes, Juan A." w:date="2020-09-09T10:28:00Z"/>
                <w:rFonts w:ascii="Times New Roman" w:eastAsia="Times New Roman" w:hAnsi="Times New Roman" w:cs="Times New Roman"/>
                <w:sz w:val="20"/>
                <w:szCs w:val="18"/>
                <w:lang w:eastAsia="es-ES"/>
              </w:rPr>
              <w:pPrChange w:id="1283" w:author="Paredes, Juan A." w:date="2020-09-09T10:28:00Z">
                <w:pPr>
                  <w:spacing w:line="480" w:lineRule="auto"/>
                  <w:jc w:val="center"/>
                </w:pPr>
              </w:pPrChange>
            </w:pPr>
            <w:del w:id="1284" w:author="Paredes, Juan A." w:date="2020-09-09T10:28:00Z">
              <w:r w:rsidRPr="00452837" w:rsidDel="00DB2637">
                <w:rPr>
                  <w:rFonts w:ascii="Times New Roman" w:eastAsia="Times New Roman" w:hAnsi="Times New Roman" w:cs="Times New Roman"/>
                  <w:sz w:val="20"/>
                  <w:szCs w:val="18"/>
                  <w:lang w:eastAsia="es-ES"/>
                </w:rPr>
                <w:delText>0.34</w:delText>
              </w:r>
            </w:del>
          </w:p>
        </w:tc>
        <w:tc>
          <w:tcPr>
            <w:tcW w:w="366" w:type="pct"/>
            <w:tcBorders>
              <w:top w:val="nil"/>
              <w:left w:val="nil"/>
              <w:bottom w:val="nil"/>
              <w:right w:val="nil"/>
            </w:tcBorders>
            <w:shd w:val="clear" w:color="000000" w:fill="FFFFFF"/>
            <w:vAlign w:val="center"/>
            <w:hideMark/>
          </w:tcPr>
          <w:p w14:paraId="50B7CF38" w14:textId="39452605" w:rsidR="00C53083" w:rsidRPr="00452837" w:rsidDel="00DB2637" w:rsidRDefault="00C53083">
            <w:pPr>
              <w:spacing w:line="480" w:lineRule="auto"/>
              <w:ind w:firstLine="706"/>
              <w:jc w:val="both"/>
              <w:rPr>
                <w:del w:id="1285" w:author="Paredes, Juan A." w:date="2020-09-09T10:28:00Z"/>
                <w:rFonts w:ascii="Times New Roman" w:eastAsia="Times New Roman" w:hAnsi="Times New Roman" w:cs="Times New Roman"/>
                <w:sz w:val="20"/>
                <w:szCs w:val="18"/>
                <w:lang w:eastAsia="es-ES"/>
              </w:rPr>
              <w:pPrChange w:id="1286" w:author="Paredes, Juan A." w:date="2020-09-09T10:28:00Z">
                <w:pPr>
                  <w:spacing w:line="480" w:lineRule="auto"/>
                  <w:jc w:val="center"/>
                </w:pPr>
              </w:pPrChange>
            </w:pPr>
            <w:del w:id="1287" w:author="Paredes, Juan A." w:date="2020-09-09T10:28:00Z">
              <w:r w:rsidRPr="00452837" w:rsidDel="00DB2637">
                <w:rPr>
                  <w:rFonts w:ascii="Times New Roman" w:eastAsia="Times New Roman" w:hAnsi="Times New Roman" w:cs="Times New Roman"/>
                  <w:sz w:val="20"/>
                  <w:szCs w:val="18"/>
                  <w:lang w:eastAsia="es-ES"/>
                </w:rPr>
                <w:delText>0.38</w:delText>
              </w:r>
            </w:del>
          </w:p>
        </w:tc>
        <w:tc>
          <w:tcPr>
            <w:tcW w:w="283" w:type="pct"/>
            <w:tcBorders>
              <w:top w:val="nil"/>
              <w:left w:val="nil"/>
              <w:bottom w:val="nil"/>
              <w:right w:val="nil"/>
            </w:tcBorders>
            <w:shd w:val="clear" w:color="000000" w:fill="FFFFFF"/>
            <w:vAlign w:val="center"/>
          </w:tcPr>
          <w:p w14:paraId="36958052" w14:textId="4E7C53DD" w:rsidR="00C53083" w:rsidRPr="00452837" w:rsidDel="00DB2637" w:rsidRDefault="00C53083">
            <w:pPr>
              <w:spacing w:line="480" w:lineRule="auto"/>
              <w:ind w:firstLine="706"/>
              <w:jc w:val="both"/>
              <w:rPr>
                <w:del w:id="1288" w:author="Paredes, Juan A." w:date="2020-09-09T10:28:00Z"/>
                <w:rFonts w:ascii="Times New Roman" w:eastAsia="Times New Roman" w:hAnsi="Times New Roman" w:cs="Times New Roman"/>
                <w:sz w:val="20"/>
                <w:szCs w:val="18"/>
                <w:lang w:eastAsia="es-ES"/>
              </w:rPr>
              <w:pPrChange w:id="1289" w:author="Paredes, Juan A." w:date="2020-09-09T10:28:00Z">
                <w:pPr>
                  <w:spacing w:line="480" w:lineRule="auto"/>
                  <w:jc w:val="center"/>
                </w:pPr>
              </w:pPrChange>
            </w:pPr>
            <w:del w:id="1290" w:author="Paredes, Juan A." w:date="2020-09-09T10:28:00Z">
              <w:r w:rsidRPr="00452837" w:rsidDel="00DB2637">
                <w:rPr>
                  <w:rFonts w:ascii="Times New Roman" w:eastAsia="Times New Roman" w:hAnsi="Times New Roman" w:cs="Times New Roman"/>
                  <w:sz w:val="20"/>
                  <w:szCs w:val="18"/>
                  <w:lang w:eastAsia="es-ES"/>
                </w:rPr>
                <w:delText>8.2</w:delText>
              </w:r>
            </w:del>
          </w:p>
        </w:tc>
        <w:tc>
          <w:tcPr>
            <w:tcW w:w="333" w:type="pct"/>
            <w:tcBorders>
              <w:top w:val="nil"/>
              <w:left w:val="nil"/>
              <w:bottom w:val="nil"/>
              <w:right w:val="nil"/>
            </w:tcBorders>
            <w:shd w:val="clear" w:color="000000" w:fill="FFFFFF"/>
            <w:vAlign w:val="center"/>
          </w:tcPr>
          <w:p w14:paraId="20688FA0" w14:textId="12AA1F6D" w:rsidR="00C53083" w:rsidRPr="00452837" w:rsidDel="00DB2637" w:rsidRDefault="00C53083">
            <w:pPr>
              <w:spacing w:line="480" w:lineRule="auto"/>
              <w:ind w:firstLine="706"/>
              <w:jc w:val="both"/>
              <w:rPr>
                <w:del w:id="1291" w:author="Paredes, Juan A." w:date="2020-09-09T10:28:00Z"/>
                <w:rFonts w:ascii="Times New Roman" w:eastAsia="Times New Roman" w:hAnsi="Times New Roman" w:cs="Times New Roman"/>
                <w:sz w:val="20"/>
                <w:szCs w:val="18"/>
                <w:lang w:eastAsia="es-ES"/>
              </w:rPr>
              <w:pPrChange w:id="1292" w:author="Paredes, Juan A." w:date="2020-09-09T10:28:00Z">
                <w:pPr>
                  <w:spacing w:line="480" w:lineRule="auto"/>
                  <w:jc w:val="center"/>
                </w:pPr>
              </w:pPrChange>
            </w:pPr>
          </w:p>
        </w:tc>
        <w:tc>
          <w:tcPr>
            <w:tcW w:w="953" w:type="pct"/>
            <w:tcBorders>
              <w:top w:val="nil"/>
              <w:left w:val="nil"/>
              <w:bottom w:val="nil"/>
              <w:right w:val="nil"/>
            </w:tcBorders>
            <w:shd w:val="clear" w:color="000000" w:fill="FFFFFF"/>
            <w:vAlign w:val="center"/>
            <w:hideMark/>
          </w:tcPr>
          <w:p w14:paraId="665AABB0" w14:textId="50621809" w:rsidR="00C53083" w:rsidRPr="00452837" w:rsidDel="00DB2637" w:rsidRDefault="00C53083">
            <w:pPr>
              <w:spacing w:line="480" w:lineRule="auto"/>
              <w:ind w:firstLine="706"/>
              <w:jc w:val="both"/>
              <w:rPr>
                <w:del w:id="1293" w:author="Paredes, Juan A." w:date="2020-09-09T10:28:00Z"/>
                <w:rFonts w:ascii="Times New Roman" w:eastAsia="Times New Roman" w:hAnsi="Times New Roman" w:cs="Times New Roman"/>
                <w:sz w:val="20"/>
                <w:szCs w:val="18"/>
                <w:lang w:eastAsia="es-ES"/>
              </w:rPr>
              <w:pPrChange w:id="1294" w:author="Paredes, Juan A." w:date="2020-09-09T10:28:00Z">
                <w:pPr>
                  <w:spacing w:line="480" w:lineRule="auto"/>
                  <w:jc w:val="center"/>
                </w:pPr>
              </w:pPrChange>
            </w:pPr>
            <w:del w:id="1295" w:author="Paredes, Juan A." w:date="2020-09-09T10:28:00Z">
              <w:r w:rsidRPr="00452837" w:rsidDel="00DB2637">
                <w:rPr>
                  <w:rFonts w:ascii="Times New Roman" w:eastAsia="Times New Roman" w:hAnsi="Times New Roman" w:cs="Times New Roman"/>
                  <w:sz w:val="20"/>
                  <w:szCs w:val="18"/>
                  <w:lang w:eastAsia="es-ES"/>
                </w:rPr>
                <w:delText>Penthiopyrad</w:delText>
              </w:r>
            </w:del>
          </w:p>
        </w:tc>
        <w:tc>
          <w:tcPr>
            <w:tcW w:w="436" w:type="pct"/>
            <w:tcBorders>
              <w:top w:val="nil"/>
              <w:left w:val="nil"/>
              <w:bottom w:val="nil"/>
              <w:right w:val="nil"/>
            </w:tcBorders>
            <w:shd w:val="clear" w:color="000000" w:fill="FFFFFF"/>
            <w:vAlign w:val="center"/>
            <w:hideMark/>
          </w:tcPr>
          <w:p w14:paraId="3F79727A" w14:textId="48E1CE9C" w:rsidR="00C53083" w:rsidRPr="00452837" w:rsidDel="00DB2637" w:rsidRDefault="00C53083">
            <w:pPr>
              <w:spacing w:line="480" w:lineRule="auto"/>
              <w:ind w:firstLine="706"/>
              <w:jc w:val="both"/>
              <w:rPr>
                <w:del w:id="1296" w:author="Paredes, Juan A." w:date="2020-09-09T10:28:00Z"/>
                <w:rFonts w:ascii="Times New Roman" w:eastAsia="Times New Roman" w:hAnsi="Times New Roman" w:cs="Times New Roman"/>
                <w:sz w:val="20"/>
                <w:szCs w:val="18"/>
                <w:lang w:eastAsia="es-ES"/>
              </w:rPr>
              <w:pPrChange w:id="1297" w:author="Paredes, Juan A." w:date="2020-09-09T10:28:00Z">
                <w:pPr>
                  <w:spacing w:line="480" w:lineRule="auto"/>
                  <w:jc w:val="center"/>
                </w:pPr>
              </w:pPrChange>
            </w:pPr>
            <w:del w:id="1298" w:author="Paredes, Juan A." w:date="2020-09-09T10:28:00Z">
              <w:r w:rsidRPr="00452837" w:rsidDel="00DB2637">
                <w:rPr>
                  <w:rFonts w:ascii="Times New Roman" w:eastAsia="Times New Roman" w:hAnsi="Times New Roman" w:cs="Times New Roman"/>
                  <w:sz w:val="20"/>
                  <w:szCs w:val="18"/>
                  <w:lang w:eastAsia="es-ES"/>
                </w:rPr>
                <w:delText>0.40</w:delText>
              </w:r>
            </w:del>
          </w:p>
        </w:tc>
        <w:tc>
          <w:tcPr>
            <w:tcW w:w="356" w:type="pct"/>
            <w:tcBorders>
              <w:top w:val="nil"/>
              <w:left w:val="nil"/>
              <w:bottom w:val="nil"/>
              <w:right w:val="nil"/>
            </w:tcBorders>
            <w:shd w:val="clear" w:color="000000" w:fill="FFFFFF"/>
            <w:vAlign w:val="center"/>
            <w:hideMark/>
          </w:tcPr>
          <w:p w14:paraId="31298F9B" w14:textId="55BA9885" w:rsidR="00C53083" w:rsidRPr="00452837" w:rsidDel="00DB2637" w:rsidRDefault="00C53083">
            <w:pPr>
              <w:spacing w:line="480" w:lineRule="auto"/>
              <w:ind w:firstLine="706"/>
              <w:jc w:val="both"/>
              <w:rPr>
                <w:del w:id="1299" w:author="Paredes, Juan A." w:date="2020-09-09T10:28:00Z"/>
                <w:rFonts w:ascii="Times New Roman" w:eastAsia="Times New Roman" w:hAnsi="Times New Roman" w:cs="Times New Roman"/>
                <w:sz w:val="20"/>
                <w:szCs w:val="18"/>
                <w:lang w:eastAsia="es-ES"/>
              </w:rPr>
              <w:pPrChange w:id="1300" w:author="Paredes, Juan A." w:date="2020-09-09T10:28:00Z">
                <w:pPr>
                  <w:spacing w:line="480" w:lineRule="auto"/>
                  <w:jc w:val="center"/>
                </w:pPr>
              </w:pPrChange>
            </w:pPr>
            <w:del w:id="1301" w:author="Paredes, Juan A." w:date="2020-09-09T10:28:00Z">
              <w:r w:rsidRPr="00452837" w:rsidDel="00DB2637">
                <w:rPr>
                  <w:rFonts w:ascii="Times New Roman" w:eastAsia="Times New Roman" w:hAnsi="Times New Roman" w:cs="Times New Roman"/>
                  <w:sz w:val="20"/>
                  <w:szCs w:val="18"/>
                  <w:lang w:eastAsia="es-ES"/>
                </w:rPr>
                <w:delText>0.38</w:delText>
              </w:r>
            </w:del>
          </w:p>
        </w:tc>
        <w:tc>
          <w:tcPr>
            <w:tcW w:w="356" w:type="pct"/>
            <w:tcBorders>
              <w:top w:val="nil"/>
              <w:left w:val="nil"/>
              <w:bottom w:val="nil"/>
              <w:right w:val="nil"/>
            </w:tcBorders>
            <w:shd w:val="clear" w:color="000000" w:fill="FFFFFF"/>
            <w:vAlign w:val="center"/>
            <w:hideMark/>
          </w:tcPr>
          <w:p w14:paraId="22770C9F" w14:textId="361D3152" w:rsidR="00C53083" w:rsidRPr="00452837" w:rsidDel="00DB2637" w:rsidRDefault="00C53083">
            <w:pPr>
              <w:spacing w:line="480" w:lineRule="auto"/>
              <w:ind w:firstLine="706"/>
              <w:jc w:val="both"/>
              <w:rPr>
                <w:del w:id="1302" w:author="Paredes, Juan A." w:date="2020-09-09T10:28:00Z"/>
                <w:rFonts w:ascii="Times New Roman" w:eastAsia="Times New Roman" w:hAnsi="Times New Roman" w:cs="Times New Roman"/>
                <w:sz w:val="20"/>
                <w:szCs w:val="18"/>
                <w:lang w:eastAsia="es-ES"/>
              </w:rPr>
              <w:pPrChange w:id="1303" w:author="Paredes, Juan A." w:date="2020-09-09T10:28:00Z">
                <w:pPr>
                  <w:spacing w:line="480" w:lineRule="auto"/>
                  <w:jc w:val="center"/>
                </w:pPr>
              </w:pPrChange>
            </w:pPr>
            <w:del w:id="1304" w:author="Paredes, Juan A." w:date="2020-09-09T10:28:00Z">
              <w:r w:rsidRPr="00452837" w:rsidDel="00DB2637">
                <w:rPr>
                  <w:rFonts w:ascii="Times New Roman" w:eastAsia="Times New Roman" w:hAnsi="Times New Roman" w:cs="Times New Roman"/>
                  <w:sz w:val="20"/>
                  <w:szCs w:val="18"/>
                  <w:lang w:eastAsia="es-ES"/>
                </w:rPr>
                <w:delText>0.42</w:delText>
              </w:r>
            </w:del>
          </w:p>
        </w:tc>
        <w:tc>
          <w:tcPr>
            <w:tcW w:w="287" w:type="pct"/>
            <w:tcBorders>
              <w:top w:val="nil"/>
              <w:left w:val="nil"/>
              <w:bottom w:val="nil"/>
              <w:right w:val="nil"/>
            </w:tcBorders>
            <w:shd w:val="clear" w:color="000000" w:fill="FFFFFF"/>
            <w:vAlign w:val="center"/>
          </w:tcPr>
          <w:p w14:paraId="4C2BE509" w14:textId="56D9FB2A" w:rsidR="00C53083" w:rsidRPr="00452837" w:rsidDel="00DB2637" w:rsidRDefault="00C53083">
            <w:pPr>
              <w:spacing w:line="480" w:lineRule="auto"/>
              <w:ind w:firstLine="706"/>
              <w:jc w:val="both"/>
              <w:rPr>
                <w:del w:id="1305" w:author="Paredes, Juan A." w:date="2020-09-09T10:28:00Z"/>
                <w:rFonts w:ascii="Times New Roman" w:eastAsia="Times New Roman" w:hAnsi="Times New Roman" w:cs="Times New Roman"/>
                <w:sz w:val="20"/>
                <w:szCs w:val="18"/>
                <w:lang w:eastAsia="es-ES"/>
              </w:rPr>
              <w:pPrChange w:id="1306" w:author="Paredes, Juan A." w:date="2020-09-09T10:28:00Z">
                <w:pPr>
                  <w:spacing w:line="480" w:lineRule="auto"/>
                  <w:jc w:val="center"/>
                </w:pPr>
              </w:pPrChange>
            </w:pPr>
            <w:del w:id="1307" w:author="Paredes, Juan A." w:date="2020-09-09T10:28:00Z">
              <w:r w:rsidRPr="00452837" w:rsidDel="00DB2637">
                <w:rPr>
                  <w:rFonts w:ascii="Times New Roman" w:eastAsia="Times New Roman" w:hAnsi="Times New Roman" w:cs="Times New Roman"/>
                  <w:sz w:val="20"/>
                  <w:szCs w:val="18"/>
                  <w:lang w:eastAsia="es-ES"/>
                </w:rPr>
                <w:delText>7.8</w:delText>
              </w:r>
            </w:del>
          </w:p>
        </w:tc>
      </w:tr>
      <w:tr w:rsidR="00C53083" w:rsidRPr="00452837" w:rsidDel="00DB2637" w14:paraId="600B6827" w14:textId="2FC4F705" w:rsidTr="00C53083">
        <w:trPr>
          <w:trHeight w:val="330"/>
          <w:jc w:val="center"/>
          <w:del w:id="1308" w:author="Paredes, Juan A." w:date="2020-09-09T10:28:00Z"/>
        </w:trPr>
        <w:tc>
          <w:tcPr>
            <w:tcW w:w="927" w:type="pct"/>
            <w:gridSpan w:val="2"/>
            <w:tcBorders>
              <w:top w:val="nil"/>
              <w:left w:val="nil"/>
              <w:bottom w:val="nil"/>
              <w:right w:val="nil"/>
            </w:tcBorders>
            <w:shd w:val="clear" w:color="000000" w:fill="FFFFFF"/>
            <w:vAlign w:val="center"/>
            <w:hideMark/>
          </w:tcPr>
          <w:p w14:paraId="1D2AEE26" w14:textId="67D352D4" w:rsidR="00C53083" w:rsidRPr="00452837" w:rsidDel="00DB2637" w:rsidRDefault="00C53083">
            <w:pPr>
              <w:spacing w:line="480" w:lineRule="auto"/>
              <w:ind w:firstLine="706"/>
              <w:jc w:val="both"/>
              <w:rPr>
                <w:del w:id="1309" w:author="Paredes, Juan A." w:date="2020-09-09T10:28:00Z"/>
                <w:rFonts w:ascii="Times New Roman" w:eastAsia="Times New Roman" w:hAnsi="Times New Roman" w:cs="Times New Roman"/>
                <w:sz w:val="20"/>
                <w:szCs w:val="18"/>
                <w:lang w:eastAsia="es-ES"/>
              </w:rPr>
              <w:pPrChange w:id="1310" w:author="Paredes, Juan A." w:date="2020-09-09T10:28:00Z">
                <w:pPr>
                  <w:spacing w:line="480" w:lineRule="auto"/>
                  <w:jc w:val="center"/>
                </w:pPr>
              </w:pPrChange>
            </w:pPr>
            <w:del w:id="1311" w:author="Paredes, Juan A." w:date="2020-09-09T10:28:00Z">
              <w:r w:rsidRPr="00452837" w:rsidDel="00DB2637">
                <w:rPr>
                  <w:rFonts w:ascii="Times New Roman" w:eastAsia="Times New Roman" w:hAnsi="Times New Roman" w:cs="Times New Roman"/>
                  <w:sz w:val="20"/>
                  <w:szCs w:val="18"/>
                  <w:lang w:eastAsia="es-ES"/>
                </w:rPr>
                <w:delText>Tebuconazole</w:delText>
              </w:r>
            </w:del>
          </w:p>
        </w:tc>
        <w:tc>
          <w:tcPr>
            <w:tcW w:w="337" w:type="pct"/>
            <w:tcBorders>
              <w:top w:val="nil"/>
              <w:left w:val="nil"/>
              <w:bottom w:val="nil"/>
              <w:right w:val="nil"/>
            </w:tcBorders>
            <w:shd w:val="clear" w:color="000000" w:fill="FFFFFF"/>
            <w:vAlign w:val="center"/>
            <w:hideMark/>
          </w:tcPr>
          <w:p w14:paraId="12FED8A9" w14:textId="3EBB4457" w:rsidR="00C53083" w:rsidRPr="00452837" w:rsidDel="00DB2637" w:rsidRDefault="00C53083">
            <w:pPr>
              <w:spacing w:line="480" w:lineRule="auto"/>
              <w:ind w:firstLine="706"/>
              <w:jc w:val="both"/>
              <w:rPr>
                <w:del w:id="1312" w:author="Paredes, Juan A." w:date="2020-09-09T10:28:00Z"/>
                <w:rFonts w:ascii="Times New Roman" w:eastAsia="Times New Roman" w:hAnsi="Times New Roman" w:cs="Times New Roman"/>
                <w:sz w:val="20"/>
                <w:szCs w:val="18"/>
                <w:lang w:eastAsia="es-ES"/>
              </w:rPr>
              <w:pPrChange w:id="1313" w:author="Paredes, Juan A." w:date="2020-09-09T10:28:00Z">
                <w:pPr>
                  <w:spacing w:line="480" w:lineRule="auto"/>
                  <w:jc w:val="center"/>
                </w:pPr>
              </w:pPrChange>
            </w:pPr>
            <w:del w:id="1314" w:author="Paredes, Juan A." w:date="2020-09-09T10:28:00Z">
              <w:r w:rsidRPr="00452837" w:rsidDel="00DB2637">
                <w:rPr>
                  <w:rFonts w:ascii="Times New Roman" w:eastAsia="Times New Roman" w:hAnsi="Times New Roman" w:cs="Times New Roman"/>
                  <w:sz w:val="20"/>
                  <w:szCs w:val="18"/>
                  <w:lang w:eastAsia="es-ES"/>
                </w:rPr>
                <w:delText>0.36</w:delText>
              </w:r>
            </w:del>
          </w:p>
        </w:tc>
        <w:tc>
          <w:tcPr>
            <w:tcW w:w="366" w:type="pct"/>
            <w:tcBorders>
              <w:top w:val="nil"/>
              <w:left w:val="nil"/>
              <w:bottom w:val="nil"/>
              <w:right w:val="nil"/>
            </w:tcBorders>
            <w:shd w:val="clear" w:color="000000" w:fill="FFFFFF"/>
            <w:vAlign w:val="center"/>
            <w:hideMark/>
          </w:tcPr>
          <w:p w14:paraId="55CA8F5A" w14:textId="688E38AD" w:rsidR="00C53083" w:rsidRPr="00452837" w:rsidDel="00DB2637" w:rsidRDefault="00C53083">
            <w:pPr>
              <w:spacing w:line="480" w:lineRule="auto"/>
              <w:ind w:firstLine="706"/>
              <w:jc w:val="both"/>
              <w:rPr>
                <w:del w:id="1315" w:author="Paredes, Juan A." w:date="2020-09-09T10:28:00Z"/>
                <w:rFonts w:ascii="Times New Roman" w:eastAsia="Times New Roman" w:hAnsi="Times New Roman" w:cs="Times New Roman"/>
                <w:sz w:val="20"/>
                <w:szCs w:val="18"/>
                <w:lang w:eastAsia="es-ES"/>
              </w:rPr>
              <w:pPrChange w:id="1316" w:author="Paredes, Juan A." w:date="2020-09-09T10:28:00Z">
                <w:pPr>
                  <w:spacing w:line="480" w:lineRule="auto"/>
                  <w:jc w:val="center"/>
                </w:pPr>
              </w:pPrChange>
            </w:pPr>
            <w:del w:id="1317" w:author="Paredes, Juan A." w:date="2020-09-09T10:28:00Z">
              <w:r w:rsidRPr="00452837" w:rsidDel="00DB2637">
                <w:rPr>
                  <w:rFonts w:ascii="Times New Roman" w:eastAsia="Times New Roman" w:hAnsi="Times New Roman" w:cs="Times New Roman"/>
                  <w:sz w:val="20"/>
                  <w:szCs w:val="18"/>
                  <w:lang w:eastAsia="es-ES"/>
                </w:rPr>
                <w:delText>0.34</w:delText>
              </w:r>
            </w:del>
          </w:p>
        </w:tc>
        <w:tc>
          <w:tcPr>
            <w:tcW w:w="366" w:type="pct"/>
            <w:tcBorders>
              <w:top w:val="nil"/>
              <w:left w:val="nil"/>
              <w:bottom w:val="nil"/>
              <w:right w:val="nil"/>
            </w:tcBorders>
            <w:shd w:val="clear" w:color="000000" w:fill="FFFFFF"/>
            <w:vAlign w:val="center"/>
            <w:hideMark/>
          </w:tcPr>
          <w:p w14:paraId="56EA663B" w14:textId="1CDEA964" w:rsidR="00C53083" w:rsidRPr="00452837" w:rsidDel="00DB2637" w:rsidRDefault="00C53083">
            <w:pPr>
              <w:spacing w:line="480" w:lineRule="auto"/>
              <w:ind w:firstLine="706"/>
              <w:jc w:val="both"/>
              <w:rPr>
                <w:del w:id="1318" w:author="Paredes, Juan A." w:date="2020-09-09T10:28:00Z"/>
                <w:rFonts w:ascii="Times New Roman" w:eastAsia="Times New Roman" w:hAnsi="Times New Roman" w:cs="Times New Roman"/>
                <w:sz w:val="20"/>
                <w:szCs w:val="18"/>
                <w:lang w:eastAsia="es-ES"/>
              </w:rPr>
              <w:pPrChange w:id="1319" w:author="Paredes, Juan A." w:date="2020-09-09T10:28:00Z">
                <w:pPr>
                  <w:spacing w:line="480" w:lineRule="auto"/>
                  <w:jc w:val="center"/>
                </w:pPr>
              </w:pPrChange>
            </w:pPr>
            <w:del w:id="1320" w:author="Paredes, Juan A." w:date="2020-09-09T10:28:00Z">
              <w:r w:rsidRPr="00452837" w:rsidDel="00DB2637">
                <w:rPr>
                  <w:rFonts w:ascii="Times New Roman" w:eastAsia="Times New Roman" w:hAnsi="Times New Roman" w:cs="Times New Roman"/>
                  <w:sz w:val="20"/>
                  <w:szCs w:val="18"/>
                  <w:lang w:eastAsia="es-ES"/>
                </w:rPr>
                <w:delText>0.39</w:delText>
              </w:r>
            </w:del>
          </w:p>
        </w:tc>
        <w:tc>
          <w:tcPr>
            <w:tcW w:w="283" w:type="pct"/>
            <w:tcBorders>
              <w:top w:val="nil"/>
              <w:left w:val="nil"/>
              <w:bottom w:val="nil"/>
              <w:right w:val="nil"/>
            </w:tcBorders>
            <w:shd w:val="clear" w:color="000000" w:fill="FFFFFF"/>
            <w:vAlign w:val="center"/>
          </w:tcPr>
          <w:p w14:paraId="7960CCE8" w14:textId="375B5706" w:rsidR="00C53083" w:rsidRPr="00452837" w:rsidDel="00DB2637" w:rsidRDefault="00C53083">
            <w:pPr>
              <w:spacing w:line="480" w:lineRule="auto"/>
              <w:ind w:firstLine="706"/>
              <w:jc w:val="both"/>
              <w:rPr>
                <w:del w:id="1321" w:author="Paredes, Juan A." w:date="2020-09-09T10:28:00Z"/>
                <w:rFonts w:ascii="Times New Roman" w:eastAsia="Times New Roman" w:hAnsi="Times New Roman" w:cs="Times New Roman"/>
                <w:sz w:val="20"/>
                <w:szCs w:val="18"/>
                <w:lang w:eastAsia="es-ES"/>
              </w:rPr>
              <w:pPrChange w:id="1322" w:author="Paredes, Juan A." w:date="2020-09-09T10:28:00Z">
                <w:pPr>
                  <w:spacing w:line="480" w:lineRule="auto"/>
                  <w:jc w:val="center"/>
                </w:pPr>
              </w:pPrChange>
            </w:pPr>
            <w:del w:id="1323" w:author="Paredes, Juan A." w:date="2020-09-09T10:28:00Z">
              <w:r w:rsidRPr="00452837" w:rsidDel="00DB2637">
                <w:rPr>
                  <w:rFonts w:ascii="Times New Roman" w:eastAsia="Times New Roman" w:hAnsi="Times New Roman" w:cs="Times New Roman"/>
                  <w:sz w:val="20"/>
                  <w:szCs w:val="18"/>
                  <w:lang w:eastAsia="es-ES"/>
                </w:rPr>
                <w:delText>7.4</w:delText>
              </w:r>
            </w:del>
          </w:p>
        </w:tc>
        <w:tc>
          <w:tcPr>
            <w:tcW w:w="333" w:type="pct"/>
            <w:tcBorders>
              <w:top w:val="nil"/>
              <w:left w:val="nil"/>
              <w:bottom w:val="nil"/>
              <w:right w:val="nil"/>
            </w:tcBorders>
            <w:shd w:val="clear" w:color="000000" w:fill="FFFFFF"/>
            <w:vAlign w:val="center"/>
          </w:tcPr>
          <w:p w14:paraId="11A1DA91" w14:textId="462647B0" w:rsidR="00C53083" w:rsidRPr="00452837" w:rsidDel="00DB2637" w:rsidRDefault="00C53083">
            <w:pPr>
              <w:spacing w:line="480" w:lineRule="auto"/>
              <w:ind w:firstLine="706"/>
              <w:jc w:val="both"/>
              <w:rPr>
                <w:del w:id="1324" w:author="Paredes, Juan A." w:date="2020-09-09T10:28:00Z"/>
                <w:rFonts w:ascii="Times New Roman" w:eastAsia="Times New Roman" w:hAnsi="Times New Roman" w:cs="Times New Roman"/>
                <w:sz w:val="20"/>
                <w:szCs w:val="18"/>
                <w:lang w:eastAsia="es-ES"/>
              </w:rPr>
              <w:pPrChange w:id="1325" w:author="Paredes, Juan A." w:date="2020-09-09T10:28:00Z">
                <w:pPr>
                  <w:spacing w:line="480" w:lineRule="auto"/>
                  <w:jc w:val="center"/>
                </w:pPr>
              </w:pPrChange>
            </w:pPr>
          </w:p>
        </w:tc>
        <w:tc>
          <w:tcPr>
            <w:tcW w:w="953" w:type="pct"/>
            <w:tcBorders>
              <w:top w:val="nil"/>
              <w:left w:val="nil"/>
              <w:bottom w:val="nil"/>
              <w:right w:val="nil"/>
            </w:tcBorders>
            <w:shd w:val="clear" w:color="000000" w:fill="FFFFFF"/>
            <w:vAlign w:val="center"/>
            <w:hideMark/>
          </w:tcPr>
          <w:p w14:paraId="094AB0F0" w14:textId="19E8FD03" w:rsidR="00C53083" w:rsidRPr="00452837" w:rsidDel="00DB2637" w:rsidRDefault="00C53083">
            <w:pPr>
              <w:spacing w:line="480" w:lineRule="auto"/>
              <w:ind w:firstLine="706"/>
              <w:jc w:val="both"/>
              <w:rPr>
                <w:del w:id="1326" w:author="Paredes, Juan A." w:date="2020-09-09T10:28:00Z"/>
                <w:rFonts w:ascii="Times New Roman" w:eastAsia="Times New Roman" w:hAnsi="Times New Roman" w:cs="Times New Roman"/>
                <w:sz w:val="20"/>
                <w:szCs w:val="18"/>
                <w:lang w:eastAsia="es-ES"/>
              </w:rPr>
              <w:pPrChange w:id="1327" w:author="Paredes, Juan A." w:date="2020-09-09T10:28:00Z">
                <w:pPr>
                  <w:spacing w:line="480" w:lineRule="auto"/>
                  <w:jc w:val="center"/>
                </w:pPr>
              </w:pPrChange>
            </w:pPr>
            <w:del w:id="1328" w:author="Paredes, Juan A." w:date="2020-09-09T10:28:00Z">
              <w:r w:rsidRPr="00452837" w:rsidDel="00DB2637">
                <w:rPr>
                  <w:rFonts w:ascii="Times New Roman" w:eastAsia="Times New Roman" w:hAnsi="Times New Roman" w:cs="Times New Roman"/>
                  <w:sz w:val="20"/>
                  <w:szCs w:val="18"/>
                  <w:lang w:eastAsia="es-ES"/>
                </w:rPr>
                <w:delText>Pyraclostrobin</w:delText>
              </w:r>
            </w:del>
          </w:p>
        </w:tc>
        <w:tc>
          <w:tcPr>
            <w:tcW w:w="436" w:type="pct"/>
            <w:tcBorders>
              <w:top w:val="nil"/>
              <w:left w:val="nil"/>
              <w:bottom w:val="nil"/>
              <w:right w:val="nil"/>
            </w:tcBorders>
            <w:shd w:val="clear" w:color="000000" w:fill="FFFFFF"/>
            <w:vAlign w:val="center"/>
            <w:hideMark/>
          </w:tcPr>
          <w:p w14:paraId="1172ACE0" w14:textId="6A3553E2" w:rsidR="00C53083" w:rsidRPr="00452837" w:rsidDel="00DB2637" w:rsidRDefault="00C53083">
            <w:pPr>
              <w:spacing w:line="480" w:lineRule="auto"/>
              <w:ind w:firstLine="706"/>
              <w:jc w:val="both"/>
              <w:rPr>
                <w:del w:id="1329" w:author="Paredes, Juan A." w:date="2020-09-09T10:28:00Z"/>
                <w:rFonts w:ascii="Times New Roman" w:eastAsia="Times New Roman" w:hAnsi="Times New Roman" w:cs="Times New Roman"/>
                <w:sz w:val="20"/>
                <w:szCs w:val="18"/>
                <w:lang w:eastAsia="es-ES"/>
              </w:rPr>
              <w:pPrChange w:id="1330" w:author="Paredes, Juan A." w:date="2020-09-09T10:28:00Z">
                <w:pPr>
                  <w:spacing w:line="480" w:lineRule="auto"/>
                  <w:jc w:val="center"/>
                </w:pPr>
              </w:pPrChange>
            </w:pPr>
            <w:del w:id="1331" w:author="Paredes, Juan A." w:date="2020-09-09T10:28:00Z">
              <w:r w:rsidRPr="00452837" w:rsidDel="00DB2637">
                <w:rPr>
                  <w:rFonts w:ascii="Times New Roman" w:eastAsia="Times New Roman" w:hAnsi="Times New Roman" w:cs="Times New Roman"/>
                  <w:sz w:val="20"/>
                  <w:szCs w:val="18"/>
                  <w:lang w:eastAsia="es-ES"/>
                </w:rPr>
                <w:delText>0.42</w:delText>
              </w:r>
            </w:del>
          </w:p>
        </w:tc>
        <w:tc>
          <w:tcPr>
            <w:tcW w:w="356" w:type="pct"/>
            <w:tcBorders>
              <w:top w:val="nil"/>
              <w:left w:val="nil"/>
              <w:bottom w:val="nil"/>
              <w:right w:val="nil"/>
            </w:tcBorders>
            <w:shd w:val="clear" w:color="000000" w:fill="FFFFFF"/>
            <w:vAlign w:val="center"/>
            <w:hideMark/>
          </w:tcPr>
          <w:p w14:paraId="775EBE00" w14:textId="7E0F9167" w:rsidR="00C53083" w:rsidRPr="00452837" w:rsidDel="00DB2637" w:rsidRDefault="00C53083">
            <w:pPr>
              <w:spacing w:line="480" w:lineRule="auto"/>
              <w:ind w:firstLine="706"/>
              <w:jc w:val="both"/>
              <w:rPr>
                <w:del w:id="1332" w:author="Paredes, Juan A." w:date="2020-09-09T10:28:00Z"/>
                <w:rFonts w:ascii="Times New Roman" w:eastAsia="Times New Roman" w:hAnsi="Times New Roman" w:cs="Times New Roman"/>
                <w:sz w:val="20"/>
                <w:szCs w:val="18"/>
                <w:lang w:eastAsia="es-ES"/>
              </w:rPr>
              <w:pPrChange w:id="1333" w:author="Paredes, Juan A." w:date="2020-09-09T10:28:00Z">
                <w:pPr>
                  <w:spacing w:line="480" w:lineRule="auto"/>
                  <w:jc w:val="center"/>
                </w:pPr>
              </w:pPrChange>
            </w:pPr>
            <w:del w:id="1334" w:author="Paredes, Juan A." w:date="2020-09-09T10:28:00Z">
              <w:r w:rsidRPr="00452837" w:rsidDel="00DB2637">
                <w:rPr>
                  <w:rFonts w:ascii="Times New Roman" w:eastAsia="Times New Roman" w:hAnsi="Times New Roman" w:cs="Times New Roman"/>
                  <w:sz w:val="20"/>
                  <w:szCs w:val="18"/>
                  <w:lang w:eastAsia="es-ES"/>
                </w:rPr>
                <w:delText>0.40</w:delText>
              </w:r>
            </w:del>
          </w:p>
        </w:tc>
        <w:tc>
          <w:tcPr>
            <w:tcW w:w="356" w:type="pct"/>
            <w:tcBorders>
              <w:top w:val="nil"/>
              <w:left w:val="nil"/>
              <w:bottom w:val="nil"/>
              <w:right w:val="nil"/>
            </w:tcBorders>
            <w:shd w:val="clear" w:color="000000" w:fill="FFFFFF"/>
            <w:vAlign w:val="center"/>
            <w:hideMark/>
          </w:tcPr>
          <w:p w14:paraId="08AC01C9" w14:textId="2599251B" w:rsidR="00C53083" w:rsidRPr="00452837" w:rsidDel="00DB2637" w:rsidRDefault="00C53083">
            <w:pPr>
              <w:spacing w:line="480" w:lineRule="auto"/>
              <w:ind w:firstLine="706"/>
              <w:jc w:val="both"/>
              <w:rPr>
                <w:del w:id="1335" w:author="Paredes, Juan A." w:date="2020-09-09T10:28:00Z"/>
                <w:rFonts w:ascii="Times New Roman" w:eastAsia="Times New Roman" w:hAnsi="Times New Roman" w:cs="Times New Roman"/>
                <w:sz w:val="20"/>
                <w:szCs w:val="18"/>
                <w:lang w:eastAsia="es-ES"/>
              </w:rPr>
              <w:pPrChange w:id="1336" w:author="Paredes, Juan A." w:date="2020-09-09T10:28:00Z">
                <w:pPr>
                  <w:spacing w:line="480" w:lineRule="auto"/>
                  <w:jc w:val="center"/>
                </w:pPr>
              </w:pPrChange>
            </w:pPr>
            <w:del w:id="1337" w:author="Paredes, Juan A." w:date="2020-09-09T10:28:00Z">
              <w:r w:rsidRPr="00452837" w:rsidDel="00DB2637">
                <w:rPr>
                  <w:rFonts w:ascii="Times New Roman" w:eastAsia="Times New Roman" w:hAnsi="Times New Roman" w:cs="Times New Roman"/>
                  <w:sz w:val="20"/>
                  <w:szCs w:val="18"/>
                  <w:lang w:eastAsia="es-ES"/>
                </w:rPr>
                <w:delText>0.45</w:delText>
              </w:r>
            </w:del>
          </w:p>
        </w:tc>
        <w:tc>
          <w:tcPr>
            <w:tcW w:w="287" w:type="pct"/>
            <w:tcBorders>
              <w:top w:val="nil"/>
              <w:left w:val="nil"/>
              <w:bottom w:val="nil"/>
              <w:right w:val="nil"/>
            </w:tcBorders>
            <w:shd w:val="clear" w:color="000000" w:fill="FFFFFF"/>
            <w:vAlign w:val="center"/>
          </w:tcPr>
          <w:p w14:paraId="49CD3231" w14:textId="6CF5E0FB" w:rsidR="00C53083" w:rsidRPr="00452837" w:rsidDel="00DB2637" w:rsidRDefault="00C53083">
            <w:pPr>
              <w:spacing w:line="480" w:lineRule="auto"/>
              <w:ind w:firstLine="706"/>
              <w:jc w:val="both"/>
              <w:rPr>
                <w:del w:id="1338" w:author="Paredes, Juan A." w:date="2020-09-09T10:28:00Z"/>
                <w:rFonts w:ascii="Times New Roman" w:eastAsia="Times New Roman" w:hAnsi="Times New Roman" w:cs="Times New Roman"/>
                <w:sz w:val="20"/>
                <w:szCs w:val="18"/>
                <w:lang w:eastAsia="es-ES"/>
              </w:rPr>
              <w:pPrChange w:id="1339" w:author="Paredes, Juan A." w:date="2020-09-09T10:28:00Z">
                <w:pPr>
                  <w:spacing w:line="480" w:lineRule="auto"/>
                  <w:jc w:val="center"/>
                </w:pPr>
              </w:pPrChange>
            </w:pPr>
            <w:del w:id="1340" w:author="Paredes, Juan A." w:date="2020-09-09T10:28:00Z">
              <w:r w:rsidRPr="00452837" w:rsidDel="00DB2637">
                <w:rPr>
                  <w:rFonts w:ascii="Times New Roman" w:eastAsia="Times New Roman" w:hAnsi="Times New Roman" w:cs="Times New Roman"/>
                  <w:sz w:val="20"/>
                  <w:szCs w:val="18"/>
                  <w:lang w:eastAsia="es-ES"/>
                </w:rPr>
                <w:delText>3.2</w:delText>
              </w:r>
            </w:del>
          </w:p>
        </w:tc>
      </w:tr>
      <w:tr w:rsidR="00C53083" w:rsidRPr="00452837" w:rsidDel="00DB2637" w14:paraId="334FC6E6" w14:textId="6660C988" w:rsidTr="00C53083">
        <w:trPr>
          <w:trHeight w:val="330"/>
          <w:jc w:val="center"/>
          <w:del w:id="1341" w:author="Paredes, Juan A." w:date="2020-09-09T10:28:00Z"/>
        </w:trPr>
        <w:tc>
          <w:tcPr>
            <w:tcW w:w="927" w:type="pct"/>
            <w:gridSpan w:val="2"/>
            <w:tcBorders>
              <w:top w:val="nil"/>
              <w:left w:val="nil"/>
              <w:bottom w:val="nil"/>
              <w:right w:val="nil"/>
            </w:tcBorders>
            <w:shd w:val="clear" w:color="000000" w:fill="FFFFFF"/>
            <w:vAlign w:val="center"/>
            <w:hideMark/>
          </w:tcPr>
          <w:p w14:paraId="30A77EA7" w14:textId="25132DA4" w:rsidR="00C53083" w:rsidRPr="00452837" w:rsidDel="00DB2637" w:rsidRDefault="00C53083">
            <w:pPr>
              <w:spacing w:line="480" w:lineRule="auto"/>
              <w:ind w:firstLine="706"/>
              <w:jc w:val="both"/>
              <w:rPr>
                <w:del w:id="1342" w:author="Paredes, Juan A." w:date="2020-09-09T10:28:00Z"/>
                <w:rFonts w:ascii="Times New Roman" w:eastAsia="Times New Roman" w:hAnsi="Times New Roman" w:cs="Times New Roman"/>
                <w:sz w:val="20"/>
                <w:szCs w:val="18"/>
                <w:lang w:eastAsia="es-ES"/>
              </w:rPr>
              <w:pPrChange w:id="1343" w:author="Paredes, Juan A." w:date="2020-09-09T10:28:00Z">
                <w:pPr>
                  <w:spacing w:line="480" w:lineRule="auto"/>
                  <w:jc w:val="center"/>
                </w:pPr>
              </w:pPrChange>
            </w:pPr>
            <w:del w:id="1344" w:author="Paredes, Juan A." w:date="2020-09-09T10:28:00Z">
              <w:r w:rsidRPr="00452837" w:rsidDel="00DB2637">
                <w:rPr>
                  <w:rFonts w:ascii="Times New Roman" w:eastAsia="Times New Roman" w:hAnsi="Times New Roman" w:cs="Times New Roman"/>
                  <w:sz w:val="20"/>
                  <w:szCs w:val="18"/>
                  <w:lang w:eastAsia="es-ES"/>
                </w:rPr>
                <w:delText>Penthiopyrad</w:delText>
              </w:r>
            </w:del>
          </w:p>
        </w:tc>
        <w:tc>
          <w:tcPr>
            <w:tcW w:w="337" w:type="pct"/>
            <w:tcBorders>
              <w:top w:val="nil"/>
              <w:left w:val="nil"/>
              <w:bottom w:val="nil"/>
              <w:right w:val="nil"/>
            </w:tcBorders>
            <w:shd w:val="clear" w:color="000000" w:fill="FFFFFF"/>
            <w:vAlign w:val="center"/>
            <w:hideMark/>
          </w:tcPr>
          <w:p w14:paraId="24B2A862" w14:textId="1F47EF9A" w:rsidR="00C53083" w:rsidRPr="00452837" w:rsidDel="00DB2637" w:rsidRDefault="00C53083">
            <w:pPr>
              <w:spacing w:line="480" w:lineRule="auto"/>
              <w:ind w:firstLine="706"/>
              <w:jc w:val="both"/>
              <w:rPr>
                <w:del w:id="1345" w:author="Paredes, Juan A." w:date="2020-09-09T10:28:00Z"/>
                <w:rFonts w:ascii="Times New Roman" w:eastAsia="Times New Roman" w:hAnsi="Times New Roman" w:cs="Times New Roman"/>
                <w:sz w:val="20"/>
                <w:szCs w:val="18"/>
                <w:lang w:eastAsia="es-ES"/>
              </w:rPr>
              <w:pPrChange w:id="1346" w:author="Paredes, Juan A." w:date="2020-09-09T10:28:00Z">
                <w:pPr>
                  <w:spacing w:line="480" w:lineRule="auto"/>
                  <w:jc w:val="center"/>
                </w:pPr>
              </w:pPrChange>
            </w:pPr>
            <w:del w:id="1347" w:author="Paredes, Juan A." w:date="2020-09-09T10:28:00Z">
              <w:r w:rsidRPr="00452837" w:rsidDel="00DB2637">
                <w:rPr>
                  <w:rFonts w:ascii="Times New Roman" w:eastAsia="Times New Roman" w:hAnsi="Times New Roman" w:cs="Times New Roman"/>
                  <w:sz w:val="20"/>
                  <w:szCs w:val="18"/>
                  <w:lang w:eastAsia="es-ES"/>
                </w:rPr>
                <w:delText>0.37</w:delText>
              </w:r>
            </w:del>
          </w:p>
        </w:tc>
        <w:tc>
          <w:tcPr>
            <w:tcW w:w="366" w:type="pct"/>
            <w:tcBorders>
              <w:top w:val="nil"/>
              <w:left w:val="nil"/>
              <w:bottom w:val="nil"/>
              <w:right w:val="nil"/>
            </w:tcBorders>
            <w:shd w:val="clear" w:color="000000" w:fill="FFFFFF"/>
            <w:vAlign w:val="center"/>
            <w:hideMark/>
          </w:tcPr>
          <w:p w14:paraId="74F277AA" w14:textId="6C673CDE" w:rsidR="00C53083" w:rsidRPr="00452837" w:rsidDel="00DB2637" w:rsidRDefault="00C53083">
            <w:pPr>
              <w:spacing w:line="480" w:lineRule="auto"/>
              <w:ind w:firstLine="706"/>
              <w:jc w:val="both"/>
              <w:rPr>
                <w:del w:id="1348" w:author="Paredes, Juan A." w:date="2020-09-09T10:28:00Z"/>
                <w:rFonts w:ascii="Times New Roman" w:eastAsia="Times New Roman" w:hAnsi="Times New Roman" w:cs="Times New Roman"/>
                <w:sz w:val="20"/>
                <w:szCs w:val="18"/>
                <w:lang w:eastAsia="es-ES"/>
              </w:rPr>
              <w:pPrChange w:id="1349" w:author="Paredes, Juan A." w:date="2020-09-09T10:28:00Z">
                <w:pPr>
                  <w:spacing w:line="480" w:lineRule="auto"/>
                  <w:jc w:val="center"/>
                </w:pPr>
              </w:pPrChange>
            </w:pPr>
            <w:del w:id="1350" w:author="Paredes, Juan A." w:date="2020-09-09T10:28:00Z">
              <w:r w:rsidRPr="00452837" w:rsidDel="00DB2637">
                <w:rPr>
                  <w:rFonts w:ascii="Times New Roman" w:eastAsia="Times New Roman" w:hAnsi="Times New Roman" w:cs="Times New Roman"/>
                  <w:sz w:val="20"/>
                  <w:szCs w:val="18"/>
                  <w:lang w:eastAsia="es-ES"/>
                </w:rPr>
                <w:delText>0.35</w:delText>
              </w:r>
            </w:del>
          </w:p>
        </w:tc>
        <w:tc>
          <w:tcPr>
            <w:tcW w:w="366" w:type="pct"/>
            <w:tcBorders>
              <w:top w:val="nil"/>
              <w:left w:val="nil"/>
              <w:bottom w:val="nil"/>
              <w:right w:val="nil"/>
            </w:tcBorders>
            <w:shd w:val="clear" w:color="000000" w:fill="FFFFFF"/>
            <w:vAlign w:val="center"/>
            <w:hideMark/>
          </w:tcPr>
          <w:p w14:paraId="14E59A37" w14:textId="4799C161" w:rsidR="00C53083" w:rsidRPr="00452837" w:rsidDel="00DB2637" w:rsidRDefault="00C53083">
            <w:pPr>
              <w:spacing w:line="480" w:lineRule="auto"/>
              <w:ind w:firstLine="706"/>
              <w:jc w:val="both"/>
              <w:rPr>
                <w:del w:id="1351" w:author="Paredes, Juan A." w:date="2020-09-09T10:28:00Z"/>
                <w:rFonts w:ascii="Times New Roman" w:eastAsia="Times New Roman" w:hAnsi="Times New Roman" w:cs="Times New Roman"/>
                <w:sz w:val="20"/>
                <w:szCs w:val="18"/>
                <w:lang w:eastAsia="es-ES"/>
              </w:rPr>
              <w:pPrChange w:id="1352" w:author="Paredes, Juan A." w:date="2020-09-09T10:28:00Z">
                <w:pPr>
                  <w:spacing w:line="480" w:lineRule="auto"/>
                  <w:jc w:val="center"/>
                </w:pPr>
              </w:pPrChange>
            </w:pPr>
            <w:del w:id="1353" w:author="Paredes, Juan A." w:date="2020-09-09T10:28:00Z">
              <w:r w:rsidRPr="00452837" w:rsidDel="00DB2637">
                <w:rPr>
                  <w:rFonts w:ascii="Times New Roman" w:eastAsia="Times New Roman" w:hAnsi="Times New Roman" w:cs="Times New Roman"/>
                  <w:sz w:val="20"/>
                  <w:szCs w:val="18"/>
                  <w:lang w:eastAsia="es-ES"/>
                </w:rPr>
                <w:delText>0.40</w:delText>
              </w:r>
            </w:del>
          </w:p>
        </w:tc>
        <w:tc>
          <w:tcPr>
            <w:tcW w:w="283" w:type="pct"/>
            <w:tcBorders>
              <w:top w:val="nil"/>
              <w:left w:val="nil"/>
              <w:bottom w:val="nil"/>
              <w:right w:val="nil"/>
            </w:tcBorders>
            <w:shd w:val="clear" w:color="000000" w:fill="FFFFFF"/>
            <w:vAlign w:val="center"/>
          </w:tcPr>
          <w:p w14:paraId="4759E15C" w14:textId="3F8589F4" w:rsidR="00C53083" w:rsidRPr="00452837" w:rsidDel="00DB2637" w:rsidRDefault="00C53083">
            <w:pPr>
              <w:spacing w:line="480" w:lineRule="auto"/>
              <w:ind w:firstLine="706"/>
              <w:jc w:val="both"/>
              <w:rPr>
                <w:del w:id="1354" w:author="Paredes, Juan A." w:date="2020-09-09T10:28:00Z"/>
                <w:rFonts w:ascii="Times New Roman" w:eastAsia="Times New Roman" w:hAnsi="Times New Roman" w:cs="Times New Roman"/>
                <w:sz w:val="20"/>
                <w:szCs w:val="18"/>
                <w:lang w:eastAsia="es-ES"/>
              </w:rPr>
              <w:pPrChange w:id="1355" w:author="Paredes, Juan A." w:date="2020-09-09T10:28:00Z">
                <w:pPr>
                  <w:spacing w:line="480" w:lineRule="auto"/>
                  <w:jc w:val="center"/>
                </w:pPr>
              </w:pPrChange>
            </w:pPr>
            <w:del w:id="1356" w:author="Paredes, Juan A." w:date="2020-09-09T10:28:00Z">
              <w:r w:rsidRPr="00452837" w:rsidDel="00DB2637">
                <w:rPr>
                  <w:rFonts w:ascii="Times New Roman" w:eastAsia="Times New Roman" w:hAnsi="Times New Roman" w:cs="Times New Roman"/>
                  <w:sz w:val="20"/>
                  <w:szCs w:val="18"/>
                  <w:lang w:eastAsia="es-ES"/>
                </w:rPr>
                <w:delText>4.8</w:delText>
              </w:r>
            </w:del>
          </w:p>
        </w:tc>
        <w:tc>
          <w:tcPr>
            <w:tcW w:w="333" w:type="pct"/>
            <w:tcBorders>
              <w:top w:val="nil"/>
              <w:left w:val="nil"/>
              <w:bottom w:val="nil"/>
              <w:right w:val="nil"/>
            </w:tcBorders>
            <w:shd w:val="clear" w:color="000000" w:fill="FFFFFF"/>
            <w:vAlign w:val="center"/>
          </w:tcPr>
          <w:p w14:paraId="5E2754CC" w14:textId="010A36AD" w:rsidR="00C53083" w:rsidRPr="00452837" w:rsidDel="00DB2637" w:rsidRDefault="00C53083">
            <w:pPr>
              <w:spacing w:line="480" w:lineRule="auto"/>
              <w:ind w:firstLine="706"/>
              <w:jc w:val="both"/>
              <w:rPr>
                <w:del w:id="1357" w:author="Paredes, Juan A." w:date="2020-09-09T10:28:00Z"/>
                <w:rFonts w:ascii="Times New Roman" w:eastAsia="Times New Roman" w:hAnsi="Times New Roman" w:cs="Times New Roman"/>
                <w:sz w:val="20"/>
                <w:szCs w:val="18"/>
                <w:lang w:eastAsia="es-ES"/>
              </w:rPr>
              <w:pPrChange w:id="1358" w:author="Paredes, Juan A." w:date="2020-09-09T10:28:00Z">
                <w:pPr>
                  <w:spacing w:line="480" w:lineRule="auto"/>
                  <w:jc w:val="center"/>
                </w:pPr>
              </w:pPrChange>
            </w:pPr>
          </w:p>
        </w:tc>
        <w:tc>
          <w:tcPr>
            <w:tcW w:w="953" w:type="pct"/>
            <w:tcBorders>
              <w:top w:val="nil"/>
              <w:left w:val="nil"/>
              <w:bottom w:val="nil"/>
              <w:right w:val="nil"/>
            </w:tcBorders>
            <w:shd w:val="clear" w:color="000000" w:fill="FFFFFF"/>
            <w:vAlign w:val="center"/>
            <w:hideMark/>
          </w:tcPr>
          <w:p w14:paraId="25ECEFCD" w14:textId="5A0E58F4" w:rsidR="00C53083" w:rsidRPr="00452837" w:rsidDel="00DB2637" w:rsidRDefault="00C53083">
            <w:pPr>
              <w:spacing w:line="480" w:lineRule="auto"/>
              <w:ind w:firstLine="706"/>
              <w:jc w:val="both"/>
              <w:rPr>
                <w:del w:id="1359" w:author="Paredes, Juan A." w:date="2020-09-09T10:28:00Z"/>
                <w:rFonts w:ascii="Times New Roman" w:eastAsia="Times New Roman" w:hAnsi="Times New Roman" w:cs="Times New Roman"/>
                <w:sz w:val="20"/>
                <w:szCs w:val="18"/>
                <w:lang w:eastAsia="es-ES"/>
              </w:rPr>
              <w:pPrChange w:id="1360" w:author="Paredes, Juan A." w:date="2020-09-09T10:28:00Z">
                <w:pPr>
                  <w:spacing w:line="480" w:lineRule="auto"/>
                  <w:jc w:val="center"/>
                </w:pPr>
              </w:pPrChange>
            </w:pPr>
            <w:del w:id="1361" w:author="Paredes, Juan A." w:date="2020-09-09T10:28:00Z">
              <w:r w:rsidRPr="00452837" w:rsidDel="00DB2637">
                <w:rPr>
                  <w:rFonts w:ascii="Times New Roman" w:eastAsia="Times New Roman" w:hAnsi="Times New Roman" w:cs="Times New Roman"/>
                  <w:sz w:val="20"/>
                  <w:szCs w:val="18"/>
                  <w:lang w:eastAsia="es-ES"/>
                </w:rPr>
                <w:delText>Check</w:delText>
              </w:r>
            </w:del>
          </w:p>
        </w:tc>
        <w:tc>
          <w:tcPr>
            <w:tcW w:w="436" w:type="pct"/>
            <w:tcBorders>
              <w:top w:val="nil"/>
              <w:left w:val="nil"/>
              <w:bottom w:val="nil"/>
              <w:right w:val="nil"/>
            </w:tcBorders>
            <w:shd w:val="clear" w:color="000000" w:fill="FFFFFF"/>
            <w:vAlign w:val="center"/>
            <w:hideMark/>
          </w:tcPr>
          <w:p w14:paraId="0DB84F36" w14:textId="624EF941" w:rsidR="00C53083" w:rsidRPr="00452837" w:rsidDel="00DB2637" w:rsidRDefault="00C53083">
            <w:pPr>
              <w:spacing w:line="480" w:lineRule="auto"/>
              <w:ind w:firstLine="706"/>
              <w:jc w:val="both"/>
              <w:rPr>
                <w:del w:id="1362" w:author="Paredes, Juan A." w:date="2020-09-09T10:28:00Z"/>
                <w:rFonts w:ascii="Times New Roman" w:eastAsia="Times New Roman" w:hAnsi="Times New Roman" w:cs="Times New Roman"/>
                <w:sz w:val="20"/>
                <w:szCs w:val="18"/>
                <w:lang w:eastAsia="es-ES"/>
              </w:rPr>
              <w:pPrChange w:id="1363" w:author="Paredes, Juan A." w:date="2020-09-09T10:28:00Z">
                <w:pPr>
                  <w:spacing w:line="480" w:lineRule="auto"/>
                  <w:jc w:val="center"/>
                </w:pPr>
              </w:pPrChange>
            </w:pPr>
            <w:del w:id="1364" w:author="Paredes, Juan A." w:date="2020-09-09T10:28:00Z">
              <w:r w:rsidRPr="00452837" w:rsidDel="00DB2637">
                <w:rPr>
                  <w:rFonts w:ascii="Times New Roman" w:eastAsia="Times New Roman" w:hAnsi="Times New Roman" w:cs="Times New Roman"/>
                  <w:sz w:val="20"/>
                  <w:szCs w:val="18"/>
                  <w:lang w:eastAsia="es-ES"/>
                </w:rPr>
                <w:delText>0.44</w:delText>
              </w:r>
            </w:del>
          </w:p>
        </w:tc>
        <w:tc>
          <w:tcPr>
            <w:tcW w:w="356" w:type="pct"/>
            <w:tcBorders>
              <w:top w:val="nil"/>
              <w:left w:val="nil"/>
              <w:bottom w:val="nil"/>
              <w:right w:val="nil"/>
            </w:tcBorders>
            <w:shd w:val="clear" w:color="000000" w:fill="FFFFFF"/>
            <w:vAlign w:val="center"/>
            <w:hideMark/>
          </w:tcPr>
          <w:p w14:paraId="72C385E2" w14:textId="49761EC5" w:rsidR="00C53083" w:rsidRPr="00452837" w:rsidDel="00DB2637" w:rsidRDefault="00C53083">
            <w:pPr>
              <w:spacing w:line="480" w:lineRule="auto"/>
              <w:ind w:firstLine="706"/>
              <w:jc w:val="both"/>
              <w:rPr>
                <w:del w:id="1365" w:author="Paredes, Juan A." w:date="2020-09-09T10:28:00Z"/>
                <w:rFonts w:ascii="Times New Roman" w:eastAsia="Times New Roman" w:hAnsi="Times New Roman" w:cs="Times New Roman"/>
                <w:sz w:val="20"/>
                <w:szCs w:val="18"/>
                <w:lang w:eastAsia="es-ES"/>
              </w:rPr>
              <w:pPrChange w:id="1366" w:author="Paredes, Juan A." w:date="2020-09-09T10:28:00Z">
                <w:pPr>
                  <w:spacing w:line="480" w:lineRule="auto"/>
                  <w:jc w:val="center"/>
                </w:pPr>
              </w:pPrChange>
            </w:pPr>
            <w:del w:id="1367" w:author="Paredes, Juan A." w:date="2020-09-09T10:28:00Z">
              <w:r w:rsidRPr="00452837" w:rsidDel="00DB2637">
                <w:rPr>
                  <w:rFonts w:ascii="Times New Roman" w:eastAsia="Times New Roman" w:hAnsi="Times New Roman" w:cs="Times New Roman"/>
                  <w:sz w:val="20"/>
                  <w:szCs w:val="18"/>
                  <w:lang w:eastAsia="es-ES"/>
                </w:rPr>
                <w:delText>0.41</w:delText>
              </w:r>
            </w:del>
          </w:p>
        </w:tc>
        <w:tc>
          <w:tcPr>
            <w:tcW w:w="356" w:type="pct"/>
            <w:tcBorders>
              <w:top w:val="nil"/>
              <w:left w:val="nil"/>
              <w:bottom w:val="nil"/>
              <w:right w:val="nil"/>
            </w:tcBorders>
            <w:shd w:val="clear" w:color="000000" w:fill="FFFFFF"/>
            <w:vAlign w:val="center"/>
            <w:hideMark/>
          </w:tcPr>
          <w:p w14:paraId="51F422F1" w14:textId="3D6EEEED" w:rsidR="00C53083" w:rsidRPr="00452837" w:rsidDel="00DB2637" w:rsidRDefault="00C53083">
            <w:pPr>
              <w:spacing w:line="480" w:lineRule="auto"/>
              <w:ind w:firstLine="706"/>
              <w:jc w:val="both"/>
              <w:rPr>
                <w:del w:id="1368" w:author="Paredes, Juan A." w:date="2020-09-09T10:28:00Z"/>
                <w:rFonts w:ascii="Times New Roman" w:eastAsia="Times New Roman" w:hAnsi="Times New Roman" w:cs="Times New Roman"/>
                <w:sz w:val="20"/>
                <w:szCs w:val="18"/>
                <w:lang w:eastAsia="es-ES"/>
              </w:rPr>
              <w:pPrChange w:id="1369" w:author="Paredes, Juan A." w:date="2020-09-09T10:28:00Z">
                <w:pPr>
                  <w:spacing w:line="480" w:lineRule="auto"/>
                  <w:jc w:val="center"/>
                </w:pPr>
              </w:pPrChange>
            </w:pPr>
            <w:del w:id="1370" w:author="Paredes, Juan A." w:date="2020-09-09T10:28:00Z">
              <w:r w:rsidRPr="00452837" w:rsidDel="00DB2637">
                <w:rPr>
                  <w:rFonts w:ascii="Times New Roman" w:eastAsia="Times New Roman" w:hAnsi="Times New Roman" w:cs="Times New Roman"/>
                  <w:sz w:val="20"/>
                  <w:szCs w:val="18"/>
                  <w:lang w:eastAsia="es-ES"/>
                </w:rPr>
                <w:delText>0.46</w:delText>
              </w:r>
            </w:del>
          </w:p>
        </w:tc>
        <w:tc>
          <w:tcPr>
            <w:tcW w:w="287" w:type="pct"/>
            <w:tcBorders>
              <w:top w:val="nil"/>
              <w:left w:val="nil"/>
              <w:bottom w:val="nil"/>
              <w:right w:val="nil"/>
            </w:tcBorders>
            <w:shd w:val="clear" w:color="000000" w:fill="FFFFFF"/>
            <w:vAlign w:val="center"/>
          </w:tcPr>
          <w:p w14:paraId="1DED4A80" w14:textId="5E11A7D7" w:rsidR="00C53083" w:rsidRPr="00452837" w:rsidDel="00DB2637" w:rsidRDefault="00C53083">
            <w:pPr>
              <w:spacing w:line="480" w:lineRule="auto"/>
              <w:ind w:firstLine="706"/>
              <w:jc w:val="both"/>
              <w:rPr>
                <w:del w:id="1371" w:author="Paredes, Juan A." w:date="2020-09-09T10:28:00Z"/>
                <w:rFonts w:ascii="Times New Roman" w:eastAsia="Times New Roman" w:hAnsi="Times New Roman" w:cs="Times New Roman"/>
                <w:sz w:val="20"/>
                <w:szCs w:val="18"/>
                <w:lang w:eastAsia="es-ES"/>
              </w:rPr>
              <w:pPrChange w:id="1372" w:author="Paredes, Juan A." w:date="2020-09-09T10:28:00Z">
                <w:pPr>
                  <w:spacing w:line="480" w:lineRule="auto"/>
                  <w:jc w:val="center"/>
                </w:pPr>
              </w:pPrChange>
            </w:pPr>
            <w:del w:id="1373" w:author="Paredes, Juan A." w:date="2020-09-09T10:28:00Z">
              <w:r w:rsidRPr="00452837" w:rsidDel="00DB2637">
                <w:rPr>
                  <w:rFonts w:ascii="Times New Roman" w:eastAsia="Times New Roman" w:hAnsi="Times New Roman" w:cs="Times New Roman"/>
                  <w:sz w:val="20"/>
                  <w:szCs w:val="18"/>
                  <w:lang w:eastAsia="es-ES"/>
                </w:rPr>
                <w:delText>-</w:delText>
              </w:r>
            </w:del>
          </w:p>
        </w:tc>
      </w:tr>
      <w:tr w:rsidR="00C53083" w:rsidRPr="00452837" w:rsidDel="00DB2637" w14:paraId="4DE2B502" w14:textId="101075FA" w:rsidTr="00C53083">
        <w:trPr>
          <w:trHeight w:val="330"/>
          <w:jc w:val="center"/>
          <w:del w:id="1374" w:author="Paredes, Juan A." w:date="2020-09-09T10:28:00Z"/>
        </w:trPr>
        <w:tc>
          <w:tcPr>
            <w:tcW w:w="927" w:type="pct"/>
            <w:gridSpan w:val="2"/>
            <w:tcBorders>
              <w:top w:val="nil"/>
              <w:left w:val="nil"/>
              <w:bottom w:val="single" w:sz="8" w:space="0" w:color="auto"/>
              <w:right w:val="nil"/>
            </w:tcBorders>
            <w:shd w:val="clear" w:color="000000" w:fill="FFFFFF"/>
            <w:vAlign w:val="center"/>
            <w:hideMark/>
          </w:tcPr>
          <w:p w14:paraId="168E3A74" w14:textId="340B0E84" w:rsidR="00C53083" w:rsidRPr="00452837" w:rsidDel="00DB2637" w:rsidRDefault="00C53083">
            <w:pPr>
              <w:spacing w:line="480" w:lineRule="auto"/>
              <w:ind w:firstLine="706"/>
              <w:jc w:val="both"/>
              <w:rPr>
                <w:del w:id="1375" w:author="Paredes, Juan A." w:date="2020-09-09T10:28:00Z"/>
                <w:rFonts w:ascii="Times New Roman" w:eastAsia="Times New Roman" w:hAnsi="Times New Roman" w:cs="Times New Roman"/>
                <w:sz w:val="20"/>
                <w:szCs w:val="18"/>
                <w:lang w:eastAsia="es-ES"/>
              </w:rPr>
              <w:pPrChange w:id="1376" w:author="Paredes, Juan A." w:date="2020-09-09T10:28:00Z">
                <w:pPr>
                  <w:spacing w:line="480" w:lineRule="auto"/>
                  <w:jc w:val="center"/>
                </w:pPr>
              </w:pPrChange>
            </w:pPr>
            <w:del w:id="1377" w:author="Paredes, Juan A." w:date="2020-09-09T10:28:00Z">
              <w:r w:rsidRPr="00452837" w:rsidDel="00DB2637">
                <w:rPr>
                  <w:rFonts w:ascii="Times New Roman" w:eastAsia="Times New Roman" w:hAnsi="Times New Roman" w:cs="Times New Roman"/>
                  <w:sz w:val="20"/>
                  <w:szCs w:val="18"/>
                  <w:lang w:eastAsia="es-ES"/>
                </w:rPr>
                <w:delText>Check</w:delText>
              </w:r>
            </w:del>
          </w:p>
        </w:tc>
        <w:tc>
          <w:tcPr>
            <w:tcW w:w="337" w:type="pct"/>
            <w:tcBorders>
              <w:top w:val="nil"/>
              <w:left w:val="nil"/>
              <w:bottom w:val="single" w:sz="8" w:space="0" w:color="auto"/>
              <w:right w:val="nil"/>
            </w:tcBorders>
            <w:shd w:val="clear" w:color="000000" w:fill="FFFFFF"/>
            <w:vAlign w:val="center"/>
            <w:hideMark/>
          </w:tcPr>
          <w:p w14:paraId="69651FE6" w14:textId="0C2235D5" w:rsidR="00C53083" w:rsidRPr="00452837" w:rsidDel="00DB2637" w:rsidRDefault="00C53083">
            <w:pPr>
              <w:spacing w:line="480" w:lineRule="auto"/>
              <w:ind w:firstLine="706"/>
              <w:jc w:val="both"/>
              <w:rPr>
                <w:del w:id="1378" w:author="Paredes, Juan A." w:date="2020-09-09T10:28:00Z"/>
                <w:rFonts w:ascii="Times New Roman" w:eastAsia="Times New Roman" w:hAnsi="Times New Roman" w:cs="Times New Roman"/>
                <w:sz w:val="20"/>
                <w:szCs w:val="18"/>
                <w:lang w:eastAsia="es-ES"/>
              </w:rPr>
              <w:pPrChange w:id="1379" w:author="Paredes, Juan A." w:date="2020-09-09T10:28:00Z">
                <w:pPr>
                  <w:spacing w:line="480" w:lineRule="auto"/>
                  <w:jc w:val="center"/>
                </w:pPr>
              </w:pPrChange>
            </w:pPr>
            <w:del w:id="1380" w:author="Paredes, Juan A." w:date="2020-09-09T10:28:00Z">
              <w:r w:rsidRPr="00452837" w:rsidDel="00DB2637">
                <w:rPr>
                  <w:rFonts w:ascii="Times New Roman" w:eastAsia="Times New Roman" w:hAnsi="Times New Roman" w:cs="Times New Roman"/>
                  <w:sz w:val="20"/>
                  <w:szCs w:val="18"/>
                  <w:lang w:eastAsia="es-ES"/>
                </w:rPr>
                <w:delText>0.39</w:delText>
              </w:r>
            </w:del>
          </w:p>
        </w:tc>
        <w:tc>
          <w:tcPr>
            <w:tcW w:w="366" w:type="pct"/>
            <w:tcBorders>
              <w:top w:val="nil"/>
              <w:left w:val="nil"/>
              <w:bottom w:val="single" w:sz="8" w:space="0" w:color="auto"/>
              <w:right w:val="nil"/>
            </w:tcBorders>
            <w:shd w:val="clear" w:color="000000" w:fill="FFFFFF"/>
            <w:vAlign w:val="center"/>
            <w:hideMark/>
          </w:tcPr>
          <w:p w14:paraId="67859764" w14:textId="150CE947" w:rsidR="00C53083" w:rsidRPr="00452837" w:rsidDel="00DB2637" w:rsidRDefault="00C53083">
            <w:pPr>
              <w:spacing w:line="480" w:lineRule="auto"/>
              <w:ind w:firstLine="706"/>
              <w:jc w:val="both"/>
              <w:rPr>
                <w:del w:id="1381" w:author="Paredes, Juan A." w:date="2020-09-09T10:28:00Z"/>
                <w:rFonts w:ascii="Times New Roman" w:eastAsia="Times New Roman" w:hAnsi="Times New Roman" w:cs="Times New Roman"/>
                <w:sz w:val="20"/>
                <w:szCs w:val="18"/>
                <w:lang w:eastAsia="es-ES"/>
              </w:rPr>
              <w:pPrChange w:id="1382" w:author="Paredes, Juan A." w:date="2020-09-09T10:28:00Z">
                <w:pPr>
                  <w:spacing w:line="480" w:lineRule="auto"/>
                  <w:jc w:val="center"/>
                </w:pPr>
              </w:pPrChange>
            </w:pPr>
            <w:del w:id="1383" w:author="Paredes, Juan A." w:date="2020-09-09T10:28:00Z">
              <w:r w:rsidRPr="00452837" w:rsidDel="00DB2637">
                <w:rPr>
                  <w:rFonts w:ascii="Times New Roman" w:eastAsia="Times New Roman" w:hAnsi="Times New Roman" w:cs="Times New Roman"/>
                  <w:sz w:val="20"/>
                  <w:szCs w:val="18"/>
                  <w:lang w:eastAsia="es-ES"/>
                </w:rPr>
                <w:delText>0.36</w:delText>
              </w:r>
            </w:del>
          </w:p>
        </w:tc>
        <w:tc>
          <w:tcPr>
            <w:tcW w:w="366" w:type="pct"/>
            <w:tcBorders>
              <w:top w:val="nil"/>
              <w:left w:val="nil"/>
              <w:bottom w:val="single" w:sz="8" w:space="0" w:color="auto"/>
              <w:right w:val="nil"/>
            </w:tcBorders>
            <w:shd w:val="clear" w:color="000000" w:fill="FFFFFF"/>
            <w:vAlign w:val="center"/>
            <w:hideMark/>
          </w:tcPr>
          <w:p w14:paraId="0B0DB332" w14:textId="15D504E1" w:rsidR="00C53083" w:rsidRPr="00452837" w:rsidDel="00DB2637" w:rsidRDefault="00C53083">
            <w:pPr>
              <w:spacing w:line="480" w:lineRule="auto"/>
              <w:ind w:firstLine="706"/>
              <w:jc w:val="both"/>
              <w:rPr>
                <w:del w:id="1384" w:author="Paredes, Juan A." w:date="2020-09-09T10:28:00Z"/>
                <w:rFonts w:ascii="Times New Roman" w:eastAsia="Times New Roman" w:hAnsi="Times New Roman" w:cs="Times New Roman"/>
                <w:sz w:val="20"/>
                <w:szCs w:val="18"/>
                <w:lang w:eastAsia="es-ES"/>
              </w:rPr>
              <w:pPrChange w:id="1385" w:author="Paredes, Juan A." w:date="2020-09-09T10:28:00Z">
                <w:pPr>
                  <w:spacing w:line="480" w:lineRule="auto"/>
                  <w:jc w:val="center"/>
                </w:pPr>
              </w:pPrChange>
            </w:pPr>
            <w:del w:id="1386" w:author="Paredes, Juan A." w:date="2020-09-09T10:28:00Z">
              <w:r w:rsidRPr="00452837" w:rsidDel="00DB2637">
                <w:rPr>
                  <w:rFonts w:ascii="Times New Roman" w:eastAsia="Times New Roman" w:hAnsi="Times New Roman" w:cs="Times New Roman"/>
                  <w:sz w:val="20"/>
                  <w:szCs w:val="18"/>
                  <w:lang w:eastAsia="es-ES"/>
                </w:rPr>
                <w:delText>0.42</w:delText>
              </w:r>
            </w:del>
          </w:p>
        </w:tc>
        <w:tc>
          <w:tcPr>
            <w:tcW w:w="283" w:type="pct"/>
            <w:tcBorders>
              <w:top w:val="nil"/>
              <w:left w:val="nil"/>
              <w:bottom w:val="single" w:sz="8" w:space="0" w:color="auto"/>
              <w:right w:val="nil"/>
            </w:tcBorders>
            <w:shd w:val="clear" w:color="000000" w:fill="FFFFFF"/>
            <w:vAlign w:val="center"/>
          </w:tcPr>
          <w:p w14:paraId="27A02CCE" w14:textId="4258BA8B" w:rsidR="00C53083" w:rsidRPr="00452837" w:rsidDel="00DB2637" w:rsidRDefault="00C53083">
            <w:pPr>
              <w:spacing w:line="480" w:lineRule="auto"/>
              <w:ind w:firstLine="706"/>
              <w:jc w:val="both"/>
              <w:rPr>
                <w:del w:id="1387" w:author="Paredes, Juan A." w:date="2020-09-09T10:28:00Z"/>
                <w:rFonts w:ascii="Times New Roman" w:eastAsia="Times New Roman" w:hAnsi="Times New Roman" w:cs="Times New Roman"/>
                <w:sz w:val="20"/>
                <w:szCs w:val="18"/>
                <w:lang w:eastAsia="es-ES"/>
              </w:rPr>
              <w:pPrChange w:id="1388" w:author="Paredes, Juan A." w:date="2020-09-09T10:28:00Z">
                <w:pPr>
                  <w:spacing w:line="480" w:lineRule="auto"/>
                  <w:jc w:val="center"/>
                </w:pPr>
              </w:pPrChange>
            </w:pPr>
            <w:del w:id="1389" w:author="Paredes, Juan A." w:date="2020-09-09T10:28:00Z">
              <w:r w:rsidRPr="00452837" w:rsidDel="00DB2637">
                <w:rPr>
                  <w:rFonts w:ascii="Times New Roman" w:eastAsia="Times New Roman" w:hAnsi="Times New Roman" w:cs="Times New Roman"/>
                  <w:sz w:val="20"/>
                  <w:szCs w:val="18"/>
                  <w:lang w:eastAsia="es-ES"/>
                </w:rPr>
                <w:delText>-</w:delText>
              </w:r>
            </w:del>
          </w:p>
        </w:tc>
        <w:tc>
          <w:tcPr>
            <w:tcW w:w="333" w:type="pct"/>
            <w:tcBorders>
              <w:top w:val="nil"/>
              <w:left w:val="nil"/>
              <w:bottom w:val="single" w:sz="8" w:space="0" w:color="auto"/>
              <w:right w:val="nil"/>
            </w:tcBorders>
            <w:shd w:val="clear" w:color="000000" w:fill="FFFFFF"/>
            <w:vAlign w:val="center"/>
          </w:tcPr>
          <w:p w14:paraId="46E391AF" w14:textId="60F92EBA" w:rsidR="00C53083" w:rsidRPr="00452837" w:rsidDel="00DB2637" w:rsidRDefault="00C53083">
            <w:pPr>
              <w:spacing w:line="480" w:lineRule="auto"/>
              <w:ind w:firstLine="706"/>
              <w:jc w:val="both"/>
              <w:rPr>
                <w:del w:id="1390" w:author="Paredes, Juan A." w:date="2020-09-09T10:28:00Z"/>
                <w:rFonts w:ascii="Times New Roman" w:eastAsia="Times New Roman" w:hAnsi="Times New Roman" w:cs="Times New Roman"/>
                <w:sz w:val="20"/>
                <w:szCs w:val="18"/>
                <w:lang w:eastAsia="es-ES"/>
              </w:rPr>
              <w:pPrChange w:id="1391" w:author="Paredes, Juan A." w:date="2020-09-09T10:28:00Z">
                <w:pPr>
                  <w:spacing w:line="480" w:lineRule="auto"/>
                  <w:jc w:val="center"/>
                </w:pPr>
              </w:pPrChange>
            </w:pPr>
          </w:p>
        </w:tc>
        <w:tc>
          <w:tcPr>
            <w:tcW w:w="953" w:type="pct"/>
            <w:tcBorders>
              <w:top w:val="nil"/>
              <w:left w:val="nil"/>
              <w:bottom w:val="single" w:sz="8" w:space="0" w:color="auto"/>
              <w:right w:val="nil"/>
            </w:tcBorders>
            <w:shd w:val="clear" w:color="000000" w:fill="FFFFFF"/>
            <w:vAlign w:val="center"/>
            <w:hideMark/>
          </w:tcPr>
          <w:p w14:paraId="2358BEEB" w14:textId="718E5A17" w:rsidR="00C53083" w:rsidRPr="00452837" w:rsidDel="00DB2637" w:rsidRDefault="00C53083">
            <w:pPr>
              <w:spacing w:line="480" w:lineRule="auto"/>
              <w:ind w:firstLine="706"/>
              <w:jc w:val="both"/>
              <w:rPr>
                <w:del w:id="1392" w:author="Paredes, Juan A." w:date="2020-09-09T10:28:00Z"/>
                <w:rFonts w:ascii="Times New Roman" w:eastAsia="Times New Roman" w:hAnsi="Times New Roman" w:cs="Times New Roman"/>
                <w:sz w:val="20"/>
                <w:szCs w:val="18"/>
                <w:lang w:eastAsia="es-ES"/>
              </w:rPr>
              <w:pPrChange w:id="1393" w:author="Paredes, Juan A." w:date="2020-09-09T10:28:00Z">
                <w:pPr>
                  <w:spacing w:line="480" w:lineRule="auto"/>
                  <w:jc w:val="center"/>
                </w:pPr>
              </w:pPrChange>
            </w:pPr>
            <w:del w:id="1394" w:author="Paredes, Juan A." w:date="2020-09-09T10:28:00Z">
              <w:r w:rsidRPr="00452837" w:rsidDel="00DB2637">
                <w:rPr>
                  <w:rFonts w:ascii="Times New Roman" w:eastAsia="Times New Roman" w:hAnsi="Times New Roman" w:cs="Times New Roman"/>
                  <w:sz w:val="20"/>
                  <w:szCs w:val="18"/>
                  <w:lang w:eastAsia="es-ES"/>
                </w:rPr>
                <w:delText>Tebuconazole</w:delText>
              </w:r>
            </w:del>
          </w:p>
        </w:tc>
        <w:tc>
          <w:tcPr>
            <w:tcW w:w="436" w:type="pct"/>
            <w:tcBorders>
              <w:top w:val="nil"/>
              <w:left w:val="nil"/>
              <w:bottom w:val="single" w:sz="8" w:space="0" w:color="auto"/>
              <w:right w:val="nil"/>
            </w:tcBorders>
            <w:shd w:val="clear" w:color="000000" w:fill="FFFFFF"/>
            <w:vAlign w:val="center"/>
            <w:hideMark/>
          </w:tcPr>
          <w:p w14:paraId="1EA0F6C5" w14:textId="0F5B161C" w:rsidR="00C53083" w:rsidRPr="00452837" w:rsidDel="00DB2637" w:rsidRDefault="00C53083">
            <w:pPr>
              <w:spacing w:line="480" w:lineRule="auto"/>
              <w:ind w:firstLine="706"/>
              <w:jc w:val="both"/>
              <w:rPr>
                <w:del w:id="1395" w:author="Paredes, Juan A." w:date="2020-09-09T10:28:00Z"/>
                <w:rFonts w:ascii="Times New Roman" w:eastAsia="Times New Roman" w:hAnsi="Times New Roman" w:cs="Times New Roman"/>
                <w:sz w:val="20"/>
                <w:szCs w:val="18"/>
                <w:lang w:eastAsia="es-ES"/>
              </w:rPr>
              <w:pPrChange w:id="1396" w:author="Paredes, Juan A." w:date="2020-09-09T10:28:00Z">
                <w:pPr>
                  <w:spacing w:line="480" w:lineRule="auto"/>
                  <w:jc w:val="center"/>
                </w:pPr>
              </w:pPrChange>
            </w:pPr>
            <w:del w:id="1397" w:author="Paredes, Juan A." w:date="2020-09-09T10:28:00Z">
              <w:r w:rsidRPr="00452837" w:rsidDel="00DB2637">
                <w:rPr>
                  <w:rFonts w:ascii="Times New Roman" w:eastAsia="Times New Roman" w:hAnsi="Times New Roman" w:cs="Times New Roman"/>
                  <w:sz w:val="20"/>
                  <w:szCs w:val="18"/>
                  <w:lang w:eastAsia="es-ES"/>
                </w:rPr>
                <w:delText>0.45</w:delText>
              </w:r>
            </w:del>
          </w:p>
        </w:tc>
        <w:tc>
          <w:tcPr>
            <w:tcW w:w="356" w:type="pct"/>
            <w:tcBorders>
              <w:top w:val="nil"/>
              <w:left w:val="nil"/>
              <w:bottom w:val="single" w:sz="8" w:space="0" w:color="auto"/>
              <w:right w:val="nil"/>
            </w:tcBorders>
            <w:shd w:val="clear" w:color="000000" w:fill="FFFFFF"/>
            <w:vAlign w:val="center"/>
            <w:hideMark/>
          </w:tcPr>
          <w:p w14:paraId="20279C4A" w14:textId="2F589EBB" w:rsidR="00C53083" w:rsidRPr="00452837" w:rsidDel="00DB2637" w:rsidRDefault="00C53083">
            <w:pPr>
              <w:spacing w:line="480" w:lineRule="auto"/>
              <w:ind w:firstLine="706"/>
              <w:jc w:val="both"/>
              <w:rPr>
                <w:del w:id="1398" w:author="Paredes, Juan A." w:date="2020-09-09T10:28:00Z"/>
                <w:rFonts w:ascii="Times New Roman" w:eastAsia="Times New Roman" w:hAnsi="Times New Roman" w:cs="Times New Roman"/>
                <w:sz w:val="20"/>
                <w:szCs w:val="18"/>
                <w:lang w:eastAsia="es-ES"/>
              </w:rPr>
              <w:pPrChange w:id="1399" w:author="Paredes, Juan A." w:date="2020-09-09T10:28:00Z">
                <w:pPr>
                  <w:spacing w:line="480" w:lineRule="auto"/>
                  <w:jc w:val="center"/>
                </w:pPr>
              </w:pPrChange>
            </w:pPr>
            <w:del w:id="1400" w:author="Paredes, Juan A." w:date="2020-09-09T10:28:00Z">
              <w:r w:rsidRPr="00452837" w:rsidDel="00DB2637">
                <w:rPr>
                  <w:rFonts w:ascii="Times New Roman" w:eastAsia="Times New Roman" w:hAnsi="Times New Roman" w:cs="Times New Roman"/>
                  <w:sz w:val="20"/>
                  <w:szCs w:val="18"/>
                  <w:lang w:eastAsia="es-ES"/>
                </w:rPr>
                <w:delText>0.42</w:delText>
              </w:r>
            </w:del>
          </w:p>
        </w:tc>
        <w:tc>
          <w:tcPr>
            <w:tcW w:w="356" w:type="pct"/>
            <w:tcBorders>
              <w:top w:val="nil"/>
              <w:left w:val="nil"/>
              <w:bottom w:val="single" w:sz="8" w:space="0" w:color="auto"/>
              <w:right w:val="nil"/>
            </w:tcBorders>
            <w:shd w:val="clear" w:color="000000" w:fill="FFFFFF"/>
            <w:vAlign w:val="center"/>
            <w:hideMark/>
          </w:tcPr>
          <w:p w14:paraId="2AA3899E" w14:textId="2EA7FB29" w:rsidR="00C53083" w:rsidRPr="00452837" w:rsidDel="00DB2637" w:rsidRDefault="00C53083">
            <w:pPr>
              <w:spacing w:line="480" w:lineRule="auto"/>
              <w:ind w:firstLine="706"/>
              <w:jc w:val="both"/>
              <w:rPr>
                <w:del w:id="1401" w:author="Paredes, Juan A." w:date="2020-09-09T10:28:00Z"/>
                <w:rFonts w:ascii="Times New Roman" w:eastAsia="Times New Roman" w:hAnsi="Times New Roman" w:cs="Times New Roman"/>
                <w:sz w:val="20"/>
                <w:szCs w:val="18"/>
                <w:lang w:eastAsia="es-ES"/>
              </w:rPr>
              <w:pPrChange w:id="1402" w:author="Paredes, Juan A." w:date="2020-09-09T10:28:00Z">
                <w:pPr>
                  <w:spacing w:line="480" w:lineRule="auto"/>
                  <w:jc w:val="center"/>
                </w:pPr>
              </w:pPrChange>
            </w:pPr>
            <w:del w:id="1403" w:author="Paredes, Juan A." w:date="2020-09-09T10:28:00Z">
              <w:r w:rsidRPr="00452837" w:rsidDel="00DB2637">
                <w:rPr>
                  <w:rFonts w:ascii="Times New Roman" w:eastAsia="Times New Roman" w:hAnsi="Times New Roman" w:cs="Times New Roman"/>
                  <w:sz w:val="20"/>
                  <w:szCs w:val="18"/>
                  <w:lang w:eastAsia="es-ES"/>
                </w:rPr>
                <w:delText>0.48</w:delText>
              </w:r>
            </w:del>
          </w:p>
        </w:tc>
        <w:tc>
          <w:tcPr>
            <w:tcW w:w="287" w:type="pct"/>
            <w:tcBorders>
              <w:top w:val="nil"/>
              <w:left w:val="nil"/>
              <w:bottom w:val="single" w:sz="8" w:space="0" w:color="auto"/>
              <w:right w:val="nil"/>
            </w:tcBorders>
            <w:shd w:val="clear" w:color="000000" w:fill="FFFFFF"/>
            <w:vAlign w:val="center"/>
          </w:tcPr>
          <w:p w14:paraId="5EE337DB" w14:textId="2BA9117B" w:rsidR="00C53083" w:rsidRPr="00452837" w:rsidDel="00DB2637" w:rsidRDefault="00C53083">
            <w:pPr>
              <w:spacing w:line="480" w:lineRule="auto"/>
              <w:ind w:firstLine="706"/>
              <w:jc w:val="both"/>
              <w:rPr>
                <w:del w:id="1404" w:author="Paredes, Juan A." w:date="2020-09-09T10:28:00Z"/>
                <w:rFonts w:ascii="Times New Roman" w:eastAsia="Times New Roman" w:hAnsi="Times New Roman" w:cs="Times New Roman"/>
                <w:sz w:val="20"/>
                <w:szCs w:val="18"/>
                <w:lang w:eastAsia="es-ES"/>
              </w:rPr>
              <w:pPrChange w:id="1405" w:author="Paredes, Juan A." w:date="2020-09-09T10:28:00Z">
                <w:pPr>
                  <w:spacing w:line="480" w:lineRule="auto"/>
                  <w:jc w:val="center"/>
                </w:pPr>
              </w:pPrChange>
            </w:pPr>
            <w:del w:id="1406" w:author="Paredes, Juan A." w:date="2020-09-09T10:28:00Z">
              <w:r w:rsidRPr="00452837" w:rsidDel="00DB2637">
                <w:rPr>
                  <w:rFonts w:ascii="Times New Roman" w:eastAsia="Times New Roman" w:hAnsi="Times New Roman" w:cs="Times New Roman"/>
                  <w:sz w:val="20"/>
                  <w:szCs w:val="18"/>
                  <w:lang w:eastAsia="es-ES"/>
                </w:rPr>
                <w:delText>0</w:delText>
              </w:r>
            </w:del>
          </w:p>
        </w:tc>
      </w:tr>
    </w:tbl>
    <w:p w14:paraId="755F29A3" w14:textId="3292B70A" w:rsidR="00C53083" w:rsidRPr="00452837" w:rsidDel="00DB2637" w:rsidRDefault="00C53083">
      <w:pPr>
        <w:spacing w:line="480" w:lineRule="auto"/>
        <w:ind w:firstLine="706"/>
        <w:jc w:val="both"/>
        <w:rPr>
          <w:del w:id="1407" w:author="Paredes, Juan A." w:date="2020-09-09T10:28:00Z"/>
          <w:rFonts w:ascii="Times New Roman" w:hAnsi="Times New Roman" w:cs="Times New Roman"/>
        </w:rPr>
        <w:pPrChange w:id="1408" w:author="Paredes, Juan A." w:date="2020-09-09T10:28:00Z">
          <w:pPr>
            <w:spacing w:line="480" w:lineRule="auto"/>
            <w:jc w:val="both"/>
          </w:pPr>
        </w:pPrChange>
      </w:pPr>
      <w:del w:id="1409" w:author="Paredes, Juan A." w:date="2020-09-09T10:28:00Z">
        <w:r w:rsidRPr="00452837" w:rsidDel="00DB2637">
          <w:rPr>
            <w:rFonts w:ascii="Times New Roman" w:hAnsi="Times New Roman" w:cs="Times New Roman"/>
            <w:vertAlign w:val="superscript"/>
          </w:rPr>
          <w:delText>a</w:delText>
        </w:r>
        <w:r w:rsidRPr="00452837" w:rsidDel="00DB2637">
          <w:rPr>
            <w:rFonts w:ascii="Times New Roman" w:hAnsi="Times New Roman" w:cs="Times New Roman"/>
          </w:rPr>
          <w:delText xml:space="preserve"> Mean of the proportion of </w:delText>
        </w:r>
        <w:r w:rsidRPr="00452837" w:rsidDel="00DB2637">
          <w:rPr>
            <w:rFonts w:ascii="Times New Roman" w:hAnsi="Times New Roman" w:cs="Times New Roman"/>
            <w:color w:val="000000"/>
          </w:rPr>
          <w:delText xml:space="preserve">severely damaged pods (disease class 3 and 4) </w:delText>
        </w:r>
        <w:r w:rsidRPr="00452837" w:rsidDel="00DB2637">
          <w:rPr>
            <w:rFonts w:ascii="Times New Roman" w:hAnsi="Times New Roman" w:cs="Times New Roman"/>
          </w:rPr>
          <w:delText xml:space="preserve"> </w:delText>
        </w:r>
      </w:del>
    </w:p>
    <w:p w14:paraId="5ECD4321" w14:textId="08A4A243" w:rsidR="00C53083" w:rsidRPr="00452837" w:rsidDel="00DB2637" w:rsidRDefault="00C53083">
      <w:pPr>
        <w:spacing w:line="480" w:lineRule="auto"/>
        <w:ind w:firstLine="706"/>
        <w:jc w:val="both"/>
        <w:rPr>
          <w:del w:id="1410" w:author="Paredes, Juan A." w:date="2020-09-09T10:28:00Z"/>
          <w:rFonts w:ascii="Times New Roman" w:hAnsi="Times New Roman" w:cs="Times New Roman"/>
        </w:rPr>
        <w:pPrChange w:id="1411" w:author="Paredes, Juan A." w:date="2020-09-09T10:28:00Z">
          <w:pPr>
            <w:spacing w:line="480" w:lineRule="auto"/>
            <w:jc w:val="both"/>
          </w:pPr>
        </w:pPrChange>
      </w:pPr>
      <w:del w:id="1412" w:author="Paredes, Juan A." w:date="2020-09-09T10:28:00Z">
        <w:r w:rsidRPr="00452837" w:rsidDel="00DB2637">
          <w:rPr>
            <w:rFonts w:ascii="Times New Roman" w:hAnsi="Times New Roman" w:cs="Times New Roman"/>
            <w:vertAlign w:val="superscript"/>
          </w:rPr>
          <w:delText>b</w:delText>
        </w:r>
        <w:r w:rsidRPr="00452837" w:rsidDel="00DB2637">
          <w:rPr>
            <w:rFonts w:ascii="Times New Roman" w:hAnsi="Times New Roman" w:cs="Times New Roman"/>
          </w:rPr>
          <w:delText xml:space="preserve"> Lower (CL</w:delText>
        </w:r>
        <w:r w:rsidRPr="00452837" w:rsidDel="00DB2637">
          <w:rPr>
            <w:rFonts w:ascii="Times New Roman" w:hAnsi="Times New Roman" w:cs="Times New Roman"/>
            <w:vertAlign w:val="subscript"/>
          </w:rPr>
          <w:delText>L</w:delText>
        </w:r>
        <w:r w:rsidRPr="00452837" w:rsidDel="00DB2637">
          <w:rPr>
            <w:rFonts w:ascii="Times New Roman" w:hAnsi="Times New Roman" w:cs="Times New Roman"/>
          </w:rPr>
          <w:delText>) and upper (CL</w:delText>
        </w:r>
        <w:r w:rsidRPr="00452837" w:rsidDel="00DB2637">
          <w:rPr>
            <w:rFonts w:ascii="Times New Roman" w:hAnsi="Times New Roman" w:cs="Times New Roman"/>
            <w:vertAlign w:val="subscript"/>
          </w:rPr>
          <w:delText>U</w:delText>
        </w:r>
        <w:r w:rsidRPr="00452837" w:rsidDel="00DB2637">
          <w:rPr>
            <w:rFonts w:ascii="Times New Roman" w:hAnsi="Times New Roman" w:cs="Times New Roman"/>
          </w:rPr>
          <w:delText xml:space="preserve">) limits of 95% confidence interval around SDP </w:delText>
        </w:r>
      </w:del>
    </w:p>
    <w:p w14:paraId="03953F01" w14:textId="35BFA323" w:rsidR="00C53083" w:rsidRPr="00452837" w:rsidDel="00DB2637" w:rsidRDefault="00C53083">
      <w:pPr>
        <w:spacing w:line="480" w:lineRule="auto"/>
        <w:ind w:firstLine="706"/>
        <w:jc w:val="both"/>
        <w:rPr>
          <w:del w:id="1413" w:author="Paredes, Juan A." w:date="2020-09-09T10:28:00Z"/>
          <w:rFonts w:ascii="Times New Roman" w:hAnsi="Times New Roman" w:cs="Times New Roman"/>
        </w:rPr>
        <w:pPrChange w:id="1414" w:author="Paredes, Juan A." w:date="2020-09-09T10:28:00Z">
          <w:pPr>
            <w:spacing w:line="480" w:lineRule="auto"/>
            <w:jc w:val="both"/>
          </w:pPr>
        </w:pPrChange>
      </w:pPr>
      <w:del w:id="1415" w:author="Paredes, Juan A." w:date="2020-09-09T10:28:00Z">
        <w:r w:rsidRPr="00452837" w:rsidDel="00DB2637">
          <w:rPr>
            <w:rFonts w:ascii="Times New Roman" w:hAnsi="Times New Roman" w:cs="Times New Roman"/>
            <w:vertAlign w:val="superscript"/>
          </w:rPr>
          <w:delText xml:space="preserve">c </w:delText>
        </w:r>
        <w:r w:rsidRPr="00452837" w:rsidDel="00DB2637">
          <w:rPr>
            <w:rFonts w:ascii="Times New Roman" w:hAnsi="Times New Roman" w:cs="Times New Roman"/>
          </w:rPr>
          <w:delText xml:space="preserve">Percentages of control efficiency of active ingredients calculated in relation to the untreated check treatment. </w:delText>
        </w:r>
      </w:del>
    </w:p>
    <w:p w14:paraId="105E3F4A" w14:textId="0C981D82" w:rsidR="00303948" w:rsidRPr="00452837" w:rsidDel="00DB2637" w:rsidRDefault="00303948">
      <w:pPr>
        <w:spacing w:line="480" w:lineRule="auto"/>
        <w:ind w:firstLine="706"/>
        <w:jc w:val="both"/>
        <w:rPr>
          <w:del w:id="1416" w:author="Paredes, Juan A." w:date="2020-09-09T10:28:00Z"/>
          <w:rFonts w:ascii="Times New Roman" w:eastAsia="Times New Roman" w:hAnsi="Times New Roman" w:cs="Times New Roman"/>
          <w:color w:val="000000"/>
          <w:lang w:eastAsia="es-ES"/>
        </w:rPr>
        <w:pPrChange w:id="1417" w:author="Paredes, Juan A." w:date="2020-09-09T10:28:00Z">
          <w:pPr>
            <w:pStyle w:val="Caption"/>
            <w:spacing w:after="0" w:line="480" w:lineRule="auto"/>
            <w:jc w:val="both"/>
          </w:pPr>
        </w:pPrChange>
      </w:pPr>
      <w:del w:id="1418" w:author="Paredes, Juan A." w:date="2020-09-09T10:28:00Z">
        <w:r w:rsidRPr="00452837" w:rsidDel="00DB2637">
          <w:rPr>
            <w:rPrChange w:id="1419" w:author="WN" w:date="2020-09-13T17:33:00Z">
              <w:rPr>
                <w:noProof/>
              </w:rPr>
            </w:rPrChange>
          </w:rPr>
          <w:drawing>
            <wp:inline distT="0" distB="0" distL="0" distR="0" wp14:anchorId="6BE40115" wp14:editId="6F7BEC2E">
              <wp:extent cx="2888950" cy="23774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8950" cy="2377440"/>
                      </a:xfrm>
                      <a:prstGeom prst="rect">
                        <a:avLst/>
                      </a:prstGeom>
                      <a:noFill/>
                      <a:ln>
                        <a:noFill/>
                      </a:ln>
                    </pic:spPr>
                  </pic:pic>
                </a:graphicData>
              </a:graphic>
            </wp:inline>
          </w:drawing>
        </w:r>
        <w:r w:rsidRPr="00452837" w:rsidDel="00DB2637">
          <w:rPr>
            <w:rPrChange w:id="1420" w:author="WN" w:date="2020-09-13T17:33:00Z">
              <w:rPr>
                <w:noProof/>
              </w:rPr>
            </w:rPrChange>
          </w:rPr>
          <w:drawing>
            <wp:inline distT="0" distB="0" distL="0" distR="0" wp14:anchorId="1AAC8C35" wp14:editId="7BA7EBFA">
              <wp:extent cx="2888950" cy="2377440"/>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8950" cy="2377440"/>
                      </a:xfrm>
                      <a:prstGeom prst="rect">
                        <a:avLst/>
                      </a:prstGeom>
                      <a:noFill/>
                      <a:ln>
                        <a:noFill/>
                      </a:ln>
                    </pic:spPr>
                  </pic:pic>
                </a:graphicData>
              </a:graphic>
            </wp:inline>
          </w:drawing>
        </w:r>
      </w:del>
    </w:p>
    <w:p w14:paraId="13C106B1" w14:textId="768305CE" w:rsidR="001230C2" w:rsidRPr="00452837" w:rsidDel="00DB2637" w:rsidRDefault="00303948">
      <w:pPr>
        <w:spacing w:line="480" w:lineRule="auto"/>
        <w:ind w:firstLine="706"/>
        <w:jc w:val="both"/>
        <w:rPr>
          <w:del w:id="1421" w:author="Paredes, Juan A." w:date="2020-09-09T10:28:00Z"/>
          <w:rFonts w:ascii="Times New Roman" w:eastAsia="Times New Roman" w:hAnsi="Times New Roman" w:cs="Times New Roman"/>
          <w:color w:val="000000"/>
          <w:vertAlign w:val="subscript"/>
          <w:lang w:eastAsia="es-ES"/>
        </w:rPr>
        <w:pPrChange w:id="1422" w:author="Paredes, Juan A." w:date="2020-09-09T10:28:00Z">
          <w:pPr>
            <w:pStyle w:val="Caption"/>
            <w:spacing w:after="0" w:line="480" w:lineRule="auto"/>
            <w:jc w:val="both"/>
          </w:pPr>
        </w:pPrChange>
      </w:pPr>
      <w:del w:id="1423" w:author="Paredes, Juan A." w:date="2020-09-09T10:28:00Z">
        <w:r w:rsidRPr="00452837" w:rsidDel="00DB2637">
          <w:rPr>
            <w:rFonts w:ascii="Times New Roman" w:eastAsia="Times New Roman" w:hAnsi="Times New Roman" w:cs="Times New Roman"/>
            <w:b/>
            <w:bCs/>
            <w:color w:val="000000"/>
            <w:lang w:eastAsia="es-ES"/>
          </w:rPr>
          <w:delText xml:space="preserve">Figure </w:delText>
        </w:r>
        <w:r w:rsidR="008024FA" w:rsidRPr="00452837" w:rsidDel="00DB2637">
          <w:rPr>
            <w:rFonts w:ascii="Times New Roman" w:eastAsia="Times New Roman" w:hAnsi="Times New Roman" w:cs="Times New Roman"/>
            <w:b/>
            <w:bCs/>
            <w:color w:val="000000"/>
            <w:lang w:eastAsia="es-ES"/>
          </w:rPr>
          <w:delText>4</w:delText>
        </w:r>
        <w:r w:rsidRPr="00452837" w:rsidDel="00DB2637">
          <w:rPr>
            <w:rFonts w:ascii="Times New Roman" w:eastAsia="Times New Roman" w:hAnsi="Times New Roman" w:cs="Times New Roman"/>
            <w:b/>
            <w:bCs/>
            <w:color w:val="000000"/>
            <w:lang w:eastAsia="es-ES"/>
          </w:rPr>
          <w:delText>. Proportion of severely damaged pods for different active ingredients used for the control of peanut smut on field experiments in 2015 and 2016</w:delText>
        </w:r>
        <w:r w:rsidRPr="00452837" w:rsidDel="00DB2637">
          <w:rPr>
            <w:rFonts w:ascii="Times New Roman" w:eastAsia="Times New Roman" w:hAnsi="Times New Roman" w:cs="Times New Roman"/>
            <w:b/>
            <w:bCs/>
            <w:color w:val="000000"/>
            <w:vertAlign w:val="subscript"/>
            <w:lang w:eastAsia="es-ES"/>
          </w:rPr>
          <w:delText>.</w:delText>
        </w:r>
      </w:del>
    </w:p>
    <w:p w14:paraId="302F8618" w14:textId="77777777" w:rsidR="00D1653C" w:rsidRPr="00452837" w:rsidRDefault="00D1653C">
      <w:pPr>
        <w:spacing w:line="480" w:lineRule="auto"/>
        <w:ind w:firstLine="706"/>
        <w:jc w:val="both"/>
        <w:rPr>
          <w:rFonts w:ascii="Times New Roman" w:eastAsia="Times New Roman" w:hAnsi="Times New Roman" w:cs="Times New Roman"/>
          <w:b/>
          <w:bCs/>
          <w:color w:val="000000"/>
          <w:sz w:val="24"/>
          <w:szCs w:val="24"/>
        </w:rPr>
        <w:pPrChange w:id="1424" w:author="Paredes, Juan A." w:date="2020-09-09T10:28:00Z">
          <w:pPr>
            <w:tabs>
              <w:tab w:val="left" w:pos="8820"/>
            </w:tabs>
            <w:spacing w:line="480" w:lineRule="auto"/>
            <w:jc w:val="both"/>
            <w:outlineLvl w:val="1"/>
          </w:pPr>
        </w:pPrChange>
      </w:pPr>
    </w:p>
    <w:p w14:paraId="3C6D7DD1" w14:textId="3613C9BF" w:rsidR="000732BE" w:rsidRPr="00452837" w:rsidRDefault="000732BE" w:rsidP="007E2063">
      <w:pPr>
        <w:tabs>
          <w:tab w:val="left" w:pos="8820"/>
        </w:tabs>
        <w:spacing w:line="480" w:lineRule="auto"/>
        <w:jc w:val="both"/>
        <w:outlineLvl w:val="1"/>
        <w:rPr>
          <w:rFonts w:ascii="Times New Roman" w:eastAsia="Times New Roman" w:hAnsi="Times New Roman" w:cs="Times New Roman"/>
          <w:b/>
          <w:bCs/>
          <w:color w:val="000000"/>
          <w:sz w:val="24"/>
          <w:szCs w:val="24"/>
        </w:rPr>
      </w:pPr>
      <w:r w:rsidRPr="00452837">
        <w:rPr>
          <w:rFonts w:ascii="Times New Roman" w:eastAsia="Times New Roman" w:hAnsi="Times New Roman" w:cs="Times New Roman"/>
          <w:b/>
          <w:bCs/>
          <w:color w:val="000000"/>
          <w:sz w:val="24"/>
          <w:szCs w:val="24"/>
        </w:rPr>
        <w:t>3.</w:t>
      </w:r>
      <w:r w:rsidR="001230C2" w:rsidRPr="00452837">
        <w:rPr>
          <w:rFonts w:ascii="Times New Roman" w:eastAsia="Times New Roman" w:hAnsi="Times New Roman" w:cs="Times New Roman"/>
          <w:b/>
          <w:bCs/>
          <w:color w:val="000000"/>
          <w:sz w:val="24"/>
          <w:szCs w:val="24"/>
        </w:rPr>
        <w:t>3</w:t>
      </w:r>
      <w:r w:rsidRPr="00452837">
        <w:rPr>
          <w:rFonts w:ascii="Times New Roman" w:eastAsia="Times New Roman" w:hAnsi="Times New Roman" w:cs="Times New Roman"/>
          <w:b/>
          <w:bCs/>
          <w:color w:val="000000"/>
          <w:sz w:val="24"/>
          <w:szCs w:val="24"/>
        </w:rPr>
        <w:t>. Multivariate analysis</w:t>
      </w:r>
    </w:p>
    <w:p w14:paraId="4F8082C8" w14:textId="26B24969" w:rsidR="000732BE" w:rsidRPr="00452837" w:rsidRDefault="000732BE" w:rsidP="007E2063">
      <w:pPr>
        <w:spacing w:line="480" w:lineRule="auto"/>
        <w:ind w:firstLine="700"/>
        <w:jc w:val="both"/>
        <w:rPr>
          <w:rFonts w:ascii="Times New Roman" w:eastAsia="Times New Roman" w:hAnsi="Times New Roman" w:cs="Times New Roman"/>
          <w:sz w:val="24"/>
          <w:szCs w:val="24"/>
        </w:rPr>
      </w:pPr>
      <w:r w:rsidRPr="00452837">
        <w:rPr>
          <w:rFonts w:ascii="Times New Roman" w:eastAsia="Times New Roman" w:hAnsi="Times New Roman" w:cs="Times New Roman"/>
          <w:color w:val="000000"/>
          <w:sz w:val="24"/>
          <w:szCs w:val="24"/>
        </w:rPr>
        <w:lastRenderedPageBreak/>
        <w:t>The multivariate analysis allowed us to integrate all the trial</w:t>
      </w:r>
      <w:del w:id="1425" w:author="WN" w:date="2020-09-13T10:39:00Z">
        <w:r w:rsidRPr="00452837" w:rsidDel="000E3BA6">
          <w:rPr>
            <w:rFonts w:ascii="Times New Roman" w:eastAsia="Times New Roman" w:hAnsi="Times New Roman" w:cs="Times New Roman"/>
            <w:color w:val="000000"/>
            <w:sz w:val="24"/>
            <w:szCs w:val="24"/>
          </w:rPr>
          <w:delText>s</w:delText>
        </w:r>
      </w:del>
      <w:r w:rsidRPr="00452837">
        <w:rPr>
          <w:rFonts w:ascii="Times New Roman" w:eastAsia="Times New Roman" w:hAnsi="Times New Roman" w:cs="Times New Roman"/>
          <w:color w:val="000000"/>
          <w:sz w:val="24"/>
          <w:szCs w:val="24"/>
        </w:rPr>
        <w:t xml:space="preserve"> results: two independent principal components (PC) accounted for 76.5% of the total variation (56.2% and 20.3% for </w:t>
      </w:r>
      <w:del w:id="1426" w:author="WN" w:date="2020-09-13T17:26:00Z">
        <w:r w:rsidRPr="00452837" w:rsidDel="00452837">
          <w:rPr>
            <w:rFonts w:ascii="Times New Roman" w:eastAsia="Times New Roman" w:hAnsi="Times New Roman" w:cs="Times New Roman"/>
            <w:color w:val="000000"/>
            <w:sz w:val="24"/>
            <w:szCs w:val="24"/>
          </w:rPr>
          <w:delText xml:space="preserve">the </w:delText>
        </w:r>
      </w:del>
      <w:r w:rsidRPr="00452837">
        <w:rPr>
          <w:rFonts w:ascii="Times New Roman" w:eastAsia="Times New Roman" w:hAnsi="Times New Roman" w:cs="Times New Roman"/>
          <w:color w:val="000000"/>
          <w:sz w:val="24"/>
          <w:szCs w:val="24"/>
        </w:rPr>
        <w:t>PC1 and PC2</w:t>
      </w:r>
      <w:ins w:id="1427" w:author="WN" w:date="2020-09-13T10:39:00Z">
        <w:r w:rsidR="000E3BA6" w:rsidRPr="00452837">
          <w:rPr>
            <w:rFonts w:ascii="Times New Roman" w:eastAsia="Times New Roman" w:hAnsi="Times New Roman" w:cs="Times New Roman"/>
            <w:color w:val="000000"/>
            <w:sz w:val="24"/>
            <w:szCs w:val="24"/>
          </w:rPr>
          <w:t>,</w:t>
        </w:r>
      </w:ins>
      <w:r w:rsidRPr="00452837">
        <w:rPr>
          <w:rFonts w:ascii="Times New Roman" w:eastAsia="Times New Roman" w:hAnsi="Times New Roman" w:cs="Times New Roman"/>
          <w:color w:val="000000"/>
          <w:sz w:val="24"/>
          <w:szCs w:val="24"/>
        </w:rPr>
        <w:t xml:space="preserve"> respectively). PC1 (horizontal </w:t>
      </w:r>
      <w:commentRangeStart w:id="1428"/>
      <w:r w:rsidRPr="00452837">
        <w:rPr>
          <w:rFonts w:ascii="Times New Roman" w:eastAsia="Times New Roman" w:hAnsi="Times New Roman" w:cs="Times New Roman"/>
          <w:color w:val="000000"/>
          <w:sz w:val="24"/>
          <w:szCs w:val="24"/>
        </w:rPr>
        <w:t>axe</w:t>
      </w:r>
      <w:commentRangeEnd w:id="1428"/>
      <w:r w:rsidR="000E3BA6" w:rsidRPr="00452837">
        <w:rPr>
          <w:rStyle w:val="CommentReference"/>
        </w:rPr>
        <w:commentReference w:id="1428"/>
      </w:r>
      <w:r w:rsidRPr="00452837">
        <w:rPr>
          <w:rFonts w:ascii="Times New Roman" w:eastAsia="Times New Roman" w:hAnsi="Times New Roman" w:cs="Times New Roman"/>
          <w:color w:val="000000"/>
          <w:sz w:val="24"/>
          <w:szCs w:val="24"/>
        </w:rPr>
        <w:t>) represented the control efficacy values in the field plot</w:t>
      </w:r>
      <w:del w:id="1429" w:author="WN" w:date="2020-09-13T10:39:00Z">
        <w:r w:rsidRPr="00452837" w:rsidDel="000E3BA6">
          <w:rPr>
            <w:rFonts w:ascii="Times New Roman" w:eastAsia="Times New Roman" w:hAnsi="Times New Roman" w:cs="Times New Roman"/>
            <w:color w:val="000000"/>
            <w:sz w:val="24"/>
            <w:szCs w:val="24"/>
          </w:rPr>
          <w:delText>s</w:delText>
        </w:r>
      </w:del>
      <w:r w:rsidRPr="00452837">
        <w:rPr>
          <w:rFonts w:ascii="Times New Roman" w:eastAsia="Times New Roman" w:hAnsi="Times New Roman" w:cs="Times New Roman"/>
          <w:color w:val="000000"/>
          <w:sz w:val="24"/>
          <w:szCs w:val="24"/>
        </w:rPr>
        <w:t xml:space="preserve"> trials (with correlation coefficients of 0.86 and 0.77, in 2015 and 2016</w:t>
      </w:r>
      <w:ins w:id="1430" w:author="WN" w:date="2020-09-13T10:39:00Z">
        <w:r w:rsidR="000E3BA6" w:rsidRPr="00452837">
          <w:rPr>
            <w:rFonts w:ascii="Times New Roman" w:eastAsia="Times New Roman" w:hAnsi="Times New Roman" w:cs="Times New Roman"/>
            <w:color w:val="000000"/>
            <w:sz w:val="24"/>
            <w:szCs w:val="24"/>
          </w:rPr>
          <w:t>,</w:t>
        </w:r>
      </w:ins>
      <w:r w:rsidRPr="00452837">
        <w:rPr>
          <w:rFonts w:ascii="Times New Roman" w:eastAsia="Times New Roman" w:hAnsi="Times New Roman" w:cs="Times New Roman"/>
          <w:color w:val="000000"/>
          <w:sz w:val="24"/>
          <w:szCs w:val="24"/>
        </w:rPr>
        <w:t xml:space="preserve"> respectively) and pot</w:t>
      </w:r>
      <w:del w:id="1431" w:author="WN" w:date="2020-09-13T10:39:00Z">
        <w:r w:rsidRPr="00452837" w:rsidDel="000E3BA6">
          <w:rPr>
            <w:rFonts w:ascii="Times New Roman" w:eastAsia="Times New Roman" w:hAnsi="Times New Roman" w:cs="Times New Roman"/>
            <w:color w:val="000000"/>
            <w:sz w:val="24"/>
            <w:szCs w:val="24"/>
          </w:rPr>
          <w:delText>s</w:delText>
        </w:r>
      </w:del>
      <w:r w:rsidRPr="00452837">
        <w:rPr>
          <w:rFonts w:ascii="Times New Roman" w:eastAsia="Times New Roman" w:hAnsi="Times New Roman" w:cs="Times New Roman"/>
          <w:color w:val="000000"/>
          <w:sz w:val="24"/>
          <w:szCs w:val="24"/>
        </w:rPr>
        <w:t xml:space="preserve"> experiments (correlation coefficients </w:t>
      </w:r>
      <w:r w:rsidR="00C5000D" w:rsidRPr="00452837">
        <w:rPr>
          <w:rFonts w:ascii="Times New Roman" w:eastAsia="Times New Roman" w:hAnsi="Times New Roman" w:cs="Times New Roman"/>
          <w:color w:val="000000"/>
          <w:sz w:val="24"/>
          <w:szCs w:val="24"/>
        </w:rPr>
        <w:t xml:space="preserve">were </w:t>
      </w:r>
      <w:r w:rsidRPr="00452837">
        <w:rPr>
          <w:rFonts w:ascii="Times New Roman" w:eastAsia="Times New Roman" w:hAnsi="Times New Roman" w:cs="Times New Roman"/>
          <w:color w:val="000000"/>
          <w:sz w:val="24"/>
          <w:szCs w:val="24"/>
        </w:rPr>
        <w:t>0.83 and 0.73, in 2015 and 2016</w:t>
      </w:r>
      <w:ins w:id="1432" w:author="WN" w:date="2020-09-13T10:39:00Z">
        <w:r w:rsidR="000E3BA6" w:rsidRPr="00452837">
          <w:rPr>
            <w:rFonts w:ascii="Times New Roman" w:eastAsia="Times New Roman" w:hAnsi="Times New Roman" w:cs="Times New Roman"/>
            <w:color w:val="000000"/>
            <w:sz w:val="24"/>
            <w:szCs w:val="24"/>
          </w:rPr>
          <w:t>,</w:t>
        </w:r>
      </w:ins>
      <w:r w:rsidRPr="00452837">
        <w:rPr>
          <w:rFonts w:ascii="Times New Roman" w:eastAsia="Times New Roman" w:hAnsi="Times New Roman" w:cs="Times New Roman"/>
          <w:color w:val="000000"/>
          <w:sz w:val="24"/>
          <w:szCs w:val="24"/>
        </w:rPr>
        <w:t xml:space="preserve"> respectively). The further </w:t>
      </w:r>
      <w:ins w:id="1433" w:author="WN" w:date="2020-09-13T10:39:00Z">
        <w:r w:rsidR="000E3BA6" w:rsidRPr="00452837">
          <w:rPr>
            <w:rFonts w:ascii="Times New Roman" w:eastAsia="Times New Roman" w:hAnsi="Times New Roman" w:cs="Times New Roman"/>
            <w:color w:val="000000"/>
            <w:sz w:val="24"/>
            <w:szCs w:val="24"/>
          </w:rPr>
          <w:t>t</w:t>
        </w:r>
      </w:ins>
      <w:ins w:id="1434" w:author="WN" w:date="2020-09-13T10:40:00Z">
        <w:r w:rsidR="000E3BA6" w:rsidRPr="00452837">
          <w:rPr>
            <w:rFonts w:ascii="Times New Roman" w:eastAsia="Times New Roman" w:hAnsi="Times New Roman" w:cs="Times New Roman"/>
            <w:color w:val="000000"/>
            <w:sz w:val="24"/>
            <w:szCs w:val="24"/>
          </w:rPr>
          <w:t xml:space="preserve">o the </w:t>
        </w:r>
      </w:ins>
      <w:r w:rsidRPr="00452837">
        <w:rPr>
          <w:rFonts w:ascii="Times New Roman" w:eastAsia="Times New Roman" w:hAnsi="Times New Roman" w:cs="Times New Roman"/>
          <w:color w:val="000000"/>
          <w:sz w:val="24"/>
          <w:szCs w:val="24"/>
        </w:rPr>
        <w:t>right on the PC1-axis, the higher the efficacy control of the fungicide</w:t>
      </w:r>
      <w:r w:rsidR="00C5000D" w:rsidRPr="00452837">
        <w:rPr>
          <w:rFonts w:ascii="Times New Roman" w:eastAsia="Times New Roman" w:hAnsi="Times New Roman" w:cs="Times New Roman"/>
          <w:color w:val="000000"/>
          <w:sz w:val="24"/>
          <w:szCs w:val="24"/>
        </w:rPr>
        <w:t xml:space="preserve"> (Figure 5)</w:t>
      </w:r>
      <w:r w:rsidRPr="00452837">
        <w:rPr>
          <w:rFonts w:ascii="Times New Roman" w:eastAsia="Times New Roman" w:hAnsi="Times New Roman" w:cs="Times New Roman"/>
          <w:color w:val="000000"/>
          <w:sz w:val="24"/>
          <w:szCs w:val="24"/>
        </w:rPr>
        <w:t xml:space="preserve">. PC2 on the y-axis represented the EC50 values: the </w:t>
      </w:r>
      <w:ins w:id="1435" w:author="WN" w:date="2020-09-13T10:40:00Z">
        <w:r w:rsidR="000E3BA6" w:rsidRPr="00452837">
          <w:rPr>
            <w:rFonts w:ascii="Times New Roman" w:eastAsia="Times New Roman" w:hAnsi="Times New Roman" w:cs="Times New Roman"/>
            <w:color w:val="000000"/>
            <w:sz w:val="24"/>
            <w:szCs w:val="24"/>
          </w:rPr>
          <w:t>higher</w:t>
        </w:r>
      </w:ins>
      <w:del w:id="1436" w:author="WN" w:date="2020-09-13T10:40:00Z">
        <w:r w:rsidRPr="00452837" w:rsidDel="000E3BA6">
          <w:rPr>
            <w:rFonts w:ascii="Times New Roman" w:eastAsia="Times New Roman" w:hAnsi="Times New Roman" w:cs="Times New Roman"/>
            <w:color w:val="000000"/>
            <w:sz w:val="24"/>
            <w:szCs w:val="24"/>
          </w:rPr>
          <w:delText>upper</w:delText>
        </w:r>
      </w:del>
      <w:r w:rsidRPr="00452837">
        <w:rPr>
          <w:rFonts w:ascii="Times New Roman" w:eastAsia="Times New Roman" w:hAnsi="Times New Roman" w:cs="Times New Roman"/>
          <w:color w:val="000000"/>
          <w:sz w:val="24"/>
          <w:szCs w:val="24"/>
        </w:rPr>
        <w:t xml:space="preserve"> in the axis, the lower the </w:t>
      </w:r>
      <w:ins w:id="1437" w:author="WN" w:date="2020-09-13T17:26:00Z">
        <w:r w:rsidR="00452837" w:rsidRPr="00452837">
          <w:rPr>
            <w:rFonts w:ascii="Times New Roman" w:eastAsia="Times New Roman" w:hAnsi="Times New Roman" w:cs="Times New Roman"/>
            <w:color w:val="000000"/>
            <w:sz w:val="24"/>
            <w:szCs w:val="24"/>
          </w:rPr>
          <w:t xml:space="preserve">smut </w:t>
        </w:r>
      </w:ins>
      <w:r w:rsidRPr="00452837">
        <w:rPr>
          <w:rFonts w:ascii="Times New Roman" w:eastAsia="Times New Roman" w:hAnsi="Times New Roman" w:cs="Times New Roman"/>
          <w:color w:val="000000"/>
          <w:sz w:val="24"/>
          <w:szCs w:val="24"/>
        </w:rPr>
        <w:t xml:space="preserve">sensitivity </w:t>
      </w:r>
      <w:del w:id="1438" w:author="WN" w:date="2020-09-13T17:26:00Z">
        <w:r w:rsidRPr="00452837" w:rsidDel="00452837">
          <w:rPr>
            <w:rFonts w:ascii="Times New Roman" w:eastAsia="Times New Roman" w:hAnsi="Times New Roman" w:cs="Times New Roman"/>
            <w:color w:val="000000"/>
            <w:sz w:val="24"/>
            <w:szCs w:val="24"/>
          </w:rPr>
          <w:delText xml:space="preserve">of the smut </w:delText>
        </w:r>
      </w:del>
      <w:r w:rsidRPr="00452837">
        <w:rPr>
          <w:rFonts w:ascii="Times New Roman" w:eastAsia="Times New Roman" w:hAnsi="Times New Roman" w:cs="Times New Roman"/>
          <w:color w:val="000000"/>
          <w:sz w:val="24"/>
          <w:szCs w:val="24"/>
        </w:rPr>
        <w:t xml:space="preserve">to the fungicide. Considering </w:t>
      </w:r>
      <w:r w:rsidR="00F67F38" w:rsidRPr="00452837">
        <w:rPr>
          <w:rFonts w:ascii="Times New Roman" w:eastAsia="Times New Roman" w:hAnsi="Times New Roman" w:cs="Times New Roman"/>
          <w:color w:val="000000"/>
          <w:sz w:val="24"/>
          <w:szCs w:val="24"/>
        </w:rPr>
        <w:t>this coordinate</w:t>
      </w:r>
      <w:r w:rsidRPr="00452837">
        <w:rPr>
          <w:rFonts w:ascii="Times New Roman" w:eastAsia="Times New Roman" w:hAnsi="Times New Roman" w:cs="Times New Roman"/>
          <w:color w:val="000000"/>
          <w:sz w:val="24"/>
          <w:szCs w:val="24"/>
        </w:rPr>
        <w:t xml:space="preserve"> meaning, we may select as</w:t>
      </w:r>
      <w:bookmarkStart w:id="1439" w:name="_Hlk37828996"/>
      <w:r w:rsidRPr="00452837">
        <w:rPr>
          <w:rFonts w:ascii="Times New Roman" w:eastAsia="Times New Roman" w:hAnsi="Times New Roman" w:cs="Times New Roman"/>
          <w:color w:val="000000"/>
          <w:sz w:val="24"/>
          <w:szCs w:val="24"/>
        </w:rPr>
        <w:t xml:space="preserve"> </w:t>
      </w:r>
      <w:ins w:id="1440" w:author="WN" w:date="2020-09-13T17:26:00Z">
        <w:r w:rsidR="00452837" w:rsidRPr="00452837">
          <w:rPr>
            <w:rFonts w:ascii="Times New Roman" w:eastAsia="Times New Roman" w:hAnsi="Times New Roman" w:cs="Times New Roman"/>
            <w:color w:val="000000"/>
            <w:sz w:val="24"/>
            <w:szCs w:val="24"/>
          </w:rPr>
          <w:t xml:space="preserve">the </w:t>
        </w:r>
      </w:ins>
      <w:r w:rsidRPr="00452837">
        <w:rPr>
          <w:rFonts w:ascii="Times New Roman" w:eastAsia="Times New Roman" w:hAnsi="Times New Roman" w:cs="Times New Roman"/>
          <w:color w:val="000000"/>
          <w:sz w:val="24"/>
          <w:szCs w:val="24"/>
        </w:rPr>
        <w:t xml:space="preserve">best fungicides those </w:t>
      </w:r>
      <w:del w:id="1441" w:author="WN" w:date="2020-09-13T10:40:00Z">
        <w:r w:rsidRPr="00452837" w:rsidDel="000E3BA6">
          <w:rPr>
            <w:rFonts w:ascii="Times New Roman" w:eastAsia="Times New Roman" w:hAnsi="Times New Roman" w:cs="Times New Roman"/>
            <w:color w:val="000000"/>
            <w:sz w:val="24"/>
            <w:szCs w:val="24"/>
          </w:rPr>
          <w:delText xml:space="preserve">ones </w:delText>
        </w:r>
      </w:del>
      <w:r w:rsidRPr="00452837">
        <w:rPr>
          <w:rFonts w:ascii="Times New Roman" w:eastAsia="Times New Roman" w:hAnsi="Times New Roman" w:cs="Times New Roman"/>
          <w:color w:val="000000"/>
          <w:sz w:val="24"/>
          <w:szCs w:val="24"/>
        </w:rPr>
        <w:t>located in the right quadrants, and the lower as possibl</w:t>
      </w:r>
      <w:ins w:id="1442" w:author="WN" w:date="2020-09-13T10:40:00Z">
        <w:r w:rsidR="000E3BA6" w:rsidRPr="00452837">
          <w:rPr>
            <w:rFonts w:ascii="Times New Roman" w:eastAsia="Times New Roman" w:hAnsi="Times New Roman" w:cs="Times New Roman"/>
            <w:color w:val="000000"/>
            <w:sz w:val="24"/>
            <w:szCs w:val="24"/>
          </w:rPr>
          <w:t>y</w:t>
        </w:r>
      </w:ins>
      <w:del w:id="1443" w:author="WN" w:date="2020-09-13T10:40:00Z">
        <w:r w:rsidRPr="00452837" w:rsidDel="000E3BA6">
          <w:rPr>
            <w:rFonts w:ascii="Times New Roman" w:eastAsia="Times New Roman" w:hAnsi="Times New Roman" w:cs="Times New Roman"/>
            <w:color w:val="000000"/>
            <w:sz w:val="24"/>
            <w:szCs w:val="24"/>
          </w:rPr>
          <w:delText>e</w:delText>
        </w:r>
      </w:del>
      <w:r w:rsidRPr="00452837">
        <w:rPr>
          <w:rFonts w:ascii="Times New Roman" w:eastAsia="Times New Roman" w:hAnsi="Times New Roman" w:cs="Times New Roman"/>
          <w:color w:val="000000"/>
          <w:sz w:val="24"/>
          <w:szCs w:val="24"/>
        </w:rPr>
        <w:t>: azoxystrobin and picoxystrobin (QoI group)</w:t>
      </w:r>
      <w:ins w:id="1444" w:author="WN" w:date="2020-09-13T10:40:00Z">
        <w:r w:rsidR="000E3BA6" w:rsidRPr="00452837">
          <w:rPr>
            <w:rFonts w:ascii="Times New Roman" w:eastAsia="Times New Roman" w:hAnsi="Times New Roman" w:cs="Times New Roman"/>
            <w:color w:val="000000"/>
            <w:sz w:val="24"/>
            <w:szCs w:val="24"/>
          </w:rPr>
          <w:t>,</w:t>
        </w:r>
      </w:ins>
      <w:r w:rsidRPr="00452837">
        <w:rPr>
          <w:rFonts w:ascii="Times New Roman" w:eastAsia="Times New Roman" w:hAnsi="Times New Roman" w:cs="Times New Roman"/>
          <w:color w:val="000000"/>
          <w:sz w:val="24"/>
          <w:szCs w:val="24"/>
        </w:rPr>
        <w:t xml:space="preserve"> and cyproconazole and difenoconazole (DMI group).</w:t>
      </w:r>
    </w:p>
    <w:p w14:paraId="55B353AF" w14:textId="4FE4D861" w:rsidR="00C46D2B" w:rsidRPr="00452837" w:rsidRDefault="000732BE" w:rsidP="007E2063">
      <w:pPr>
        <w:spacing w:line="480" w:lineRule="auto"/>
        <w:ind w:firstLine="700"/>
        <w:jc w:val="both"/>
        <w:rPr>
          <w:rFonts w:ascii="Times New Roman" w:eastAsia="Times New Roman" w:hAnsi="Times New Roman" w:cs="Times New Roman"/>
          <w:color w:val="000000"/>
          <w:sz w:val="24"/>
          <w:szCs w:val="24"/>
        </w:rPr>
      </w:pPr>
      <w:r w:rsidRPr="00452837">
        <w:rPr>
          <w:rFonts w:ascii="Times New Roman" w:eastAsia="Times New Roman" w:hAnsi="Times New Roman" w:cs="Times New Roman"/>
          <w:color w:val="000000"/>
          <w:sz w:val="24"/>
          <w:szCs w:val="24"/>
        </w:rPr>
        <w:t>We observed that control efficacy in 2015 followed a similar trend in both type</w:t>
      </w:r>
      <w:r w:rsidR="00431FF7" w:rsidRPr="00452837">
        <w:rPr>
          <w:rFonts w:ascii="Times New Roman" w:eastAsia="Times New Roman" w:hAnsi="Times New Roman" w:cs="Times New Roman"/>
          <w:color w:val="000000"/>
          <w:sz w:val="24"/>
          <w:szCs w:val="24"/>
        </w:rPr>
        <w:t>s</w:t>
      </w:r>
      <w:r w:rsidRPr="00452837">
        <w:rPr>
          <w:rFonts w:ascii="Times New Roman" w:eastAsia="Times New Roman" w:hAnsi="Times New Roman" w:cs="Times New Roman"/>
          <w:color w:val="000000"/>
          <w:sz w:val="24"/>
          <w:szCs w:val="24"/>
        </w:rPr>
        <w:t xml:space="preserve"> of experiments (plant</w:t>
      </w:r>
      <w:r w:rsidR="00C5000D" w:rsidRPr="00452837">
        <w:rPr>
          <w:rFonts w:ascii="Times New Roman" w:eastAsia="Times New Roman" w:hAnsi="Times New Roman" w:cs="Times New Roman"/>
          <w:color w:val="000000"/>
          <w:sz w:val="24"/>
          <w:szCs w:val="24"/>
        </w:rPr>
        <w:t>s</w:t>
      </w:r>
      <w:r w:rsidRPr="00452837">
        <w:rPr>
          <w:rFonts w:ascii="Times New Roman" w:eastAsia="Times New Roman" w:hAnsi="Times New Roman" w:cs="Times New Roman"/>
          <w:color w:val="000000"/>
          <w:sz w:val="24"/>
          <w:szCs w:val="24"/>
        </w:rPr>
        <w:t xml:space="preserve"> grown in pots and field plots), but a weak correlation among both experimental types was observed</w:t>
      </w:r>
      <w:r w:rsidR="00C53083" w:rsidRPr="00452837">
        <w:rPr>
          <w:rFonts w:ascii="Times New Roman" w:eastAsia="Times New Roman" w:hAnsi="Times New Roman" w:cs="Times New Roman"/>
          <w:color w:val="000000"/>
          <w:sz w:val="24"/>
          <w:szCs w:val="24"/>
        </w:rPr>
        <w:t xml:space="preserve"> i</w:t>
      </w:r>
      <w:r w:rsidRPr="00452837">
        <w:rPr>
          <w:rFonts w:ascii="Times New Roman" w:eastAsia="Times New Roman" w:hAnsi="Times New Roman" w:cs="Times New Roman"/>
          <w:color w:val="000000"/>
          <w:sz w:val="24"/>
          <w:szCs w:val="24"/>
        </w:rPr>
        <w:t>n 2016.</w:t>
      </w:r>
    </w:p>
    <w:p w14:paraId="102613EB" w14:textId="4BA4A20E" w:rsidR="000732BE" w:rsidRPr="00452837" w:rsidDel="00DB2637" w:rsidRDefault="00C46D2B">
      <w:pPr>
        <w:spacing w:line="480" w:lineRule="auto"/>
        <w:rPr>
          <w:del w:id="1445" w:author="Paredes, Juan A." w:date="2020-09-09T10:28:00Z"/>
          <w:rFonts w:ascii="Times New Roman" w:eastAsia="Times New Roman" w:hAnsi="Times New Roman" w:cs="Times New Roman"/>
          <w:color w:val="000000"/>
          <w:sz w:val="24"/>
          <w:szCs w:val="24"/>
        </w:rPr>
      </w:pPr>
      <w:del w:id="1446" w:author="Paredes, Juan A." w:date="2020-09-09T10:28:00Z">
        <w:r w:rsidRPr="00452837" w:rsidDel="00DB2637">
          <w:rPr>
            <w:rPrChange w:id="1447" w:author="WN" w:date="2020-09-13T17:33:00Z">
              <w:rPr>
                <w:noProof/>
              </w:rPr>
            </w:rPrChange>
          </w:rPr>
          <w:drawing>
            <wp:inline distT="0" distB="0" distL="0" distR="0" wp14:anchorId="3F6D250F" wp14:editId="4841F6E0">
              <wp:extent cx="5829300" cy="3258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29300" cy="3258185"/>
                      </a:xfrm>
                      <a:prstGeom prst="rect">
                        <a:avLst/>
                      </a:prstGeom>
                      <a:noFill/>
                      <a:ln>
                        <a:noFill/>
                      </a:ln>
                    </pic:spPr>
                  </pic:pic>
                </a:graphicData>
              </a:graphic>
            </wp:inline>
          </w:drawing>
        </w:r>
      </w:del>
    </w:p>
    <w:p w14:paraId="3041704E" w14:textId="4238B5AB" w:rsidR="00A45623" w:rsidRPr="00452837" w:rsidDel="00DB2637" w:rsidRDefault="00A45623">
      <w:pPr>
        <w:spacing w:line="480" w:lineRule="auto"/>
        <w:rPr>
          <w:del w:id="1448" w:author="Paredes, Juan A." w:date="2020-09-09T10:28:00Z"/>
          <w:rFonts w:ascii="Times New Roman" w:eastAsia="Times New Roman" w:hAnsi="Times New Roman" w:cs="Times New Roman"/>
          <w:sz w:val="24"/>
          <w:szCs w:val="24"/>
        </w:rPr>
        <w:pPrChange w:id="1449" w:author="Paredes, Juan A." w:date="2020-09-09T10:28:00Z">
          <w:pPr>
            <w:spacing w:line="480" w:lineRule="auto"/>
            <w:jc w:val="both"/>
          </w:pPr>
        </w:pPrChange>
      </w:pPr>
      <w:del w:id="1450" w:author="Paredes, Juan A." w:date="2020-09-09T10:28:00Z">
        <w:r w:rsidRPr="00452837" w:rsidDel="00DB2637">
          <w:rPr>
            <w:rFonts w:ascii="Times New Roman" w:eastAsia="Times New Roman" w:hAnsi="Times New Roman" w:cs="Times New Roman"/>
            <w:sz w:val="24"/>
            <w:szCs w:val="24"/>
          </w:rPr>
          <w:delText xml:space="preserve">Figure 5. </w:delText>
        </w:r>
        <w:r w:rsidR="003F3DAB" w:rsidRPr="00452837" w:rsidDel="00DB2637">
          <w:rPr>
            <w:rFonts w:ascii="Times New Roman" w:eastAsia="Times New Roman" w:hAnsi="Times New Roman" w:cs="Times New Roman"/>
            <w:sz w:val="24"/>
            <w:szCs w:val="24"/>
          </w:rPr>
          <w:delText>B</w:delText>
        </w:r>
        <w:r w:rsidR="005F7981" w:rsidRPr="00452837" w:rsidDel="00DB2637">
          <w:rPr>
            <w:rFonts w:ascii="Times New Roman" w:eastAsia="Times New Roman" w:hAnsi="Times New Roman" w:cs="Times New Roman"/>
            <w:sz w:val="24"/>
            <w:szCs w:val="24"/>
          </w:rPr>
          <w:delText xml:space="preserve">iplot model showing </w:delText>
        </w:r>
        <w:r w:rsidR="00C5000D" w:rsidRPr="00452837" w:rsidDel="00DB2637">
          <w:rPr>
            <w:rFonts w:ascii="Times New Roman" w:eastAsia="Times New Roman" w:hAnsi="Times New Roman" w:cs="Times New Roman"/>
            <w:sz w:val="24"/>
            <w:szCs w:val="24"/>
          </w:rPr>
          <w:delText xml:space="preserve">the </w:delText>
        </w:r>
        <w:r w:rsidR="004A4C4A" w:rsidRPr="00452837" w:rsidDel="00DB2637">
          <w:rPr>
            <w:rFonts w:ascii="Times New Roman" w:eastAsia="Times New Roman" w:hAnsi="Times New Roman" w:cs="Times New Roman"/>
            <w:sz w:val="24"/>
            <w:szCs w:val="24"/>
          </w:rPr>
          <w:delText>relationship among</w:delText>
        </w:r>
        <w:r w:rsidR="005F7981" w:rsidRPr="00452837" w:rsidDel="00DB2637">
          <w:rPr>
            <w:rFonts w:ascii="Times New Roman" w:eastAsia="Times New Roman" w:hAnsi="Times New Roman" w:cs="Times New Roman"/>
            <w:sz w:val="24"/>
            <w:szCs w:val="24"/>
          </w:rPr>
          <w:delText xml:space="preserve"> fungicides </w:delText>
        </w:r>
        <w:r w:rsidR="004E3557" w:rsidRPr="00452837" w:rsidDel="00DB2637">
          <w:rPr>
            <w:rFonts w:ascii="Times New Roman" w:eastAsia="Times New Roman" w:hAnsi="Times New Roman" w:cs="Times New Roman"/>
            <w:color w:val="000000"/>
            <w:sz w:val="24"/>
            <w:szCs w:val="24"/>
          </w:rPr>
          <w:delText xml:space="preserve">(individuals, represented by points) </w:delText>
        </w:r>
        <w:r w:rsidR="004A4C4A" w:rsidRPr="00452837" w:rsidDel="00DB2637">
          <w:rPr>
            <w:rFonts w:ascii="Times New Roman" w:eastAsia="Times New Roman" w:hAnsi="Times New Roman" w:cs="Times New Roman"/>
            <w:sz w:val="24"/>
            <w:szCs w:val="24"/>
          </w:rPr>
          <w:delText xml:space="preserve">and </w:delText>
        </w:r>
        <w:r w:rsidR="004E3557" w:rsidRPr="00452837" w:rsidDel="00DB2637">
          <w:rPr>
            <w:rFonts w:ascii="Times New Roman" w:eastAsia="Times New Roman" w:hAnsi="Times New Roman" w:cs="Times New Roman"/>
            <w:color w:val="000000"/>
            <w:sz w:val="24"/>
            <w:szCs w:val="24"/>
          </w:rPr>
          <w:delText>their performance in each trial (variables, represented by vectors)</w:delText>
        </w:r>
        <w:r w:rsidR="00ED5B74" w:rsidRPr="00452837" w:rsidDel="00DB2637">
          <w:rPr>
            <w:rFonts w:ascii="Times New Roman" w:eastAsia="Times New Roman" w:hAnsi="Times New Roman" w:cs="Times New Roman"/>
            <w:sz w:val="24"/>
            <w:szCs w:val="24"/>
          </w:rPr>
          <w:delText>:</w:delText>
        </w:r>
        <w:r w:rsidR="005F7981" w:rsidRPr="00452837" w:rsidDel="00DB2637">
          <w:rPr>
            <w:rFonts w:ascii="Times New Roman" w:eastAsia="Times New Roman" w:hAnsi="Times New Roman" w:cs="Times New Roman"/>
            <w:sz w:val="24"/>
            <w:szCs w:val="24"/>
          </w:rPr>
          <w:delText xml:space="preserve"> </w:delText>
        </w:r>
        <w:r w:rsidR="00ED5B74" w:rsidRPr="00452837" w:rsidDel="00DB2637">
          <w:rPr>
            <w:rFonts w:ascii="Times New Roman" w:eastAsia="Times New Roman" w:hAnsi="Times New Roman" w:cs="Times New Roman"/>
            <w:i/>
            <w:iCs/>
            <w:sz w:val="24"/>
            <w:szCs w:val="24"/>
          </w:rPr>
          <w:delText>i</w:delText>
        </w:r>
        <w:r w:rsidR="004E3557" w:rsidRPr="00452837" w:rsidDel="00DB2637">
          <w:rPr>
            <w:rFonts w:ascii="Times New Roman" w:eastAsia="Times New Roman" w:hAnsi="Times New Roman" w:cs="Times New Roman"/>
            <w:i/>
            <w:iCs/>
            <w:sz w:val="24"/>
            <w:szCs w:val="24"/>
          </w:rPr>
          <w:delText>n vitro</w:delText>
        </w:r>
        <w:r w:rsidR="004E3557" w:rsidRPr="00452837" w:rsidDel="00DB2637">
          <w:rPr>
            <w:rFonts w:ascii="Times New Roman" w:eastAsia="Times New Roman" w:hAnsi="Times New Roman" w:cs="Times New Roman"/>
            <w:sz w:val="24"/>
            <w:szCs w:val="24"/>
          </w:rPr>
          <w:delText xml:space="preserve"> experiments and pot and field experiment in 2015 and 2016.</w:delText>
        </w:r>
      </w:del>
    </w:p>
    <w:bookmarkEnd w:id="1439"/>
    <w:p w14:paraId="2D8AD68A" w14:textId="77777777" w:rsidR="00C46D2B" w:rsidRPr="00452837" w:rsidRDefault="00C46D2B">
      <w:pPr>
        <w:spacing w:line="480" w:lineRule="auto"/>
        <w:rPr>
          <w:rFonts w:ascii="Times New Roman" w:eastAsia="Times New Roman" w:hAnsi="Times New Roman" w:cs="Times New Roman"/>
          <w:b/>
          <w:bCs/>
          <w:color w:val="000000"/>
          <w:kern w:val="36"/>
          <w:sz w:val="24"/>
          <w:szCs w:val="24"/>
        </w:rPr>
        <w:pPrChange w:id="1451" w:author="Paredes, Juan A." w:date="2020-09-09T10:28:00Z">
          <w:pPr>
            <w:spacing w:line="480" w:lineRule="auto"/>
            <w:jc w:val="both"/>
            <w:outlineLvl w:val="0"/>
          </w:pPr>
        </w:pPrChange>
      </w:pPr>
    </w:p>
    <w:p w14:paraId="1FD6C902" w14:textId="6144F57E" w:rsidR="000732BE" w:rsidRPr="00452837" w:rsidRDefault="000732BE" w:rsidP="007E2063">
      <w:pPr>
        <w:spacing w:line="480" w:lineRule="auto"/>
        <w:jc w:val="both"/>
        <w:outlineLvl w:val="0"/>
        <w:rPr>
          <w:rFonts w:ascii="Times New Roman" w:eastAsia="Times New Roman" w:hAnsi="Times New Roman" w:cs="Times New Roman"/>
          <w:b/>
          <w:bCs/>
          <w:kern w:val="36"/>
          <w:sz w:val="48"/>
          <w:szCs w:val="48"/>
        </w:rPr>
      </w:pPr>
      <w:r w:rsidRPr="00452837">
        <w:rPr>
          <w:rFonts w:ascii="Times New Roman" w:eastAsia="Times New Roman" w:hAnsi="Times New Roman" w:cs="Times New Roman"/>
          <w:b/>
          <w:bCs/>
          <w:color w:val="000000"/>
          <w:kern w:val="36"/>
          <w:sz w:val="24"/>
          <w:szCs w:val="24"/>
        </w:rPr>
        <w:t>4. Discussion</w:t>
      </w:r>
    </w:p>
    <w:p w14:paraId="6A07C39B" w14:textId="6719B474" w:rsidR="00ED5B74" w:rsidRPr="00452837" w:rsidRDefault="00ED5B74" w:rsidP="007E2063">
      <w:pPr>
        <w:spacing w:line="480" w:lineRule="auto"/>
        <w:ind w:firstLine="700"/>
        <w:jc w:val="both"/>
        <w:rPr>
          <w:rFonts w:ascii="Times New Roman" w:eastAsia="Times New Roman" w:hAnsi="Times New Roman" w:cs="Times New Roman"/>
          <w:color w:val="000000"/>
          <w:sz w:val="24"/>
          <w:szCs w:val="24"/>
        </w:rPr>
      </w:pPr>
      <w:r w:rsidRPr="00452837">
        <w:rPr>
          <w:rFonts w:ascii="Times New Roman" w:eastAsia="Times New Roman" w:hAnsi="Times New Roman" w:cs="Times New Roman"/>
          <w:color w:val="000000"/>
          <w:sz w:val="24"/>
          <w:szCs w:val="24"/>
        </w:rPr>
        <w:t xml:space="preserve">Since its re-emergence in 2006, peanut smut </w:t>
      </w:r>
      <w:r w:rsidR="00C5000D" w:rsidRPr="00452837">
        <w:rPr>
          <w:rFonts w:ascii="Times New Roman" w:eastAsia="Times New Roman" w:hAnsi="Times New Roman" w:cs="Times New Roman"/>
          <w:color w:val="000000"/>
          <w:sz w:val="24"/>
          <w:szCs w:val="24"/>
        </w:rPr>
        <w:t xml:space="preserve">has </w:t>
      </w:r>
      <w:r w:rsidRPr="00452837">
        <w:rPr>
          <w:rFonts w:ascii="Times New Roman" w:eastAsia="Times New Roman" w:hAnsi="Times New Roman" w:cs="Times New Roman"/>
          <w:color w:val="000000"/>
          <w:sz w:val="24"/>
          <w:szCs w:val="24"/>
        </w:rPr>
        <w:t>continue</w:t>
      </w:r>
      <w:r w:rsidR="00C5000D" w:rsidRPr="00452837">
        <w:rPr>
          <w:rFonts w:ascii="Times New Roman" w:eastAsia="Times New Roman" w:hAnsi="Times New Roman" w:cs="Times New Roman"/>
          <w:color w:val="000000"/>
          <w:sz w:val="24"/>
          <w:szCs w:val="24"/>
        </w:rPr>
        <w:t>d</w:t>
      </w:r>
      <w:r w:rsidRPr="00452837">
        <w:rPr>
          <w:rFonts w:ascii="Times New Roman" w:eastAsia="Times New Roman" w:hAnsi="Times New Roman" w:cs="Times New Roman"/>
          <w:color w:val="000000"/>
          <w:sz w:val="24"/>
          <w:szCs w:val="24"/>
        </w:rPr>
        <w:t xml:space="preserve"> increasing its prevalence and incidence in the main Argentine peanut-growing region, without good </w:t>
      </w:r>
      <w:commentRangeStart w:id="1452"/>
      <w:r w:rsidRPr="00452837">
        <w:rPr>
          <w:rFonts w:ascii="Times New Roman" w:eastAsia="Times New Roman" w:hAnsi="Times New Roman" w:cs="Times New Roman"/>
          <w:color w:val="000000"/>
          <w:sz w:val="24"/>
          <w:szCs w:val="24"/>
        </w:rPr>
        <w:t xml:space="preserve">perspectives </w:t>
      </w:r>
      <w:commentRangeEnd w:id="1452"/>
      <w:r w:rsidR="000E3BA6" w:rsidRPr="00452837">
        <w:rPr>
          <w:rStyle w:val="CommentReference"/>
        </w:rPr>
        <w:commentReference w:id="1452"/>
      </w:r>
      <w:r w:rsidRPr="00452837">
        <w:rPr>
          <w:rFonts w:ascii="Times New Roman" w:eastAsia="Times New Roman" w:hAnsi="Times New Roman" w:cs="Times New Roman"/>
          <w:color w:val="000000"/>
          <w:sz w:val="24"/>
          <w:szCs w:val="24"/>
        </w:rPr>
        <w:t xml:space="preserve">for the future due to the current absence of </w:t>
      </w:r>
      <w:r w:rsidR="00C5000D" w:rsidRPr="00452837">
        <w:rPr>
          <w:rFonts w:ascii="Times New Roman" w:eastAsia="Times New Roman" w:hAnsi="Times New Roman" w:cs="Times New Roman"/>
          <w:color w:val="000000"/>
          <w:sz w:val="24"/>
          <w:szCs w:val="24"/>
        </w:rPr>
        <w:t xml:space="preserve">adoption </w:t>
      </w:r>
      <w:r w:rsidRPr="00452837">
        <w:rPr>
          <w:rFonts w:ascii="Times New Roman" w:eastAsia="Times New Roman" w:hAnsi="Times New Roman" w:cs="Times New Roman"/>
          <w:color w:val="000000"/>
          <w:sz w:val="24"/>
          <w:szCs w:val="24"/>
        </w:rPr>
        <w:t xml:space="preserve">of management practices for controlling smut </w:t>
      </w:r>
      <w:r w:rsidR="00606EFE" w:rsidRPr="00452837">
        <w:rPr>
          <w:rFonts w:ascii="Times New Roman" w:eastAsia="Times New Roman" w:hAnsi="Times New Roman" w:cs="Times New Roman"/>
          <w:color w:val="000000"/>
          <w:sz w:val="24"/>
          <w:szCs w:val="24"/>
        </w:rPr>
        <w:fldChar w:fldCharType="begin" w:fldLock="1"/>
      </w:r>
      <w:r w:rsidR="00606EFE" w:rsidRPr="00452837">
        <w:rPr>
          <w:rFonts w:ascii="Times New Roman" w:eastAsia="Times New Roman" w:hAnsi="Times New Roman" w:cs="Times New Roman"/>
          <w:color w:val="000000"/>
          <w:sz w:val="24"/>
          <w:szCs w:val="24"/>
        </w:rPr>
        <w:instrText>ADDIN CSL_CITATION {"citationItems":[{"id":"ITEM-1","itemData":{"DOI":"10.1094/PDIS-09-16-1248-FE","ISSN":"0191-2917","abstract":"The center of origin of peanut is located in South America, specifically in southeastern Bolivia and northwestern Argentina, where its parental species are found in wild habits. Even though Argentina is only the seventh largest producer of peanut in the world (2% of global production), it is the leading exporter of edible grain and crushed (e.g., flour, butter, and oil) peanut products worldwide. Peanut production was moved to more southern areas of Cordoba in the early 1990s to avoid the consequences of production issues in the northern region. During this migration process, a new disease emerged in commercial plots: peanut smut caused by Thecaphora frezii. Peanut smut was first detected in the northern peanut producing areas in Córdoba Province, and then established on the central region where the main grain processing industries are located. Currently, the prevalence is 100% in Argentinian peanut area. This finding showed evidence that pathogens could also migrate along with peanut production activities and contaminate soil of new production areas.","author":[{"dropping-particle":"","family":"Rago","given":"Alejandro Mario","non-dropping-particle":"","parse-names":false,"suffix":""},{"dropping-particle":"","family":"Cazón","given":"Luis Ignacio","non-dropping-particle":"","parse-names":false,"suffix":""},{"dropping-particle":"","family":"Paredes","given":"Juan Andrés","non-dropping-particle":"","parse-names":false,"suffix":""},{"dropping-particle":"","family":"Molina","given":"Juan Pablo Edwards","non-dropping-particle":"","parse-names":false,"suffix":""},{"dropping-particle":"","family":"Conforto","given":"Erica Cinthia","non-dropping-particle":"","parse-names":false,"suffix":""},{"dropping-particle":"","family":"Bisonard","given":"Eduardo Matías","non-dropping-particle":"","parse-names":false,"suffix":""},{"dropping-particle":"","family":"Oddino","given":"Claudio","non-dropping-particle":"","parse-names":false,"suffix":""}],"container-title":"Plant Disease","id":"ITEM-1","issue":"3","issued":{"date-parts":[["2017","3"]]},"page":"400-408","title":"Peanut Smut: From an Emerging Disease to an Actual Threat to Argentine Peanut Production","type":"article-journal","volume":"101"},"uris":["http://www.mendeley.com/documents/?uuid=3691062a-21d4-4fbc-8e7c-e1726a291423"]}],"mendeley":{"formattedCitation":"(Rago et al., 2017)","plainTextFormattedCitation":"(Rago et al., 2017)","previouslyFormattedCitation":"(Rago et al., 2017)"},"properties":{"noteIndex":0},"schema":"https://github.com/citation-style-language/schema/raw/master/csl-citation.json"}</w:instrText>
      </w:r>
      <w:r w:rsidR="00606EFE" w:rsidRPr="00452837">
        <w:rPr>
          <w:rFonts w:ascii="Times New Roman" w:eastAsia="Times New Roman" w:hAnsi="Times New Roman" w:cs="Times New Roman"/>
          <w:color w:val="000000"/>
          <w:sz w:val="24"/>
          <w:szCs w:val="24"/>
        </w:rPr>
        <w:fldChar w:fldCharType="separate"/>
      </w:r>
      <w:r w:rsidR="00606EFE" w:rsidRPr="00452837">
        <w:rPr>
          <w:rFonts w:ascii="Times New Roman" w:eastAsia="Times New Roman" w:hAnsi="Times New Roman" w:cs="Times New Roman"/>
          <w:color w:val="000000"/>
          <w:sz w:val="24"/>
          <w:szCs w:val="24"/>
          <w:rPrChange w:id="1453" w:author="WN" w:date="2020-09-13T17:33:00Z">
            <w:rPr>
              <w:rFonts w:ascii="Times New Roman" w:eastAsia="Times New Roman" w:hAnsi="Times New Roman" w:cs="Times New Roman"/>
              <w:noProof/>
              <w:color w:val="000000"/>
              <w:sz w:val="24"/>
              <w:szCs w:val="24"/>
            </w:rPr>
          </w:rPrChange>
        </w:rPr>
        <w:t>(Rago et al., 2017)</w:t>
      </w:r>
      <w:r w:rsidR="00606EFE" w:rsidRPr="00452837">
        <w:rPr>
          <w:rFonts w:ascii="Times New Roman" w:eastAsia="Times New Roman" w:hAnsi="Times New Roman" w:cs="Times New Roman"/>
          <w:color w:val="000000"/>
          <w:sz w:val="24"/>
          <w:szCs w:val="24"/>
        </w:rPr>
        <w:fldChar w:fldCharType="end"/>
      </w:r>
      <w:r w:rsidRPr="00452837">
        <w:rPr>
          <w:rFonts w:ascii="Times New Roman" w:eastAsia="Times New Roman" w:hAnsi="Times New Roman" w:cs="Times New Roman"/>
          <w:color w:val="000000"/>
          <w:sz w:val="24"/>
          <w:szCs w:val="24"/>
        </w:rPr>
        <w:t>. By means of the present two-year fungicide-screening study</w:t>
      </w:r>
      <w:ins w:id="1454" w:author="WN" w:date="2020-09-13T10:41:00Z">
        <w:r w:rsidR="000E3BA6" w:rsidRPr="00452837">
          <w:rPr>
            <w:rFonts w:ascii="Times New Roman" w:eastAsia="Times New Roman" w:hAnsi="Times New Roman" w:cs="Times New Roman"/>
            <w:color w:val="000000"/>
            <w:sz w:val="24"/>
            <w:szCs w:val="24"/>
          </w:rPr>
          <w:t>,</w:t>
        </w:r>
      </w:ins>
      <w:r w:rsidRPr="00452837">
        <w:rPr>
          <w:rFonts w:ascii="Times New Roman" w:eastAsia="Times New Roman" w:hAnsi="Times New Roman" w:cs="Times New Roman"/>
          <w:color w:val="000000"/>
          <w:sz w:val="24"/>
          <w:szCs w:val="24"/>
        </w:rPr>
        <w:t xml:space="preserve"> we observed variability in the available set of commercial fungicides, including highly efficacious active ingredients to non-effective ones. To the best of our knowledge</w:t>
      </w:r>
      <w:ins w:id="1455" w:author="WN" w:date="2020-09-13T10:41:00Z">
        <w:r w:rsidR="000E3BA6" w:rsidRPr="00452837">
          <w:rPr>
            <w:rFonts w:ascii="Times New Roman" w:eastAsia="Times New Roman" w:hAnsi="Times New Roman" w:cs="Times New Roman"/>
            <w:color w:val="000000"/>
            <w:sz w:val="24"/>
            <w:szCs w:val="24"/>
          </w:rPr>
          <w:t>,</w:t>
        </w:r>
      </w:ins>
      <w:r w:rsidRPr="00452837">
        <w:rPr>
          <w:rFonts w:ascii="Times New Roman" w:eastAsia="Times New Roman" w:hAnsi="Times New Roman" w:cs="Times New Roman"/>
          <w:color w:val="000000"/>
          <w:sz w:val="24"/>
          <w:szCs w:val="24"/>
        </w:rPr>
        <w:t xml:space="preserve"> this is a first study </w:t>
      </w:r>
      <w:r w:rsidR="00C5000D" w:rsidRPr="00452837">
        <w:rPr>
          <w:rFonts w:ascii="Times New Roman" w:eastAsia="Times New Roman" w:hAnsi="Times New Roman" w:cs="Times New Roman"/>
          <w:color w:val="000000"/>
          <w:sz w:val="24"/>
          <w:szCs w:val="24"/>
        </w:rPr>
        <w:t xml:space="preserve">assessing </w:t>
      </w:r>
      <w:del w:id="1456" w:author="WN" w:date="2020-09-13T10:42:00Z">
        <w:r w:rsidRPr="00452837" w:rsidDel="000E3BA6">
          <w:rPr>
            <w:rFonts w:ascii="Times New Roman" w:eastAsia="Times New Roman" w:hAnsi="Times New Roman" w:cs="Times New Roman"/>
            <w:color w:val="000000"/>
            <w:sz w:val="24"/>
            <w:szCs w:val="24"/>
          </w:rPr>
          <w:delText xml:space="preserve">the </w:delText>
        </w:r>
      </w:del>
      <w:r w:rsidRPr="00452837">
        <w:rPr>
          <w:rFonts w:ascii="Times New Roman" w:eastAsia="Times New Roman" w:hAnsi="Times New Roman" w:cs="Times New Roman"/>
          <w:color w:val="000000"/>
          <w:sz w:val="24"/>
          <w:szCs w:val="24"/>
        </w:rPr>
        <w:t xml:space="preserve">chemical management as a technique to maintain peanut smut </w:t>
      </w:r>
      <w:ins w:id="1457" w:author="WN" w:date="2020-09-13T10:42:00Z">
        <w:r w:rsidR="000E3BA6" w:rsidRPr="00452837">
          <w:rPr>
            <w:rFonts w:ascii="Times New Roman" w:eastAsia="Times New Roman" w:hAnsi="Times New Roman" w:cs="Times New Roman"/>
            <w:color w:val="000000"/>
            <w:sz w:val="24"/>
            <w:szCs w:val="24"/>
          </w:rPr>
          <w:t>at</w:t>
        </w:r>
      </w:ins>
      <w:del w:id="1458" w:author="WN" w:date="2020-09-13T10:42:00Z">
        <w:r w:rsidRPr="00452837" w:rsidDel="000E3BA6">
          <w:rPr>
            <w:rFonts w:ascii="Times New Roman" w:eastAsia="Times New Roman" w:hAnsi="Times New Roman" w:cs="Times New Roman"/>
            <w:color w:val="000000"/>
            <w:sz w:val="24"/>
            <w:szCs w:val="24"/>
          </w:rPr>
          <w:delText>in</w:delText>
        </w:r>
      </w:del>
      <w:r w:rsidRPr="00452837">
        <w:rPr>
          <w:rFonts w:ascii="Times New Roman" w:eastAsia="Times New Roman" w:hAnsi="Times New Roman" w:cs="Times New Roman"/>
          <w:color w:val="000000"/>
          <w:sz w:val="24"/>
          <w:szCs w:val="24"/>
        </w:rPr>
        <w:t xml:space="preserve"> low intensity levels.</w:t>
      </w:r>
    </w:p>
    <w:p w14:paraId="67DEB627" w14:textId="6C8925CE" w:rsidR="000732BE" w:rsidRPr="00452837" w:rsidRDefault="000732BE" w:rsidP="007E2063">
      <w:pPr>
        <w:spacing w:line="480" w:lineRule="auto"/>
        <w:ind w:firstLine="700"/>
        <w:jc w:val="both"/>
        <w:rPr>
          <w:rFonts w:ascii="Times New Roman" w:eastAsia="Times New Roman" w:hAnsi="Times New Roman" w:cs="Times New Roman"/>
          <w:sz w:val="24"/>
          <w:szCs w:val="24"/>
        </w:rPr>
      </w:pPr>
      <w:r w:rsidRPr="00452837">
        <w:rPr>
          <w:rFonts w:ascii="Times New Roman" w:eastAsia="Times New Roman" w:hAnsi="Times New Roman" w:cs="Times New Roman"/>
          <w:i/>
          <w:iCs/>
          <w:color w:val="000000"/>
          <w:sz w:val="24"/>
          <w:szCs w:val="24"/>
        </w:rPr>
        <w:t>In vitro</w:t>
      </w:r>
      <w:r w:rsidRPr="00452837">
        <w:rPr>
          <w:rFonts w:ascii="Times New Roman" w:eastAsia="Times New Roman" w:hAnsi="Times New Roman" w:cs="Times New Roman"/>
          <w:color w:val="000000"/>
          <w:sz w:val="24"/>
          <w:szCs w:val="24"/>
        </w:rPr>
        <w:t xml:space="preserve"> mycelial growth inhibition tests showed a general</w:t>
      </w:r>
      <w:ins w:id="1459" w:author="WN" w:date="2020-09-13T10:42:00Z">
        <w:r w:rsidR="000E3BA6" w:rsidRPr="00452837">
          <w:rPr>
            <w:rFonts w:ascii="Times New Roman" w:eastAsia="Times New Roman" w:hAnsi="Times New Roman" w:cs="Times New Roman"/>
            <w:color w:val="000000"/>
            <w:sz w:val="24"/>
            <w:szCs w:val="24"/>
          </w:rPr>
          <w:t>ly</w:t>
        </w:r>
      </w:ins>
      <w:r w:rsidRPr="00452837">
        <w:rPr>
          <w:rFonts w:ascii="Times New Roman" w:eastAsia="Times New Roman" w:hAnsi="Times New Roman" w:cs="Times New Roman"/>
          <w:color w:val="000000"/>
          <w:sz w:val="24"/>
          <w:szCs w:val="24"/>
        </w:rPr>
        <w:t xml:space="preserve"> good performance of the DMI</w:t>
      </w:r>
      <w:del w:id="1460" w:author="WN" w:date="2020-09-13T10:42:00Z">
        <w:r w:rsidRPr="00452837" w:rsidDel="000E3BA6">
          <w:rPr>
            <w:rFonts w:ascii="Times New Roman" w:eastAsia="Times New Roman" w:hAnsi="Times New Roman" w:cs="Times New Roman"/>
            <w:color w:val="000000"/>
            <w:sz w:val="24"/>
            <w:szCs w:val="24"/>
          </w:rPr>
          <w:delText>´s</w:delText>
        </w:r>
      </w:del>
      <w:r w:rsidRPr="00452837">
        <w:rPr>
          <w:rFonts w:ascii="Times New Roman" w:eastAsia="Times New Roman" w:hAnsi="Times New Roman" w:cs="Times New Roman"/>
          <w:color w:val="000000"/>
          <w:sz w:val="24"/>
          <w:szCs w:val="24"/>
        </w:rPr>
        <w:t xml:space="preserve"> group, QoI</w:t>
      </w:r>
      <w:ins w:id="1461" w:author="WN" w:date="2020-09-13T10:42:00Z">
        <w:r w:rsidR="000E3BA6" w:rsidRPr="00452837">
          <w:rPr>
            <w:rFonts w:ascii="Times New Roman" w:eastAsia="Times New Roman" w:hAnsi="Times New Roman" w:cs="Times New Roman"/>
            <w:color w:val="000000"/>
            <w:sz w:val="24"/>
            <w:szCs w:val="24"/>
          </w:rPr>
          <w:t>’</w:t>
        </w:r>
      </w:ins>
      <w:del w:id="1462" w:author="WN" w:date="2020-09-13T10:42:00Z">
        <w:r w:rsidRPr="00452837" w:rsidDel="000E3BA6">
          <w:rPr>
            <w:rFonts w:ascii="Times New Roman" w:eastAsia="Times New Roman" w:hAnsi="Times New Roman" w:cs="Times New Roman"/>
            <w:color w:val="000000"/>
            <w:sz w:val="24"/>
            <w:szCs w:val="24"/>
          </w:rPr>
          <w:delText>´</w:delText>
        </w:r>
      </w:del>
      <w:r w:rsidRPr="00452837">
        <w:rPr>
          <w:rFonts w:ascii="Times New Roman" w:eastAsia="Times New Roman" w:hAnsi="Times New Roman" w:cs="Times New Roman"/>
          <w:color w:val="000000"/>
          <w:sz w:val="24"/>
          <w:szCs w:val="24"/>
        </w:rPr>
        <w:t>s azoxystrobin and pyraclostrobin</w:t>
      </w:r>
      <w:ins w:id="1463" w:author="WN" w:date="2020-09-13T10:42:00Z">
        <w:r w:rsidR="000E3BA6" w:rsidRPr="00452837">
          <w:rPr>
            <w:rFonts w:ascii="Times New Roman" w:eastAsia="Times New Roman" w:hAnsi="Times New Roman" w:cs="Times New Roman"/>
            <w:color w:val="000000"/>
            <w:sz w:val="24"/>
            <w:szCs w:val="24"/>
          </w:rPr>
          <w:t>,</w:t>
        </w:r>
      </w:ins>
      <w:r w:rsidRPr="00452837">
        <w:rPr>
          <w:rFonts w:ascii="Times New Roman" w:eastAsia="Times New Roman" w:hAnsi="Times New Roman" w:cs="Times New Roman"/>
          <w:color w:val="000000"/>
          <w:sz w:val="24"/>
          <w:szCs w:val="24"/>
        </w:rPr>
        <w:t xml:space="preserve"> and SDHI</w:t>
      </w:r>
      <w:ins w:id="1464" w:author="WN" w:date="2020-09-13T10:42:00Z">
        <w:r w:rsidR="000E3BA6" w:rsidRPr="00452837">
          <w:rPr>
            <w:rFonts w:ascii="Times New Roman" w:eastAsia="Times New Roman" w:hAnsi="Times New Roman" w:cs="Times New Roman"/>
            <w:color w:val="000000"/>
            <w:sz w:val="24"/>
            <w:szCs w:val="24"/>
          </w:rPr>
          <w:t>’</w:t>
        </w:r>
      </w:ins>
      <w:del w:id="1465" w:author="WN" w:date="2020-09-13T10:42:00Z">
        <w:r w:rsidRPr="00452837" w:rsidDel="000E3BA6">
          <w:rPr>
            <w:rFonts w:ascii="Times New Roman" w:eastAsia="Times New Roman" w:hAnsi="Times New Roman" w:cs="Times New Roman"/>
            <w:color w:val="000000"/>
            <w:sz w:val="24"/>
            <w:szCs w:val="24"/>
          </w:rPr>
          <w:delText>´</w:delText>
        </w:r>
      </w:del>
      <w:r w:rsidRPr="00452837">
        <w:rPr>
          <w:rFonts w:ascii="Times New Roman" w:eastAsia="Times New Roman" w:hAnsi="Times New Roman" w:cs="Times New Roman"/>
          <w:color w:val="000000"/>
          <w:sz w:val="24"/>
          <w:szCs w:val="24"/>
        </w:rPr>
        <w:t xml:space="preserve">s penthiopyrad. </w:t>
      </w:r>
      <w:bookmarkStart w:id="1466" w:name="_Hlk46928111"/>
      <w:r w:rsidRPr="00452837">
        <w:rPr>
          <w:rFonts w:ascii="Times New Roman" w:eastAsia="Times New Roman" w:hAnsi="Times New Roman" w:cs="Times New Roman"/>
          <w:color w:val="000000"/>
          <w:sz w:val="24"/>
          <w:szCs w:val="24"/>
        </w:rPr>
        <w:t xml:space="preserve">The </w:t>
      </w:r>
      <w:ins w:id="1467" w:author="WN" w:date="2020-09-13T10:42:00Z">
        <w:r w:rsidR="000E3BA6" w:rsidRPr="00452837">
          <w:rPr>
            <w:rFonts w:ascii="Times New Roman" w:eastAsia="Times New Roman" w:hAnsi="Times New Roman" w:cs="Times New Roman"/>
            <w:color w:val="000000"/>
            <w:sz w:val="24"/>
            <w:szCs w:val="24"/>
          </w:rPr>
          <w:t xml:space="preserve">latter </w:t>
        </w:r>
      </w:ins>
      <w:r w:rsidRPr="00452837">
        <w:rPr>
          <w:rFonts w:ascii="Times New Roman" w:eastAsia="Times New Roman" w:hAnsi="Times New Roman" w:cs="Times New Roman"/>
          <w:color w:val="000000"/>
          <w:sz w:val="24"/>
          <w:szCs w:val="24"/>
        </w:rPr>
        <w:t xml:space="preserve">two </w:t>
      </w:r>
      <w:del w:id="1468" w:author="WN" w:date="2020-09-13T10:42:00Z">
        <w:r w:rsidRPr="00452837" w:rsidDel="000E3BA6">
          <w:rPr>
            <w:rFonts w:ascii="Times New Roman" w:eastAsia="Times New Roman" w:hAnsi="Times New Roman" w:cs="Times New Roman"/>
            <w:color w:val="000000"/>
            <w:sz w:val="24"/>
            <w:szCs w:val="24"/>
          </w:rPr>
          <w:delText xml:space="preserve">last </w:delText>
        </w:r>
      </w:del>
      <w:r w:rsidRPr="00452837">
        <w:rPr>
          <w:rFonts w:ascii="Times New Roman" w:eastAsia="Times New Roman" w:hAnsi="Times New Roman" w:cs="Times New Roman"/>
          <w:color w:val="000000"/>
          <w:sz w:val="24"/>
          <w:szCs w:val="24"/>
        </w:rPr>
        <w:t xml:space="preserve">chemical groups </w:t>
      </w:r>
      <w:r w:rsidR="000F4CC3" w:rsidRPr="00452837">
        <w:rPr>
          <w:rFonts w:ascii="Times New Roman" w:eastAsia="Times New Roman" w:hAnsi="Times New Roman" w:cs="Times New Roman"/>
          <w:color w:val="000000"/>
          <w:sz w:val="24"/>
          <w:szCs w:val="24"/>
        </w:rPr>
        <w:t xml:space="preserve">are powerful inhibitors of spore germination (Fungicide Resistance Action </w:t>
      </w:r>
      <w:r w:rsidR="000F4CC3" w:rsidRPr="00452837">
        <w:rPr>
          <w:rFonts w:ascii="Times New Roman" w:eastAsia="Times New Roman" w:hAnsi="Times New Roman" w:cs="Times New Roman"/>
          <w:color w:val="000000"/>
          <w:sz w:val="24"/>
          <w:szCs w:val="24"/>
        </w:rPr>
        <w:lastRenderedPageBreak/>
        <w:t>Committee [</w:t>
      </w:r>
      <w:commentRangeStart w:id="1469"/>
      <w:r w:rsidR="000F4CC3" w:rsidRPr="00452837">
        <w:rPr>
          <w:rFonts w:ascii="Times New Roman" w:eastAsia="Times New Roman" w:hAnsi="Times New Roman" w:cs="Times New Roman"/>
          <w:color w:val="000000"/>
          <w:sz w:val="24"/>
          <w:szCs w:val="24"/>
        </w:rPr>
        <w:t>FRAC</w:t>
      </w:r>
      <w:commentRangeEnd w:id="1469"/>
      <w:r w:rsidR="00DB5E51" w:rsidRPr="00452837">
        <w:rPr>
          <w:rStyle w:val="CommentReference"/>
        </w:rPr>
        <w:commentReference w:id="1469"/>
      </w:r>
      <w:r w:rsidR="000F4CC3" w:rsidRPr="00452837">
        <w:rPr>
          <w:rFonts w:ascii="Times New Roman" w:eastAsia="Times New Roman" w:hAnsi="Times New Roman" w:cs="Times New Roman"/>
          <w:color w:val="000000"/>
          <w:sz w:val="24"/>
          <w:szCs w:val="24"/>
        </w:rPr>
        <w:t>] group 11 and 7)</w:t>
      </w:r>
      <w:r w:rsidRPr="00452837">
        <w:rPr>
          <w:rFonts w:ascii="Times New Roman" w:eastAsia="Times New Roman" w:hAnsi="Times New Roman" w:cs="Times New Roman"/>
          <w:color w:val="000000"/>
          <w:sz w:val="24"/>
          <w:szCs w:val="24"/>
        </w:rPr>
        <w:t xml:space="preserve">, </w:t>
      </w:r>
      <w:r w:rsidR="00C5000D" w:rsidRPr="00452837">
        <w:rPr>
          <w:rFonts w:ascii="Times New Roman" w:eastAsia="Times New Roman" w:hAnsi="Times New Roman" w:cs="Times New Roman"/>
          <w:color w:val="000000"/>
          <w:sz w:val="24"/>
          <w:szCs w:val="24"/>
        </w:rPr>
        <w:t xml:space="preserve">a </w:t>
      </w:r>
      <w:r w:rsidRPr="00452837">
        <w:rPr>
          <w:rFonts w:ascii="Times New Roman" w:eastAsia="Times New Roman" w:hAnsi="Times New Roman" w:cs="Times New Roman"/>
          <w:color w:val="000000"/>
          <w:sz w:val="24"/>
          <w:szCs w:val="24"/>
        </w:rPr>
        <w:t xml:space="preserve">process that was not evaluated in the </w:t>
      </w:r>
      <w:r w:rsidR="00072600" w:rsidRPr="00452837">
        <w:rPr>
          <w:rFonts w:ascii="Times New Roman" w:eastAsia="Times New Roman" w:hAnsi="Times New Roman" w:cs="Times New Roman"/>
          <w:i/>
          <w:iCs/>
          <w:color w:val="000000"/>
          <w:sz w:val="24"/>
          <w:szCs w:val="24"/>
        </w:rPr>
        <w:t>i</w:t>
      </w:r>
      <w:r w:rsidRPr="00452837">
        <w:rPr>
          <w:rFonts w:ascii="Times New Roman" w:eastAsia="Times New Roman" w:hAnsi="Times New Roman" w:cs="Times New Roman"/>
          <w:i/>
          <w:iCs/>
          <w:color w:val="000000"/>
          <w:sz w:val="24"/>
          <w:szCs w:val="24"/>
        </w:rPr>
        <w:t xml:space="preserve">n vitro </w:t>
      </w:r>
      <w:r w:rsidRPr="00452837">
        <w:rPr>
          <w:rFonts w:ascii="Times New Roman" w:eastAsia="Times New Roman" w:hAnsi="Times New Roman" w:cs="Times New Roman"/>
          <w:color w:val="000000"/>
          <w:sz w:val="24"/>
          <w:szCs w:val="24"/>
        </w:rPr>
        <w:t>tests.</w:t>
      </w:r>
      <w:bookmarkEnd w:id="1466"/>
      <w:r w:rsidRPr="00452837">
        <w:rPr>
          <w:rFonts w:ascii="Times New Roman" w:eastAsia="Times New Roman" w:hAnsi="Times New Roman" w:cs="Times New Roman"/>
          <w:color w:val="000000"/>
          <w:sz w:val="24"/>
          <w:szCs w:val="24"/>
        </w:rPr>
        <w:t xml:space="preserve"> This fact could have a potential sub</w:t>
      </w:r>
      <w:ins w:id="1470" w:author="WN" w:date="2020-09-13T10:55:00Z">
        <w:r w:rsidR="007C5374" w:rsidRPr="00452837">
          <w:rPr>
            <w:rFonts w:ascii="Times New Roman" w:eastAsia="Times New Roman" w:hAnsi="Times New Roman" w:cs="Times New Roman"/>
            <w:color w:val="000000"/>
            <w:sz w:val="24"/>
            <w:szCs w:val="24"/>
          </w:rPr>
          <w:t>-</w:t>
        </w:r>
      </w:ins>
      <w:del w:id="1471" w:author="WN" w:date="2020-09-13T10:42:00Z">
        <w:r w:rsidRPr="00452837" w:rsidDel="000E3BA6">
          <w:rPr>
            <w:rFonts w:ascii="Times New Roman" w:eastAsia="Times New Roman" w:hAnsi="Times New Roman" w:cs="Times New Roman"/>
            <w:color w:val="000000"/>
            <w:sz w:val="24"/>
            <w:szCs w:val="24"/>
          </w:rPr>
          <w:delText>-</w:delText>
        </w:r>
      </w:del>
      <w:r w:rsidRPr="00452837">
        <w:rPr>
          <w:rFonts w:ascii="Times New Roman" w:eastAsia="Times New Roman" w:hAnsi="Times New Roman" w:cs="Times New Roman"/>
          <w:color w:val="000000"/>
          <w:sz w:val="24"/>
          <w:szCs w:val="24"/>
        </w:rPr>
        <w:t xml:space="preserve">estimation effect of the evaluated active ingredients since </w:t>
      </w:r>
      <w:del w:id="1472" w:author="WN" w:date="2020-09-13T10:42:00Z">
        <w:r w:rsidRPr="00452837" w:rsidDel="000E3BA6">
          <w:rPr>
            <w:rFonts w:ascii="Times New Roman" w:eastAsia="Times New Roman" w:hAnsi="Times New Roman" w:cs="Times New Roman"/>
            <w:color w:val="000000"/>
            <w:sz w:val="24"/>
            <w:szCs w:val="24"/>
          </w:rPr>
          <w:delText xml:space="preserve">the </w:delText>
        </w:r>
      </w:del>
      <w:r w:rsidRPr="00452837">
        <w:rPr>
          <w:rFonts w:ascii="Times New Roman" w:eastAsia="Times New Roman" w:hAnsi="Times New Roman" w:cs="Times New Roman"/>
          <w:color w:val="000000"/>
          <w:sz w:val="24"/>
          <w:szCs w:val="24"/>
        </w:rPr>
        <w:t xml:space="preserve">smut spore germination is a fundamental first step </w:t>
      </w:r>
      <w:ins w:id="1473" w:author="WN" w:date="2020-09-13T10:43:00Z">
        <w:r w:rsidR="000E3BA6" w:rsidRPr="00452837">
          <w:rPr>
            <w:rFonts w:ascii="Times New Roman" w:eastAsia="Times New Roman" w:hAnsi="Times New Roman" w:cs="Times New Roman"/>
            <w:color w:val="000000"/>
            <w:sz w:val="24"/>
            <w:szCs w:val="24"/>
          </w:rPr>
          <w:t>i</w:t>
        </w:r>
      </w:ins>
      <w:del w:id="1474" w:author="WN" w:date="2020-09-13T10:42:00Z">
        <w:r w:rsidRPr="00452837" w:rsidDel="000E3BA6">
          <w:rPr>
            <w:rFonts w:ascii="Times New Roman" w:eastAsia="Times New Roman" w:hAnsi="Times New Roman" w:cs="Times New Roman"/>
            <w:color w:val="000000"/>
            <w:sz w:val="24"/>
            <w:szCs w:val="24"/>
          </w:rPr>
          <w:delText>o</w:delText>
        </w:r>
      </w:del>
      <w:r w:rsidRPr="00452837">
        <w:rPr>
          <w:rFonts w:ascii="Times New Roman" w:eastAsia="Times New Roman" w:hAnsi="Times New Roman" w:cs="Times New Roman"/>
          <w:color w:val="000000"/>
          <w:sz w:val="24"/>
          <w:szCs w:val="24"/>
        </w:rPr>
        <w:t xml:space="preserve">n epidemic </w:t>
      </w:r>
      <w:r w:rsidR="0027590E" w:rsidRPr="00452837">
        <w:rPr>
          <w:rFonts w:ascii="Times New Roman" w:eastAsia="Times New Roman" w:hAnsi="Times New Roman" w:cs="Times New Roman"/>
          <w:color w:val="000000"/>
          <w:sz w:val="24"/>
          <w:szCs w:val="24"/>
        </w:rPr>
        <w:t xml:space="preserve">onset </w:t>
      </w:r>
      <w:r w:rsidRPr="00452837">
        <w:rPr>
          <w:rFonts w:ascii="Times New Roman" w:eastAsia="Times New Roman" w:hAnsi="Times New Roman" w:cs="Times New Roman"/>
          <w:color w:val="000000"/>
          <w:sz w:val="24"/>
          <w:szCs w:val="24"/>
        </w:rPr>
        <w:t>after the gynophore exudates</w:t>
      </w:r>
      <w:ins w:id="1475" w:author="WN" w:date="2020-09-13T10:43:00Z">
        <w:r w:rsidR="000E3BA6" w:rsidRPr="00452837">
          <w:rPr>
            <w:rFonts w:ascii="Times New Roman" w:eastAsia="Times New Roman" w:hAnsi="Times New Roman" w:cs="Times New Roman"/>
            <w:color w:val="000000"/>
            <w:sz w:val="24"/>
            <w:szCs w:val="24"/>
          </w:rPr>
          <w:t>’</w:t>
        </w:r>
      </w:ins>
      <w:r w:rsidRPr="00452837">
        <w:rPr>
          <w:rFonts w:ascii="Times New Roman" w:eastAsia="Times New Roman" w:hAnsi="Times New Roman" w:cs="Times New Roman"/>
          <w:color w:val="000000"/>
          <w:sz w:val="24"/>
          <w:szCs w:val="24"/>
        </w:rPr>
        <w:t xml:space="preserve"> stimulation </w:t>
      </w:r>
      <w:r w:rsidR="00606EFE" w:rsidRPr="00452837">
        <w:rPr>
          <w:rFonts w:ascii="Times New Roman" w:eastAsia="Times New Roman" w:hAnsi="Times New Roman" w:cs="Times New Roman"/>
          <w:color w:val="000000"/>
          <w:sz w:val="24"/>
          <w:szCs w:val="24"/>
        </w:rPr>
        <w:fldChar w:fldCharType="begin" w:fldLock="1"/>
      </w:r>
      <w:r w:rsidR="00606EFE" w:rsidRPr="00452837">
        <w:rPr>
          <w:rFonts w:ascii="Times New Roman" w:eastAsia="Times New Roman" w:hAnsi="Times New Roman" w:cs="Times New Roman"/>
          <w:color w:val="000000"/>
          <w:sz w:val="24"/>
          <w:szCs w:val="24"/>
        </w:rPr>
        <w:instrText>ADDIN CSL_CITATION {"citationItems":[{"id":"ITEM-1","itemData":{"author":[{"dropping-particle":"","family":"Astiz Gasso","given":"Monica","non-dropping-particle":"","parse-names":false,"suffix":""},{"dropping-particle":"","family":"Leis","given":"R","non-dropping-particle":"","parse-names":false,"suffix":""},{"dropping-particle":"","family":"Marinelli","given":"Adriana","non-dropping-particle":"","parse-names":false,"suffix":""}],"container-title":"1° Congreso Argentino de Fitopatología","id":"ITEM-1","issued":{"date-parts":[["2008"]]},"page":"161","title":"Evaluación de incidencia y severidad del carbón de maní (Thecaphora frezii) en infecciones artificiales, sobre cultivares comerciales de maní","type":"chapter"},"uris":["http://www.mendeley.com/documents/?uuid=58450856-a788-438e-bee4-ec3205aaa53a"]},{"id":"ITEM-2","itemData":{"DOI":"10.31047/1668.298x.v25.n1.2735","ISSN":"03276244","abstract":"Smut was first detected in peanut plants cultivated during the agricultural cycle 1994/95, and since then it has been observed only in some commercial peanut fields, with low incidence. Due to the importance of peanut crop for Cordoba (Argentina), and to the fact that 80% of the production is assigned to exportation, biological and epidemiological aspects of the disease were studied. Flower and soil inoculations were made under controlled conditions in order to accomplish Koch's postulates, and to detect the sites and forms of infection by the fungus. Partially infected seeds as well as externally contaminated seeds were employed. To detect and quantify the disease through prevalence and incidence, field monitoring was carried out over seven crop years, and a methodology that allowed pathogen detection from soil samples was performed. The conclusion arrived at is that Thecaphora frezii is the causal agent of smut of cultivated peanut, and that the infection is localized, occurring in the peg when it penetrates the soil. The only colonised organs are the fruits and the seeds which can be transformed into carbonose mass. The dispersion of the fungus would be through infected or externally contaminated seeds. The pathogen survives in the soil and its detection is possible by taking soil samples and by observing the teliospores under a microscope. Prevalence oscillated between 9 and 24% of the monitored fields, while incidence varied between 0.13% and 2.7%; only one field with 6.4% was detected.","author":[{"dropping-particle":"","family":"Marinelli","given":"A.","non-dropping-particle":"","parse-names":false,"suffix":""},{"dropping-particle":"","family":"March","given":"G. J.","non-dropping-particle":"","parse-names":false,"suffix":""},{"dropping-particle":"","family":"Oddino","given":"C.","non-dropping-particle":"","parse-names":false,"suffix":""}],"container-title":"AgriScientia","id":"ITEM-2","issue":"1","issued":{"date-parts":[["2008"]]},"page":"1-5","title":"Aspectos biológicos y epidemiológicos del carbón del maní (Arachis hypogaea L.) causado por Thecaphora frezii Carranza &amp; Lindquist","type":"article-journal","volume":"25"},"uris":["http://www.mendeley.com/documents/?uuid=1869f921-edee-4e92-8b28-b2afa3bc7818"]}],"mendeley":{"formattedCitation":"(Astiz Gasso et al., 2008; Marinelli et al., 2008)","plainTextFormattedCitation":"(Astiz Gasso et al., 2008; Marinelli et al., 2008)","previouslyFormattedCitation":"(Astiz Gasso et al., 2008; Marinelli et al., 2008)"},"properties":{"noteIndex":0},"schema":"https://github.com/citation-style-language/schema/raw/master/csl-citation.json"}</w:instrText>
      </w:r>
      <w:r w:rsidR="00606EFE" w:rsidRPr="00452837">
        <w:rPr>
          <w:rFonts w:ascii="Times New Roman" w:eastAsia="Times New Roman" w:hAnsi="Times New Roman" w:cs="Times New Roman"/>
          <w:color w:val="000000"/>
          <w:sz w:val="24"/>
          <w:szCs w:val="24"/>
        </w:rPr>
        <w:fldChar w:fldCharType="separate"/>
      </w:r>
      <w:r w:rsidR="00606EFE" w:rsidRPr="00452837">
        <w:rPr>
          <w:rFonts w:ascii="Times New Roman" w:eastAsia="Times New Roman" w:hAnsi="Times New Roman" w:cs="Times New Roman"/>
          <w:color w:val="000000"/>
          <w:sz w:val="24"/>
          <w:szCs w:val="24"/>
          <w:rPrChange w:id="1476" w:author="WN" w:date="2020-09-13T17:33:00Z">
            <w:rPr>
              <w:rFonts w:ascii="Times New Roman" w:eastAsia="Times New Roman" w:hAnsi="Times New Roman" w:cs="Times New Roman"/>
              <w:noProof/>
              <w:color w:val="000000"/>
              <w:sz w:val="24"/>
              <w:szCs w:val="24"/>
            </w:rPr>
          </w:rPrChange>
        </w:rPr>
        <w:t>(Astiz Gasso et al., 2008; Marinelli et al., 2008)</w:t>
      </w:r>
      <w:r w:rsidR="00606EFE" w:rsidRPr="00452837">
        <w:rPr>
          <w:rFonts w:ascii="Times New Roman" w:eastAsia="Times New Roman" w:hAnsi="Times New Roman" w:cs="Times New Roman"/>
          <w:color w:val="000000"/>
          <w:sz w:val="24"/>
          <w:szCs w:val="24"/>
        </w:rPr>
        <w:fldChar w:fldCharType="end"/>
      </w:r>
      <w:r w:rsidRPr="00452837">
        <w:rPr>
          <w:rFonts w:ascii="Times New Roman" w:eastAsia="Times New Roman" w:hAnsi="Times New Roman" w:cs="Times New Roman"/>
          <w:color w:val="000000"/>
          <w:sz w:val="24"/>
          <w:szCs w:val="24"/>
        </w:rPr>
        <w:t xml:space="preserve">. In relation to </w:t>
      </w:r>
      <w:del w:id="1477" w:author="WN" w:date="2020-09-13T10:43:00Z">
        <w:r w:rsidRPr="00452837" w:rsidDel="000E3BA6">
          <w:rPr>
            <w:rFonts w:ascii="Times New Roman" w:eastAsia="Times New Roman" w:hAnsi="Times New Roman" w:cs="Times New Roman"/>
            <w:color w:val="000000"/>
            <w:sz w:val="24"/>
            <w:szCs w:val="24"/>
          </w:rPr>
          <w:delText xml:space="preserve">this </w:delText>
        </w:r>
      </w:del>
      <w:r w:rsidRPr="00452837">
        <w:rPr>
          <w:rFonts w:ascii="Times New Roman" w:eastAsia="Times New Roman" w:hAnsi="Times New Roman" w:cs="Times New Roman"/>
          <w:color w:val="000000"/>
          <w:sz w:val="24"/>
          <w:szCs w:val="24"/>
        </w:rPr>
        <w:t xml:space="preserve">both fungi cycle processes, </w:t>
      </w:r>
      <w:r w:rsidR="00606EFE" w:rsidRPr="00452837">
        <w:rPr>
          <w:rFonts w:ascii="Times New Roman" w:eastAsia="Times New Roman" w:hAnsi="Times New Roman" w:cs="Times New Roman"/>
          <w:color w:val="000000"/>
          <w:sz w:val="24"/>
          <w:szCs w:val="24"/>
        </w:rPr>
        <w:fldChar w:fldCharType="begin" w:fldLock="1"/>
      </w:r>
      <w:r w:rsidR="00652FF8" w:rsidRPr="00452837">
        <w:rPr>
          <w:rFonts w:ascii="Times New Roman" w:eastAsia="Times New Roman" w:hAnsi="Times New Roman" w:cs="Times New Roman"/>
          <w:color w:val="000000"/>
          <w:sz w:val="24"/>
          <w:szCs w:val="24"/>
        </w:rPr>
        <w:instrText>ADDIN CSL_CITATION {"citationItems":[{"id":"ITEM-1","itemData":{"DOI":"10.2478/v10045-011-0056-2","ISSN":"14274345","abstract":"The study evaluates the effects of selected fungicides on radial mycelial growth and the germination of teliospores and sporidia in two species. The influence of fungicides on the growth of the same developmental forms of both fungi varied at times. Germination of teliospores Ustilago maydis in all used concentrations completely inhibited the fungicides: benomyl, carboxin and thiram, flusilazole.Complete inhibition the germination of teliospores and sporidia Sphacelotheca reiliana caused grapefruit extract, benomyl, carboxin and thiram at concentrations of 10,000 to 100 mg/ml and azoxystrobin, flusilazole at concentrations of 10,000 to 1,000 mg/ml. Inhibition of mycelial growth of both species by the fungicides used was weaker than the inhibition the germination of teliospores and sporidia.","author":[{"dropping-particle":"","family":"Kosiada","given":"Tomasz","non-dropping-particle":"","parse-names":false,"suffix":""}],"container-title":"Journal of Plant Protection Research","id":"ITEM-1","issue":"4","issued":{"date-parts":[["2011"]]},"page":"342-348","title":"In vitro influence of selected fungicides on Sphacelotheca reiliana and Ustilago maydis","type":"article-journal","volume":"51"},"uris":["http://www.mendeley.com/documents/?uuid=67021ee6-79a3-480f-b343-f300d4c8e431"]}],"mendeley":{"formattedCitation":"(Kosiada, 2011)","manualFormatting":"Kosiada (2011)","plainTextFormattedCitation":"(Kosiada, 2011)","previouslyFormattedCitation":"(Kosiada, 2011)"},"properties":{"noteIndex":0},"schema":"https://github.com/citation-style-language/schema/raw/master/csl-citation.json"}</w:instrText>
      </w:r>
      <w:r w:rsidR="00606EFE" w:rsidRPr="00452837">
        <w:rPr>
          <w:rFonts w:ascii="Times New Roman" w:eastAsia="Times New Roman" w:hAnsi="Times New Roman" w:cs="Times New Roman"/>
          <w:color w:val="000000"/>
          <w:sz w:val="24"/>
          <w:szCs w:val="24"/>
        </w:rPr>
        <w:fldChar w:fldCharType="separate"/>
      </w:r>
      <w:r w:rsidR="00606EFE" w:rsidRPr="00452837">
        <w:rPr>
          <w:rFonts w:ascii="Times New Roman" w:eastAsia="Times New Roman" w:hAnsi="Times New Roman" w:cs="Times New Roman"/>
          <w:color w:val="000000"/>
          <w:sz w:val="24"/>
          <w:szCs w:val="24"/>
          <w:rPrChange w:id="1478" w:author="WN" w:date="2020-09-13T17:33:00Z">
            <w:rPr>
              <w:rFonts w:ascii="Times New Roman" w:eastAsia="Times New Roman" w:hAnsi="Times New Roman" w:cs="Times New Roman"/>
              <w:noProof/>
              <w:color w:val="000000"/>
              <w:sz w:val="24"/>
              <w:szCs w:val="24"/>
            </w:rPr>
          </w:rPrChange>
        </w:rPr>
        <w:t>Kosiada (2011)</w:t>
      </w:r>
      <w:r w:rsidR="00606EFE" w:rsidRPr="00452837">
        <w:rPr>
          <w:rFonts w:ascii="Times New Roman" w:eastAsia="Times New Roman" w:hAnsi="Times New Roman" w:cs="Times New Roman"/>
          <w:color w:val="000000"/>
          <w:sz w:val="24"/>
          <w:szCs w:val="24"/>
        </w:rPr>
        <w:fldChar w:fldCharType="end"/>
      </w:r>
      <w:r w:rsidRPr="00452837">
        <w:rPr>
          <w:rFonts w:ascii="Times New Roman" w:eastAsia="Times New Roman" w:hAnsi="Times New Roman" w:cs="Times New Roman"/>
          <w:color w:val="000000"/>
          <w:sz w:val="24"/>
          <w:szCs w:val="24"/>
        </w:rPr>
        <w:t xml:space="preserve"> observed a weak correlation between mycelial growth and germination of teliospores and basidiospores according to the sensitivity of some fungicides for head smut of corn (</w:t>
      </w:r>
      <w:r w:rsidRPr="00452837">
        <w:rPr>
          <w:rFonts w:ascii="Times New Roman" w:eastAsia="Times New Roman" w:hAnsi="Times New Roman" w:cs="Times New Roman"/>
          <w:i/>
          <w:iCs/>
          <w:color w:val="000000"/>
          <w:sz w:val="24"/>
          <w:szCs w:val="24"/>
        </w:rPr>
        <w:t>Sphacelotheca reiliana)</w:t>
      </w:r>
      <w:r w:rsidRPr="00452837">
        <w:rPr>
          <w:rFonts w:ascii="Times New Roman" w:eastAsia="Times New Roman" w:hAnsi="Times New Roman" w:cs="Times New Roman"/>
          <w:color w:val="000000"/>
          <w:sz w:val="24"/>
          <w:szCs w:val="24"/>
        </w:rPr>
        <w:t>.</w:t>
      </w:r>
    </w:p>
    <w:p w14:paraId="65FEE4E9" w14:textId="19456022" w:rsidR="000732BE" w:rsidRPr="00452837" w:rsidRDefault="000732BE" w:rsidP="007E2063">
      <w:pPr>
        <w:spacing w:line="480" w:lineRule="auto"/>
        <w:ind w:firstLine="700"/>
        <w:jc w:val="both"/>
        <w:rPr>
          <w:rFonts w:ascii="Times New Roman" w:eastAsia="Times New Roman" w:hAnsi="Times New Roman" w:cs="Times New Roman"/>
          <w:sz w:val="24"/>
          <w:szCs w:val="24"/>
        </w:rPr>
      </w:pPr>
      <w:r w:rsidRPr="00452837">
        <w:rPr>
          <w:rFonts w:ascii="Times New Roman" w:eastAsia="Times New Roman" w:hAnsi="Times New Roman" w:cs="Times New Roman"/>
          <w:color w:val="000000"/>
          <w:sz w:val="24"/>
          <w:szCs w:val="24"/>
        </w:rPr>
        <w:t>Another weak correlation was reported between results of laboratory and field condition</w:t>
      </w:r>
      <w:del w:id="1479" w:author="WN" w:date="2020-09-13T10:43:00Z">
        <w:r w:rsidRPr="00452837" w:rsidDel="000E3BA6">
          <w:rPr>
            <w:rFonts w:ascii="Times New Roman" w:eastAsia="Times New Roman" w:hAnsi="Times New Roman" w:cs="Times New Roman"/>
            <w:color w:val="000000"/>
            <w:sz w:val="24"/>
            <w:szCs w:val="24"/>
          </w:rPr>
          <w:delText>s</w:delText>
        </w:r>
      </w:del>
      <w:r w:rsidRPr="00452837">
        <w:rPr>
          <w:rFonts w:ascii="Times New Roman" w:eastAsia="Times New Roman" w:hAnsi="Times New Roman" w:cs="Times New Roman"/>
          <w:color w:val="000000"/>
          <w:sz w:val="24"/>
          <w:szCs w:val="24"/>
        </w:rPr>
        <w:t xml:space="preserve"> experiments </w:t>
      </w:r>
      <w:r w:rsidR="00606EFE" w:rsidRPr="00452837">
        <w:rPr>
          <w:rFonts w:ascii="Times New Roman" w:eastAsia="Times New Roman" w:hAnsi="Times New Roman" w:cs="Times New Roman"/>
          <w:color w:val="000000"/>
          <w:sz w:val="24"/>
          <w:szCs w:val="24"/>
        </w:rPr>
        <w:fldChar w:fldCharType="begin" w:fldLock="1"/>
      </w:r>
      <w:r w:rsidR="003411F7" w:rsidRPr="00452837">
        <w:rPr>
          <w:rFonts w:ascii="Times New Roman" w:eastAsia="Times New Roman" w:hAnsi="Times New Roman" w:cs="Times New Roman"/>
          <w:color w:val="000000"/>
          <w:sz w:val="24"/>
          <w:szCs w:val="24"/>
        </w:rPr>
        <w:instrText>ADDIN CSL_CITATION {"citationItems":[{"id":"ITEM-1","itemData":{"DOI":"10.1094/PDIS.2003.87.4.402","ISSN":"01912917","abstract":"Sclerotinia minor is a major pathogen of peanut in North Carolina, Virginia, Oklahoma, and Texas. Partial resistance to S. minor has been reported based on field screening, but field performance is not always correlated with laboratory or greenhouse evaluations of resistance. More efficient screening methods and better understanding of the mechanisms contributing to Sclerotinia blight resistance are needed, and a detached leaf assay was developed and evaluated. Detached leaflets of 12 greenhouse-grown peanut lines were inoculated on the adaxial surface with a 4-mm-diameter mycelial plug of a single isolate of S. minor. Leaflets were incubated in the dark at 20°C in Nalgene utility boxes containing moistened sand. Lesion length 3 days after inoculation ranged from 11 to 24 mm, with a mean of 19 mm. Lengths differed significantly among the entries, with GP-NC WS 12, an advanced breeding line derived from a cross of NC 6 x (NC 3033 x GP-NC WS 1), being the most resistant. Forty-eight isolates of S. minor obtained from peanut were inoculated on leaflets of the susceptible cultivar NC 7 and aggressiveness was assessed by measuring lesion-length expansion. Three days after inoculation, lesion length differed among the isolates and ranged from 2 to 24 mm, with a mean of 15 mm. Finally, the potential for specific interactions between peanut lines and S. minor isolates was evaluated. A subset of S. minor isolates was selected to represent the observed range of aggressiveness and a subset of peanut entries was selected to represent the range of resistance or susceptibility. Nine-week-old greenhouse- or field-grown plants were compared for five peanut entries. Main effects of isolates and entries were highly significant, but isolate-entry interactions were not significant. The most resistant peanut entry (GP-NC WS 12) performed consistently with all isolates regardless of plant source.","author":[{"dropping-particle":"","family":"Hollowell","given":"J. E.","non-dropping-particle":"","parse-names":false,"suffix":""},{"dropping-particle":"","family":"Shew","given":"B. B.","non-dropping-particle":"","parse-names":false,"suffix":""},{"dropping-particle":"","family":"Isleib","given":"T. G.","non-dropping-particle":"","parse-names":false,"suffix":""}],"container-title":"Plant Disease","id":"ITEM-1","issue":"4","issued":{"date-parts":[["2003"]]},"page":"402-406","title":"Evaluating isolate aggressiveness and host resistance from peanut leaflet inoculations with Sclerotinia minor","type":"article-journal","volume":"87"},"uris":["http://www.mendeley.com/documents/?uuid=b8763729-5be1-4bf3-a6e2-99c7211b8b2c"]}],"mendeley":{"formattedCitation":"(Hollowell et al., 2003)","plainTextFormattedCitation":"(Hollowell et al., 2003)","previouslyFormattedCitation":"(Hollowell et al., 2003)"},"properties":{"noteIndex":0},"schema":"https://github.com/citation-style-language/schema/raw/master/csl-citation.json"}</w:instrText>
      </w:r>
      <w:r w:rsidR="00606EFE" w:rsidRPr="00452837">
        <w:rPr>
          <w:rFonts w:ascii="Times New Roman" w:eastAsia="Times New Roman" w:hAnsi="Times New Roman" w:cs="Times New Roman"/>
          <w:color w:val="000000"/>
          <w:sz w:val="24"/>
          <w:szCs w:val="24"/>
        </w:rPr>
        <w:fldChar w:fldCharType="separate"/>
      </w:r>
      <w:r w:rsidR="00606EFE" w:rsidRPr="00452837">
        <w:rPr>
          <w:rFonts w:ascii="Times New Roman" w:eastAsia="Times New Roman" w:hAnsi="Times New Roman" w:cs="Times New Roman"/>
          <w:color w:val="000000"/>
          <w:sz w:val="24"/>
          <w:szCs w:val="24"/>
          <w:rPrChange w:id="1480" w:author="WN" w:date="2020-09-13T17:33:00Z">
            <w:rPr>
              <w:rFonts w:ascii="Times New Roman" w:eastAsia="Times New Roman" w:hAnsi="Times New Roman" w:cs="Times New Roman"/>
              <w:noProof/>
              <w:color w:val="000000"/>
              <w:sz w:val="24"/>
              <w:szCs w:val="24"/>
            </w:rPr>
          </w:rPrChange>
        </w:rPr>
        <w:t>(Hollowell et al., 2003)</w:t>
      </w:r>
      <w:r w:rsidR="00606EFE" w:rsidRPr="00452837">
        <w:rPr>
          <w:rFonts w:ascii="Times New Roman" w:eastAsia="Times New Roman" w:hAnsi="Times New Roman" w:cs="Times New Roman"/>
          <w:color w:val="000000"/>
          <w:sz w:val="24"/>
          <w:szCs w:val="24"/>
        </w:rPr>
        <w:fldChar w:fldCharType="end"/>
      </w:r>
      <w:r w:rsidRPr="00452837">
        <w:rPr>
          <w:rFonts w:ascii="Times New Roman" w:eastAsia="Times New Roman" w:hAnsi="Times New Roman" w:cs="Times New Roman"/>
          <w:color w:val="000000"/>
          <w:sz w:val="24"/>
          <w:szCs w:val="24"/>
        </w:rPr>
        <w:t>, which led us to perform pot</w:t>
      </w:r>
      <w:del w:id="1481" w:author="WN" w:date="2020-09-13T10:43:00Z">
        <w:r w:rsidRPr="00452837" w:rsidDel="000E3BA6">
          <w:rPr>
            <w:rFonts w:ascii="Times New Roman" w:eastAsia="Times New Roman" w:hAnsi="Times New Roman" w:cs="Times New Roman"/>
            <w:color w:val="000000"/>
            <w:sz w:val="24"/>
            <w:szCs w:val="24"/>
          </w:rPr>
          <w:delText>s</w:delText>
        </w:r>
      </w:del>
      <w:r w:rsidRPr="00452837">
        <w:rPr>
          <w:rFonts w:ascii="Times New Roman" w:eastAsia="Times New Roman" w:hAnsi="Times New Roman" w:cs="Times New Roman"/>
          <w:color w:val="000000"/>
          <w:sz w:val="24"/>
          <w:szCs w:val="24"/>
        </w:rPr>
        <w:t xml:space="preserve"> and field trials for assessing </w:t>
      </w:r>
      <w:del w:id="1482" w:author="WN" w:date="2020-09-13T10:43:00Z">
        <w:r w:rsidRPr="00452837" w:rsidDel="000E3BA6">
          <w:rPr>
            <w:rFonts w:ascii="Times New Roman" w:eastAsia="Times New Roman" w:hAnsi="Times New Roman" w:cs="Times New Roman"/>
            <w:color w:val="000000"/>
            <w:sz w:val="24"/>
            <w:szCs w:val="24"/>
          </w:rPr>
          <w:delText xml:space="preserve">the </w:delText>
        </w:r>
      </w:del>
      <w:r w:rsidRPr="00452837">
        <w:rPr>
          <w:rFonts w:ascii="Times New Roman" w:eastAsia="Times New Roman" w:hAnsi="Times New Roman" w:cs="Times New Roman"/>
          <w:color w:val="000000"/>
          <w:sz w:val="24"/>
          <w:szCs w:val="24"/>
        </w:rPr>
        <w:t xml:space="preserve">fungicide efficacy to control peanut smut. </w:t>
      </w:r>
      <w:r w:rsidR="0027590E" w:rsidRPr="00452837">
        <w:rPr>
          <w:rFonts w:ascii="Times New Roman" w:eastAsia="Times New Roman" w:hAnsi="Times New Roman" w:cs="Times New Roman"/>
          <w:color w:val="000000"/>
          <w:sz w:val="24"/>
          <w:szCs w:val="24"/>
        </w:rPr>
        <w:t>However, i</w:t>
      </w:r>
      <w:r w:rsidRPr="00452837">
        <w:rPr>
          <w:rFonts w:ascii="Times New Roman" w:eastAsia="Times New Roman" w:hAnsi="Times New Roman" w:cs="Times New Roman"/>
          <w:color w:val="000000"/>
          <w:sz w:val="24"/>
          <w:szCs w:val="24"/>
        </w:rPr>
        <w:t>n both years of the study</w:t>
      </w:r>
      <w:ins w:id="1483" w:author="WN" w:date="2020-09-13T10:43:00Z">
        <w:r w:rsidR="000E3BA6" w:rsidRPr="00452837">
          <w:rPr>
            <w:rFonts w:ascii="Times New Roman" w:eastAsia="Times New Roman" w:hAnsi="Times New Roman" w:cs="Times New Roman"/>
            <w:color w:val="000000"/>
            <w:sz w:val="24"/>
            <w:szCs w:val="24"/>
          </w:rPr>
          <w:t>,</w:t>
        </w:r>
      </w:ins>
      <w:r w:rsidRPr="00452837">
        <w:rPr>
          <w:rFonts w:ascii="Times New Roman" w:eastAsia="Times New Roman" w:hAnsi="Times New Roman" w:cs="Times New Roman"/>
          <w:color w:val="000000"/>
          <w:sz w:val="24"/>
          <w:szCs w:val="24"/>
        </w:rPr>
        <w:t xml:space="preserve"> we observed that azoxystrobin was the fungicide with </w:t>
      </w:r>
      <w:ins w:id="1484" w:author="WN" w:date="2020-09-13T10:43:00Z">
        <w:r w:rsidR="000E3BA6" w:rsidRPr="00452837">
          <w:rPr>
            <w:rFonts w:ascii="Times New Roman" w:eastAsia="Times New Roman" w:hAnsi="Times New Roman" w:cs="Times New Roman"/>
            <w:color w:val="000000"/>
            <w:sz w:val="24"/>
            <w:szCs w:val="24"/>
          </w:rPr>
          <w:t xml:space="preserve">the </w:t>
        </w:r>
      </w:ins>
      <w:r w:rsidRPr="00452837">
        <w:rPr>
          <w:rFonts w:ascii="Times New Roman" w:eastAsia="Times New Roman" w:hAnsi="Times New Roman" w:cs="Times New Roman"/>
          <w:color w:val="000000"/>
          <w:sz w:val="24"/>
          <w:szCs w:val="24"/>
        </w:rPr>
        <w:t>highest smut control efficacy levels</w:t>
      </w:r>
      <w:r w:rsidR="0027590E" w:rsidRPr="00452837">
        <w:rPr>
          <w:rFonts w:ascii="Times New Roman" w:eastAsia="Times New Roman" w:hAnsi="Times New Roman" w:cs="Times New Roman"/>
          <w:color w:val="000000"/>
          <w:sz w:val="24"/>
          <w:szCs w:val="24"/>
        </w:rPr>
        <w:t xml:space="preserve"> in pot or field experiments</w:t>
      </w:r>
      <w:r w:rsidRPr="00452837">
        <w:rPr>
          <w:rFonts w:ascii="Times New Roman" w:eastAsia="Times New Roman" w:hAnsi="Times New Roman" w:cs="Times New Roman"/>
          <w:color w:val="000000"/>
          <w:sz w:val="24"/>
          <w:szCs w:val="24"/>
        </w:rPr>
        <w:t>.</w:t>
      </w:r>
      <w:r w:rsidR="00A94B91" w:rsidRPr="00452837">
        <w:t xml:space="preserve"> </w:t>
      </w:r>
    </w:p>
    <w:p w14:paraId="7EA0AA50" w14:textId="4C033CCA" w:rsidR="000732BE" w:rsidRPr="00452837" w:rsidRDefault="008D275F" w:rsidP="007E2063">
      <w:pPr>
        <w:spacing w:line="480" w:lineRule="auto"/>
        <w:ind w:firstLine="700"/>
        <w:jc w:val="both"/>
        <w:rPr>
          <w:rFonts w:ascii="Times New Roman" w:eastAsia="Times New Roman" w:hAnsi="Times New Roman" w:cs="Times New Roman"/>
          <w:color w:val="000000"/>
          <w:sz w:val="24"/>
          <w:szCs w:val="24"/>
        </w:rPr>
      </w:pPr>
      <w:r w:rsidRPr="00452837">
        <w:rPr>
          <w:rFonts w:ascii="Times New Roman" w:eastAsia="Times New Roman" w:hAnsi="Times New Roman" w:cs="Times New Roman"/>
          <w:color w:val="000000"/>
          <w:sz w:val="24"/>
          <w:szCs w:val="24"/>
        </w:rPr>
        <w:fldChar w:fldCharType="begin" w:fldLock="1"/>
      </w:r>
      <w:r w:rsidRPr="00452837">
        <w:rPr>
          <w:rFonts w:ascii="Times New Roman" w:eastAsia="Times New Roman" w:hAnsi="Times New Roman" w:cs="Times New Roman"/>
          <w:color w:val="000000"/>
          <w:sz w:val="24"/>
          <w:szCs w:val="24"/>
        </w:rPr>
        <w:instrText>ADDIN CSL_CITATION {"citationItems":[{"id":"ITEM-1","itemData":{"author":[{"dropping-particle":"","family":"Pavez Badilla","given":"Matias","non-dropping-particle":"","parse-names":false,"suffix":""},{"dropping-particle":"","family":"Lolas Caneo","given":"Mauricio","non-dropping-particle":"","parse-names":false,"suffix":""},{"dropping-particle":"","family":"Méndez Muñoz","given":"Raúl Edgardo","non-dropping-particle":"","parse-names":false,"suffix":""}],"id":"ITEM-1","issued":{"date-parts":[["2013"]]},"number-of-pages":"37","publisher":"Universidad de Talca","title":"Evaluación in vitro de la sensibilidad de aislados de venturia inaequalis a fungicidas del grupo de las estrobilurinas","type":"thesis"},"uris":["http://www.mendeley.com/documents/?uuid=777b19c0-2f71-4d5d-93d6-3dd02452a4a5"]}],"mendeley":{"formattedCitation":"(Pavez Badilla et al., 2013)","manualFormatting":"Pavez Badilla et al., (2013)","plainTextFormattedCitation":"(Pavez Badilla et al., 2013)","previouslyFormattedCitation":"(Pavez Badilla et al., 2013)"},"properties":{"noteIndex":0},"schema":"https://github.com/citation-style-language/schema/raw/master/csl-citation.json"}</w:instrText>
      </w:r>
      <w:r w:rsidRPr="00452837">
        <w:rPr>
          <w:rFonts w:ascii="Times New Roman" w:eastAsia="Times New Roman" w:hAnsi="Times New Roman" w:cs="Times New Roman"/>
          <w:color w:val="000000"/>
          <w:sz w:val="24"/>
          <w:szCs w:val="24"/>
        </w:rPr>
        <w:fldChar w:fldCharType="separate"/>
      </w:r>
      <w:r w:rsidRPr="00452837">
        <w:rPr>
          <w:rFonts w:ascii="Times New Roman" w:eastAsia="Times New Roman" w:hAnsi="Times New Roman" w:cs="Times New Roman"/>
          <w:color w:val="000000"/>
          <w:sz w:val="24"/>
          <w:szCs w:val="24"/>
          <w:rPrChange w:id="1485" w:author="WN" w:date="2020-09-13T17:33:00Z">
            <w:rPr>
              <w:rFonts w:ascii="Times New Roman" w:eastAsia="Times New Roman" w:hAnsi="Times New Roman" w:cs="Times New Roman"/>
              <w:noProof/>
              <w:color w:val="000000"/>
              <w:sz w:val="24"/>
              <w:szCs w:val="24"/>
            </w:rPr>
          </w:rPrChange>
        </w:rPr>
        <w:t>Pavez Badilla et al.</w:t>
      </w:r>
      <w:del w:id="1486" w:author="WN" w:date="2020-09-13T10:44:00Z">
        <w:r w:rsidRPr="00452837" w:rsidDel="000E3BA6">
          <w:rPr>
            <w:rFonts w:ascii="Times New Roman" w:eastAsia="Times New Roman" w:hAnsi="Times New Roman" w:cs="Times New Roman"/>
            <w:color w:val="000000"/>
            <w:sz w:val="24"/>
            <w:szCs w:val="24"/>
            <w:rPrChange w:id="1487" w:author="WN" w:date="2020-09-13T17:33:00Z">
              <w:rPr>
                <w:rFonts w:ascii="Times New Roman" w:eastAsia="Times New Roman" w:hAnsi="Times New Roman" w:cs="Times New Roman"/>
                <w:noProof/>
                <w:color w:val="000000"/>
                <w:sz w:val="24"/>
                <w:szCs w:val="24"/>
              </w:rPr>
            </w:rPrChange>
          </w:rPr>
          <w:delText>,</w:delText>
        </w:r>
      </w:del>
      <w:r w:rsidRPr="00452837">
        <w:rPr>
          <w:rFonts w:ascii="Times New Roman" w:eastAsia="Times New Roman" w:hAnsi="Times New Roman" w:cs="Times New Roman"/>
          <w:color w:val="000000"/>
          <w:sz w:val="24"/>
          <w:szCs w:val="24"/>
          <w:rPrChange w:id="1488" w:author="WN" w:date="2020-09-13T17:33:00Z">
            <w:rPr>
              <w:rFonts w:ascii="Times New Roman" w:eastAsia="Times New Roman" w:hAnsi="Times New Roman" w:cs="Times New Roman"/>
              <w:noProof/>
              <w:color w:val="000000"/>
              <w:sz w:val="24"/>
              <w:szCs w:val="24"/>
            </w:rPr>
          </w:rPrChange>
        </w:rPr>
        <w:t xml:space="preserve"> (2013)</w:t>
      </w:r>
      <w:r w:rsidRPr="00452837">
        <w:rPr>
          <w:rFonts w:ascii="Times New Roman" w:eastAsia="Times New Roman" w:hAnsi="Times New Roman" w:cs="Times New Roman"/>
          <w:color w:val="000000"/>
          <w:sz w:val="24"/>
          <w:szCs w:val="24"/>
        </w:rPr>
        <w:fldChar w:fldCharType="end"/>
      </w:r>
      <w:r w:rsidR="000732BE" w:rsidRPr="00452837">
        <w:rPr>
          <w:rFonts w:ascii="Times New Roman" w:eastAsia="Times New Roman" w:hAnsi="Times New Roman" w:cs="Times New Roman"/>
          <w:color w:val="000000"/>
          <w:sz w:val="24"/>
          <w:szCs w:val="24"/>
        </w:rPr>
        <w:t xml:space="preserve"> showed different levels of sensitivity </w:t>
      </w:r>
      <w:r w:rsidR="000732BE" w:rsidRPr="00452837">
        <w:rPr>
          <w:rFonts w:ascii="Times New Roman" w:eastAsia="Times New Roman" w:hAnsi="Times New Roman" w:cs="Times New Roman"/>
          <w:i/>
          <w:iCs/>
          <w:color w:val="000000"/>
          <w:sz w:val="24"/>
          <w:szCs w:val="24"/>
        </w:rPr>
        <w:t>in vitro</w:t>
      </w:r>
      <w:r w:rsidR="000732BE" w:rsidRPr="00452837">
        <w:rPr>
          <w:rFonts w:ascii="Times New Roman" w:eastAsia="Times New Roman" w:hAnsi="Times New Roman" w:cs="Times New Roman"/>
          <w:color w:val="000000"/>
          <w:sz w:val="24"/>
          <w:szCs w:val="24"/>
        </w:rPr>
        <w:t xml:space="preserve"> for pyraclostrobin and kresoxim-methyl (QoI) </w:t>
      </w:r>
      <w:commentRangeStart w:id="1489"/>
      <w:r w:rsidR="000732BE" w:rsidRPr="00452837">
        <w:rPr>
          <w:rFonts w:ascii="Times New Roman" w:eastAsia="Times New Roman" w:hAnsi="Times New Roman" w:cs="Times New Roman"/>
          <w:color w:val="000000"/>
          <w:sz w:val="24"/>
          <w:szCs w:val="24"/>
        </w:rPr>
        <w:t xml:space="preserve">in front of the </w:t>
      </w:r>
      <w:commentRangeEnd w:id="1489"/>
      <w:r w:rsidR="00452837" w:rsidRPr="00452837">
        <w:rPr>
          <w:rStyle w:val="CommentReference"/>
        </w:rPr>
        <w:commentReference w:id="1489"/>
      </w:r>
      <w:r w:rsidR="000732BE" w:rsidRPr="00452837">
        <w:rPr>
          <w:rFonts w:ascii="Times New Roman" w:eastAsia="Times New Roman" w:hAnsi="Times New Roman" w:cs="Times New Roman"/>
          <w:i/>
          <w:iCs/>
          <w:color w:val="000000"/>
          <w:sz w:val="24"/>
          <w:szCs w:val="24"/>
        </w:rPr>
        <w:t>Venturia inaequalis</w:t>
      </w:r>
      <w:r w:rsidR="000732BE" w:rsidRPr="00452837">
        <w:rPr>
          <w:rFonts w:ascii="Times New Roman" w:eastAsia="Times New Roman" w:hAnsi="Times New Roman" w:cs="Times New Roman"/>
          <w:color w:val="000000"/>
          <w:sz w:val="24"/>
          <w:szCs w:val="24"/>
        </w:rPr>
        <w:t xml:space="preserve">, nevertheless they assure that it is very difficult to extrapolate this type of investigation to </w:t>
      </w:r>
      <w:del w:id="1490" w:author="WN" w:date="2020-09-13T10:44:00Z">
        <w:r w:rsidR="000732BE" w:rsidRPr="00452837" w:rsidDel="000E3BA6">
          <w:rPr>
            <w:rFonts w:ascii="Times New Roman" w:eastAsia="Times New Roman" w:hAnsi="Times New Roman" w:cs="Times New Roman"/>
            <w:color w:val="000000"/>
            <w:sz w:val="24"/>
            <w:szCs w:val="24"/>
          </w:rPr>
          <w:delText xml:space="preserve">the </w:delText>
        </w:r>
      </w:del>
      <w:r w:rsidR="000732BE" w:rsidRPr="00452837">
        <w:rPr>
          <w:rFonts w:ascii="Times New Roman" w:eastAsia="Times New Roman" w:hAnsi="Times New Roman" w:cs="Times New Roman"/>
          <w:color w:val="000000"/>
          <w:sz w:val="24"/>
          <w:szCs w:val="24"/>
        </w:rPr>
        <w:t xml:space="preserve">field conditions due to the </w:t>
      </w:r>
      <w:ins w:id="1491" w:author="WN" w:date="2020-09-13T10:44:00Z">
        <w:r w:rsidR="000E3BA6" w:rsidRPr="00452837">
          <w:rPr>
            <w:rFonts w:ascii="Times New Roman" w:eastAsia="Times New Roman" w:hAnsi="Times New Roman" w:cs="Times New Roman"/>
            <w:color w:val="000000"/>
            <w:sz w:val="24"/>
            <w:szCs w:val="24"/>
          </w:rPr>
          <w:t xml:space="preserve">mode of </w:t>
        </w:r>
      </w:ins>
      <w:r w:rsidR="000732BE" w:rsidRPr="00452837">
        <w:rPr>
          <w:rFonts w:ascii="Times New Roman" w:eastAsia="Times New Roman" w:hAnsi="Times New Roman" w:cs="Times New Roman"/>
          <w:color w:val="000000"/>
          <w:sz w:val="24"/>
          <w:szCs w:val="24"/>
        </w:rPr>
        <w:t>action</w:t>
      </w:r>
      <w:del w:id="1492" w:author="WN" w:date="2020-09-13T10:44:00Z">
        <w:r w:rsidR="000732BE" w:rsidRPr="00452837" w:rsidDel="000E3BA6">
          <w:rPr>
            <w:rFonts w:ascii="Times New Roman" w:eastAsia="Times New Roman" w:hAnsi="Times New Roman" w:cs="Times New Roman"/>
            <w:color w:val="000000"/>
            <w:sz w:val="24"/>
            <w:szCs w:val="24"/>
          </w:rPr>
          <w:delText xml:space="preserve"> mode</w:delText>
        </w:r>
      </w:del>
      <w:r w:rsidR="000732BE" w:rsidRPr="00452837">
        <w:rPr>
          <w:rFonts w:ascii="Times New Roman" w:eastAsia="Times New Roman" w:hAnsi="Times New Roman" w:cs="Times New Roman"/>
          <w:color w:val="000000"/>
          <w:sz w:val="24"/>
          <w:szCs w:val="24"/>
        </w:rPr>
        <w:t xml:space="preserve">. Differences in control levels for peanut smut were observed compared to </w:t>
      </w:r>
      <w:r w:rsidR="000732BE" w:rsidRPr="00452837">
        <w:rPr>
          <w:rFonts w:ascii="Times New Roman" w:eastAsia="Times New Roman" w:hAnsi="Times New Roman" w:cs="Times New Roman"/>
          <w:i/>
          <w:iCs/>
          <w:color w:val="000000"/>
          <w:sz w:val="24"/>
          <w:szCs w:val="24"/>
        </w:rPr>
        <w:t>in vitro</w:t>
      </w:r>
      <w:r w:rsidR="000732BE" w:rsidRPr="00452837">
        <w:rPr>
          <w:rFonts w:ascii="Times New Roman" w:eastAsia="Times New Roman" w:hAnsi="Times New Roman" w:cs="Times New Roman"/>
          <w:color w:val="000000"/>
          <w:sz w:val="24"/>
          <w:szCs w:val="24"/>
        </w:rPr>
        <w:t xml:space="preserve"> </w:t>
      </w:r>
      <w:r w:rsidR="000C3F1F" w:rsidRPr="00452837">
        <w:rPr>
          <w:rFonts w:ascii="Times New Roman" w:eastAsia="Times New Roman" w:hAnsi="Times New Roman" w:cs="Times New Roman"/>
          <w:color w:val="000000"/>
          <w:sz w:val="24"/>
          <w:szCs w:val="24"/>
        </w:rPr>
        <w:t>results</w:t>
      </w:r>
      <w:r w:rsidR="000732BE" w:rsidRPr="00452837">
        <w:rPr>
          <w:rFonts w:ascii="Times New Roman" w:eastAsia="Times New Roman" w:hAnsi="Times New Roman" w:cs="Times New Roman"/>
          <w:color w:val="000000"/>
          <w:sz w:val="24"/>
          <w:szCs w:val="24"/>
        </w:rPr>
        <w:t xml:space="preserve">. The DMIs a.i. showed </w:t>
      </w:r>
      <w:ins w:id="1493" w:author="WN" w:date="2020-09-13T17:29:00Z">
        <w:r w:rsidR="00452837" w:rsidRPr="00452837">
          <w:rPr>
            <w:rFonts w:ascii="Times New Roman" w:eastAsia="Times New Roman" w:hAnsi="Times New Roman" w:cs="Times New Roman"/>
            <w:color w:val="000000"/>
            <w:sz w:val="24"/>
            <w:szCs w:val="24"/>
          </w:rPr>
          <w:t xml:space="preserve">a lower </w:t>
        </w:r>
      </w:ins>
      <w:r w:rsidR="000732BE" w:rsidRPr="00452837">
        <w:rPr>
          <w:rFonts w:ascii="Times New Roman" w:eastAsia="Times New Roman" w:hAnsi="Times New Roman" w:cs="Times New Roman"/>
          <w:color w:val="000000"/>
          <w:sz w:val="24"/>
          <w:szCs w:val="24"/>
        </w:rPr>
        <w:t xml:space="preserve">EC50 </w:t>
      </w:r>
      <w:del w:id="1494" w:author="WN" w:date="2020-09-13T17:29:00Z">
        <w:r w:rsidR="000732BE" w:rsidRPr="00452837" w:rsidDel="00452837">
          <w:rPr>
            <w:rFonts w:ascii="Times New Roman" w:eastAsia="Times New Roman" w:hAnsi="Times New Roman" w:cs="Times New Roman"/>
            <w:color w:val="000000"/>
            <w:sz w:val="24"/>
            <w:szCs w:val="24"/>
          </w:rPr>
          <w:delText xml:space="preserve">lower </w:delText>
        </w:r>
      </w:del>
      <w:r w:rsidR="000732BE" w:rsidRPr="00452837">
        <w:rPr>
          <w:rFonts w:ascii="Times New Roman" w:eastAsia="Times New Roman" w:hAnsi="Times New Roman" w:cs="Times New Roman"/>
          <w:color w:val="000000"/>
          <w:sz w:val="24"/>
          <w:szCs w:val="24"/>
        </w:rPr>
        <w:t>than the rest of the chemical groups. Cyproconazole ha</w:t>
      </w:r>
      <w:ins w:id="1495" w:author="WN" w:date="2020-09-13T10:44:00Z">
        <w:r w:rsidR="000E3BA6" w:rsidRPr="00452837">
          <w:rPr>
            <w:rFonts w:ascii="Times New Roman" w:eastAsia="Times New Roman" w:hAnsi="Times New Roman" w:cs="Times New Roman"/>
            <w:color w:val="000000"/>
            <w:sz w:val="24"/>
            <w:szCs w:val="24"/>
          </w:rPr>
          <w:t>d</w:t>
        </w:r>
      </w:ins>
      <w:del w:id="1496" w:author="WN" w:date="2020-09-13T10:44:00Z">
        <w:r w:rsidR="000732BE" w:rsidRPr="00452837" w:rsidDel="000E3BA6">
          <w:rPr>
            <w:rFonts w:ascii="Times New Roman" w:eastAsia="Times New Roman" w:hAnsi="Times New Roman" w:cs="Times New Roman"/>
            <w:color w:val="000000"/>
            <w:sz w:val="24"/>
            <w:szCs w:val="24"/>
          </w:rPr>
          <w:delText>s</w:delText>
        </w:r>
      </w:del>
      <w:r w:rsidR="000732BE" w:rsidRPr="00452837">
        <w:rPr>
          <w:rFonts w:ascii="Times New Roman" w:eastAsia="Times New Roman" w:hAnsi="Times New Roman" w:cs="Times New Roman"/>
          <w:color w:val="000000"/>
          <w:sz w:val="24"/>
          <w:szCs w:val="24"/>
        </w:rPr>
        <w:t xml:space="preserve"> the highest EC50 comparatively with other DMIs</w:t>
      </w:r>
      <w:ins w:id="1497" w:author="WN" w:date="2020-09-13T17:29:00Z">
        <w:r w:rsidR="00452837" w:rsidRPr="00452837">
          <w:rPr>
            <w:rFonts w:ascii="Times New Roman" w:eastAsia="Times New Roman" w:hAnsi="Times New Roman" w:cs="Times New Roman"/>
            <w:color w:val="000000"/>
            <w:sz w:val="24"/>
            <w:szCs w:val="24"/>
          </w:rPr>
          <w:t>;</w:t>
        </w:r>
      </w:ins>
      <w:del w:id="1498" w:author="WN" w:date="2020-09-13T17:29:00Z">
        <w:r w:rsidR="000732BE" w:rsidRPr="00452837" w:rsidDel="00452837">
          <w:rPr>
            <w:rFonts w:ascii="Times New Roman" w:eastAsia="Times New Roman" w:hAnsi="Times New Roman" w:cs="Times New Roman"/>
            <w:color w:val="000000"/>
            <w:sz w:val="24"/>
            <w:szCs w:val="24"/>
          </w:rPr>
          <w:delText>,</w:delText>
        </w:r>
      </w:del>
      <w:r w:rsidR="000732BE" w:rsidRPr="00452837">
        <w:rPr>
          <w:rFonts w:ascii="Times New Roman" w:eastAsia="Times New Roman" w:hAnsi="Times New Roman" w:cs="Times New Roman"/>
          <w:color w:val="000000"/>
          <w:sz w:val="24"/>
          <w:szCs w:val="24"/>
        </w:rPr>
        <w:t xml:space="preserve"> however</w:t>
      </w:r>
      <w:ins w:id="1499" w:author="WN" w:date="2020-09-13T17:29:00Z">
        <w:r w:rsidR="00452837" w:rsidRPr="00452837">
          <w:rPr>
            <w:rFonts w:ascii="Times New Roman" w:eastAsia="Times New Roman" w:hAnsi="Times New Roman" w:cs="Times New Roman"/>
            <w:color w:val="000000"/>
            <w:sz w:val="24"/>
            <w:szCs w:val="24"/>
          </w:rPr>
          <w:t>,</w:t>
        </w:r>
      </w:ins>
      <w:r w:rsidR="000732BE" w:rsidRPr="00452837">
        <w:rPr>
          <w:rFonts w:ascii="Times New Roman" w:eastAsia="Times New Roman" w:hAnsi="Times New Roman" w:cs="Times New Roman"/>
          <w:color w:val="000000"/>
          <w:sz w:val="24"/>
          <w:szCs w:val="24"/>
        </w:rPr>
        <w:t xml:space="preserve"> it is one of the a.i. that shows the highest </w:t>
      </w:r>
      <w:commentRangeStart w:id="1500"/>
      <w:r w:rsidR="000732BE" w:rsidRPr="00452837">
        <w:rPr>
          <w:rFonts w:ascii="Times New Roman" w:eastAsia="Times New Roman" w:hAnsi="Times New Roman" w:cs="Times New Roman"/>
          <w:color w:val="000000"/>
          <w:sz w:val="24"/>
          <w:szCs w:val="24"/>
        </w:rPr>
        <w:t xml:space="preserve">control efficiency </w:t>
      </w:r>
      <w:commentRangeEnd w:id="1500"/>
      <w:r w:rsidR="00DB5E51" w:rsidRPr="00452837">
        <w:rPr>
          <w:rStyle w:val="CommentReference"/>
        </w:rPr>
        <w:commentReference w:id="1500"/>
      </w:r>
      <w:r w:rsidR="000732BE" w:rsidRPr="00452837">
        <w:rPr>
          <w:rFonts w:ascii="Times New Roman" w:eastAsia="Times New Roman" w:hAnsi="Times New Roman" w:cs="Times New Roman"/>
          <w:color w:val="000000"/>
          <w:sz w:val="24"/>
          <w:szCs w:val="24"/>
        </w:rPr>
        <w:t>in field and pot</w:t>
      </w:r>
      <w:del w:id="1501" w:author="WN" w:date="2020-09-13T10:44:00Z">
        <w:r w:rsidR="000732BE" w:rsidRPr="00452837" w:rsidDel="00DB5E51">
          <w:rPr>
            <w:rFonts w:ascii="Times New Roman" w:eastAsia="Times New Roman" w:hAnsi="Times New Roman" w:cs="Times New Roman"/>
            <w:color w:val="000000"/>
            <w:sz w:val="24"/>
            <w:szCs w:val="24"/>
          </w:rPr>
          <w:delText>s</w:delText>
        </w:r>
      </w:del>
      <w:r w:rsidR="000732BE" w:rsidRPr="00452837">
        <w:rPr>
          <w:rFonts w:ascii="Times New Roman" w:eastAsia="Times New Roman" w:hAnsi="Times New Roman" w:cs="Times New Roman"/>
          <w:color w:val="000000"/>
          <w:sz w:val="24"/>
          <w:szCs w:val="24"/>
        </w:rPr>
        <w:t xml:space="preserve"> experiments. For </w:t>
      </w:r>
      <w:ins w:id="1502" w:author="WN" w:date="2020-09-13T17:29:00Z">
        <w:r w:rsidR="00452837" w:rsidRPr="00452837">
          <w:rPr>
            <w:rFonts w:ascii="Times New Roman" w:eastAsia="Times New Roman" w:hAnsi="Times New Roman" w:cs="Times New Roman"/>
            <w:color w:val="000000"/>
            <w:sz w:val="24"/>
            <w:szCs w:val="24"/>
          </w:rPr>
          <w:t>their</w:t>
        </w:r>
      </w:ins>
      <w:del w:id="1503" w:author="WN" w:date="2020-09-13T17:29:00Z">
        <w:r w:rsidR="000732BE" w:rsidRPr="00452837" w:rsidDel="00452837">
          <w:rPr>
            <w:rFonts w:ascii="Times New Roman" w:eastAsia="Times New Roman" w:hAnsi="Times New Roman" w:cs="Times New Roman"/>
            <w:color w:val="000000"/>
            <w:sz w:val="24"/>
            <w:szCs w:val="24"/>
          </w:rPr>
          <w:delText>its</w:delText>
        </w:r>
      </w:del>
      <w:r w:rsidR="000732BE" w:rsidRPr="00452837">
        <w:rPr>
          <w:rFonts w:ascii="Times New Roman" w:eastAsia="Times New Roman" w:hAnsi="Times New Roman" w:cs="Times New Roman"/>
          <w:color w:val="000000"/>
          <w:sz w:val="24"/>
          <w:szCs w:val="24"/>
        </w:rPr>
        <w:t xml:space="preserve"> part, chlorothalonil and penthiopyrad (SDHI) ha</w:t>
      </w:r>
      <w:ins w:id="1504" w:author="WN" w:date="2020-09-13T10:44:00Z">
        <w:r w:rsidR="00DB5E51" w:rsidRPr="00452837">
          <w:rPr>
            <w:rFonts w:ascii="Times New Roman" w:eastAsia="Times New Roman" w:hAnsi="Times New Roman" w:cs="Times New Roman"/>
            <w:color w:val="000000"/>
            <w:sz w:val="24"/>
            <w:szCs w:val="24"/>
          </w:rPr>
          <w:t>d</w:t>
        </w:r>
      </w:ins>
      <w:del w:id="1505" w:author="WN" w:date="2020-09-13T10:44:00Z">
        <w:r w:rsidR="000732BE" w:rsidRPr="00452837" w:rsidDel="00DB5E51">
          <w:rPr>
            <w:rFonts w:ascii="Times New Roman" w:eastAsia="Times New Roman" w:hAnsi="Times New Roman" w:cs="Times New Roman"/>
            <w:color w:val="000000"/>
            <w:sz w:val="24"/>
            <w:szCs w:val="24"/>
          </w:rPr>
          <w:delText>ve</w:delText>
        </w:r>
      </w:del>
      <w:r w:rsidR="000732BE" w:rsidRPr="00452837">
        <w:rPr>
          <w:rFonts w:ascii="Times New Roman" w:eastAsia="Times New Roman" w:hAnsi="Times New Roman" w:cs="Times New Roman"/>
          <w:color w:val="000000"/>
          <w:sz w:val="24"/>
          <w:szCs w:val="24"/>
        </w:rPr>
        <w:t xml:space="preserve"> an EC50 </w:t>
      </w:r>
      <w:ins w:id="1506" w:author="WN" w:date="2020-09-13T10:45:00Z">
        <w:r w:rsidR="00DB5E51" w:rsidRPr="00452837">
          <w:rPr>
            <w:rFonts w:ascii="Times New Roman" w:eastAsia="Times New Roman" w:hAnsi="Times New Roman" w:cs="Times New Roman"/>
            <w:color w:val="000000"/>
            <w:sz w:val="24"/>
            <w:szCs w:val="24"/>
          </w:rPr>
          <w:t>similar to</w:t>
        </w:r>
      </w:ins>
      <w:del w:id="1507" w:author="WN" w:date="2020-09-13T10:45:00Z">
        <w:r w:rsidR="000732BE" w:rsidRPr="00452837" w:rsidDel="00DB5E51">
          <w:rPr>
            <w:rFonts w:ascii="Times New Roman" w:eastAsia="Times New Roman" w:hAnsi="Times New Roman" w:cs="Times New Roman"/>
            <w:color w:val="000000"/>
            <w:sz w:val="24"/>
            <w:szCs w:val="24"/>
          </w:rPr>
          <w:delText>like</w:delText>
        </w:r>
      </w:del>
      <w:r w:rsidR="000732BE" w:rsidRPr="00452837">
        <w:rPr>
          <w:rFonts w:ascii="Times New Roman" w:eastAsia="Times New Roman" w:hAnsi="Times New Roman" w:cs="Times New Roman"/>
          <w:color w:val="000000"/>
          <w:sz w:val="24"/>
          <w:szCs w:val="24"/>
        </w:rPr>
        <w:t xml:space="preserve"> QoI, </w:t>
      </w:r>
      <w:ins w:id="1508" w:author="WN" w:date="2020-09-13T10:45:00Z">
        <w:r w:rsidR="00DB5E51" w:rsidRPr="00452837">
          <w:rPr>
            <w:rFonts w:ascii="Times New Roman" w:eastAsia="Times New Roman" w:hAnsi="Times New Roman" w:cs="Times New Roman"/>
            <w:color w:val="000000"/>
            <w:sz w:val="24"/>
            <w:szCs w:val="24"/>
          </w:rPr>
          <w:t>but</w:t>
        </w:r>
      </w:ins>
      <w:del w:id="1509" w:author="WN" w:date="2020-09-13T10:45:00Z">
        <w:r w:rsidR="000732BE" w:rsidRPr="00452837" w:rsidDel="00DB5E51">
          <w:rPr>
            <w:rFonts w:ascii="Times New Roman" w:eastAsia="Times New Roman" w:hAnsi="Times New Roman" w:cs="Times New Roman"/>
            <w:color w:val="000000"/>
            <w:sz w:val="24"/>
            <w:szCs w:val="24"/>
          </w:rPr>
          <w:delText>however</w:delText>
        </w:r>
      </w:del>
      <w:r w:rsidR="000732BE" w:rsidRPr="00452837">
        <w:rPr>
          <w:rFonts w:ascii="Times New Roman" w:eastAsia="Times New Roman" w:hAnsi="Times New Roman" w:cs="Times New Roman"/>
          <w:color w:val="000000"/>
          <w:sz w:val="24"/>
          <w:szCs w:val="24"/>
        </w:rPr>
        <w:t xml:space="preserve"> did not demonstrate disease </w:t>
      </w:r>
      <w:commentRangeStart w:id="1510"/>
      <w:r w:rsidR="000732BE" w:rsidRPr="00452837">
        <w:rPr>
          <w:rFonts w:ascii="Times New Roman" w:eastAsia="Times New Roman" w:hAnsi="Times New Roman" w:cs="Times New Roman"/>
          <w:color w:val="000000"/>
          <w:sz w:val="24"/>
          <w:szCs w:val="24"/>
        </w:rPr>
        <w:t>control efficiency</w:t>
      </w:r>
      <w:commentRangeEnd w:id="1510"/>
      <w:r w:rsidR="00DB5E51" w:rsidRPr="00452837">
        <w:rPr>
          <w:rStyle w:val="CommentReference"/>
        </w:rPr>
        <w:commentReference w:id="1510"/>
      </w:r>
      <w:r w:rsidR="000732BE" w:rsidRPr="00452837">
        <w:rPr>
          <w:rFonts w:ascii="Times New Roman" w:eastAsia="Times New Roman" w:hAnsi="Times New Roman" w:cs="Times New Roman"/>
          <w:color w:val="000000"/>
          <w:sz w:val="24"/>
          <w:szCs w:val="24"/>
        </w:rPr>
        <w:t>. Azoxystrobin, picoxystrobin, cyproconazole</w:t>
      </w:r>
      <w:ins w:id="1511" w:author="WN" w:date="2020-09-13T10:45:00Z">
        <w:r w:rsidR="00DB5E51" w:rsidRPr="00452837">
          <w:rPr>
            <w:rFonts w:ascii="Times New Roman" w:eastAsia="Times New Roman" w:hAnsi="Times New Roman" w:cs="Times New Roman"/>
            <w:color w:val="000000"/>
            <w:sz w:val="24"/>
            <w:szCs w:val="24"/>
          </w:rPr>
          <w:t>,</w:t>
        </w:r>
      </w:ins>
      <w:r w:rsidR="000732BE" w:rsidRPr="00452837">
        <w:rPr>
          <w:rFonts w:ascii="Times New Roman" w:eastAsia="Times New Roman" w:hAnsi="Times New Roman" w:cs="Times New Roman"/>
          <w:color w:val="000000"/>
          <w:sz w:val="24"/>
          <w:szCs w:val="24"/>
        </w:rPr>
        <w:t xml:space="preserve"> and tebuconazole were the</w:t>
      </w:r>
      <w:ins w:id="1512" w:author="WN" w:date="2020-09-13T17:30:00Z">
        <w:r w:rsidR="00452837" w:rsidRPr="00452837">
          <w:rPr>
            <w:rFonts w:ascii="Times New Roman" w:eastAsia="Times New Roman" w:hAnsi="Times New Roman" w:cs="Times New Roman"/>
            <w:color w:val="000000"/>
            <w:sz w:val="24"/>
            <w:szCs w:val="24"/>
          </w:rPr>
          <w:t xml:space="preserve"> best </w:t>
        </w:r>
      </w:ins>
      <w:del w:id="1513" w:author="WN" w:date="2020-09-13T17:34:00Z">
        <w:r w:rsidR="000732BE" w:rsidRPr="00452837" w:rsidDel="00452837">
          <w:rPr>
            <w:rFonts w:ascii="Times New Roman" w:eastAsia="Times New Roman" w:hAnsi="Times New Roman" w:cs="Times New Roman"/>
            <w:color w:val="000000"/>
            <w:sz w:val="24"/>
            <w:szCs w:val="24"/>
          </w:rPr>
          <w:delText xml:space="preserve"> </w:delText>
        </w:r>
      </w:del>
      <w:r w:rsidR="000732BE" w:rsidRPr="00452837">
        <w:rPr>
          <w:rFonts w:ascii="Times New Roman" w:eastAsia="Times New Roman" w:hAnsi="Times New Roman" w:cs="Times New Roman"/>
          <w:color w:val="000000"/>
          <w:sz w:val="24"/>
          <w:szCs w:val="24"/>
        </w:rPr>
        <w:t xml:space="preserve">a.i. </w:t>
      </w:r>
      <w:del w:id="1514" w:author="WN" w:date="2020-09-13T17:30:00Z">
        <w:r w:rsidR="000732BE" w:rsidRPr="00452837" w:rsidDel="00452837">
          <w:rPr>
            <w:rFonts w:ascii="Times New Roman" w:eastAsia="Times New Roman" w:hAnsi="Times New Roman" w:cs="Times New Roman"/>
            <w:color w:val="000000"/>
            <w:sz w:val="24"/>
            <w:szCs w:val="24"/>
          </w:rPr>
          <w:delText xml:space="preserve">best </w:delText>
        </w:r>
      </w:del>
      <w:r w:rsidR="000732BE" w:rsidRPr="00452837">
        <w:rPr>
          <w:rFonts w:ascii="Times New Roman" w:eastAsia="Times New Roman" w:hAnsi="Times New Roman" w:cs="Times New Roman"/>
          <w:color w:val="000000"/>
          <w:sz w:val="24"/>
          <w:szCs w:val="24"/>
        </w:rPr>
        <w:t xml:space="preserve">responses demonstrated in the assessment; however, they </w:t>
      </w:r>
      <w:ins w:id="1515" w:author="WN" w:date="2020-09-13T17:30:00Z">
        <w:r w:rsidR="00452837" w:rsidRPr="00452837">
          <w:rPr>
            <w:rFonts w:ascii="Times New Roman" w:eastAsia="Times New Roman" w:hAnsi="Times New Roman" w:cs="Times New Roman"/>
            <w:color w:val="000000"/>
            <w:sz w:val="24"/>
            <w:szCs w:val="24"/>
          </w:rPr>
          <w:t>we</w:t>
        </w:r>
      </w:ins>
      <w:del w:id="1516" w:author="WN" w:date="2020-09-13T17:30:00Z">
        <w:r w:rsidR="000732BE" w:rsidRPr="00452837" w:rsidDel="00452837">
          <w:rPr>
            <w:rFonts w:ascii="Times New Roman" w:eastAsia="Times New Roman" w:hAnsi="Times New Roman" w:cs="Times New Roman"/>
            <w:color w:val="000000"/>
            <w:sz w:val="24"/>
            <w:szCs w:val="24"/>
          </w:rPr>
          <w:delText>a</w:delText>
        </w:r>
      </w:del>
      <w:r w:rsidR="000732BE" w:rsidRPr="00452837">
        <w:rPr>
          <w:rFonts w:ascii="Times New Roman" w:eastAsia="Times New Roman" w:hAnsi="Times New Roman" w:cs="Times New Roman"/>
          <w:color w:val="000000"/>
          <w:sz w:val="24"/>
          <w:szCs w:val="24"/>
        </w:rPr>
        <w:t>re not the lowest EC50</w:t>
      </w:r>
      <w:r w:rsidR="000732BE" w:rsidRPr="00452837">
        <w:rPr>
          <w:rFonts w:ascii="Times New Roman" w:eastAsia="Times New Roman" w:hAnsi="Times New Roman" w:cs="Times New Roman"/>
          <w:color w:val="000000"/>
          <w:sz w:val="14"/>
          <w:szCs w:val="14"/>
          <w:vertAlign w:val="subscript"/>
        </w:rPr>
        <w:t xml:space="preserve"> </w:t>
      </w:r>
      <w:r w:rsidR="000732BE" w:rsidRPr="00452837">
        <w:rPr>
          <w:rFonts w:ascii="Times New Roman" w:eastAsia="Times New Roman" w:hAnsi="Times New Roman" w:cs="Times New Roman"/>
          <w:color w:val="000000"/>
          <w:sz w:val="24"/>
          <w:szCs w:val="24"/>
        </w:rPr>
        <w:t>within the chemical groups to which they belong.</w:t>
      </w:r>
    </w:p>
    <w:p w14:paraId="7F6A806A" w14:textId="6E37F8C2" w:rsidR="0027590E" w:rsidRPr="00452837" w:rsidRDefault="0027590E" w:rsidP="007E2063">
      <w:pPr>
        <w:spacing w:line="480" w:lineRule="auto"/>
        <w:ind w:firstLine="700"/>
        <w:jc w:val="both"/>
        <w:rPr>
          <w:rFonts w:ascii="Times New Roman" w:eastAsia="Times New Roman" w:hAnsi="Times New Roman" w:cs="Times New Roman"/>
          <w:color w:val="000000"/>
          <w:sz w:val="24"/>
          <w:szCs w:val="24"/>
        </w:rPr>
      </w:pPr>
      <w:bookmarkStart w:id="1517" w:name="_Hlk48842407"/>
      <w:r w:rsidRPr="00452837">
        <w:rPr>
          <w:rFonts w:ascii="Times New Roman" w:eastAsia="Times New Roman" w:hAnsi="Times New Roman" w:cs="Times New Roman"/>
          <w:color w:val="000000"/>
          <w:sz w:val="24"/>
          <w:szCs w:val="24"/>
        </w:rPr>
        <w:t xml:space="preserve">The lack of consistency of the observed results between pot and field experiments </w:t>
      </w:r>
      <w:ins w:id="1518" w:author="WN" w:date="2020-09-13T10:45:00Z">
        <w:r w:rsidR="00DB5E51" w:rsidRPr="00452837">
          <w:rPr>
            <w:rFonts w:ascii="Times New Roman" w:eastAsia="Times New Roman" w:hAnsi="Times New Roman" w:cs="Times New Roman"/>
            <w:color w:val="000000"/>
            <w:sz w:val="24"/>
            <w:szCs w:val="24"/>
          </w:rPr>
          <w:t>may</w:t>
        </w:r>
      </w:ins>
      <w:del w:id="1519" w:author="WN" w:date="2020-09-13T10:45:00Z">
        <w:r w:rsidRPr="00452837" w:rsidDel="00DB5E51">
          <w:rPr>
            <w:rFonts w:ascii="Times New Roman" w:eastAsia="Times New Roman" w:hAnsi="Times New Roman" w:cs="Times New Roman"/>
            <w:color w:val="000000"/>
            <w:sz w:val="24"/>
            <w:szCs w:val="24"/>
          </w:rPr>
          <w:delText>can</w:delText>
        </w:r>
      </w:del>
      <w:r w:rsidRPr="00452837">
        <w:rPr>
          <w:rFonts w:ascii="Times New Roman" w:eastAsia="Times New Roman" w:hAnsi="Times New Roman" w:cs="Times New Roman"/>
          <w:color w:val="000000"/>
          <w:sz w:val="24"/>
          <w:szCs w:val="24"/>
        </w:rPr>
        <w:t xml:space="preserve"> be due to differences in soil properties in both experimental conditions: soil humidity content </w:t>
      </w:r>
      <w:r w:rsidRPr="00452837">
        <w:rPr>
          <w:rFonts w:ascii="Times New Roman" w:eastAsia="Times New Roman" w:hAnsi="Times New Roman" w:cs="Times New Roman"/>
          <w:color w:val="000000"/>
          <w:sz w:val="24"/>
          <w:szCs w:val="24"/>
        </w:rPr>
        <w:lastRenderedPageBreak/>
        <w:t>may lead to different fungicide degradation rates or particle</w:t>
      </w:r>
      <w:del w:id="1520" w:author="WN" w:date="2020-09-13T10:45:00Z">
        <w:r w:rsidRPr="00452837" w:rsidDel="00DB5E51">
          <w:rPr>
            <w:rFonts w:ascii="Times New Roman" w:eastAsia="Times New Roman" w:hAnsi="Times New Roman" w:cs="Times New Roman"/>
            <w:color w:val="000000"/>
            <w:sz w:val="24"/>
            <w:szCs w:val="24"/>
          </w:rPr>
          <w:delText>s</w:delText>
        </w:r>
      </w:del>
      <w:r w:rsidRPr="00452837">
        <w:rPr>
          <w:rFonts w:ascii="Times New Roman" w:eastAsia="Times New Roman" w:hAnsi="Times New Roman" w:cs="Times New Roman"/>
          <w:color w:val="000000"/>
          <w:sz w:val="24"/>
          <w:szCs w:val="24"/>
        </w:rPr>
        <w:t xml:space="preserve"> absorption. Further studies </w:t>
      </w:r>
      <w:ins w:id="1521" w:author="WN" w:date="2020-09-13T10:45:00Z">
        <w:r w:rsidR="00DB5E51" w:rsidRPr="00452837">
          <w:rPr>
            <w:rFonts w:ascii="Times New Roman" w:eastAsia="Times New Roman" w:hAnsi="Times New Roman" w:cs="Times New Roman"/>
            <w:color w:val="000000"/>
            <w:sz w:val="24"/>
            <w:szCs w:val="24"/>
          </w:rPr>
          <w:t>are requ</w:t>
        </w:r>
      </w:ins>
      <w:ins w:id="1522" w:author="WN" w:date="2020-09-13T17:30:00Z">
        <w:r w:rsidR="00452837" w:rsidRPr="00452837">
          <w:rPr>
            <w:rFonts w:ascii="Times New Roman" w:eastAsia="Times New Roman" w:hAnsi="Times New Roman" w:cs="Times New Roman"/>
            <w:color w:val="000000"/>
            <w:sz w:val="24"/>
            <w:szCs w:val="24"/>
          </w:rPr>
          <w:t>ire</w:t>
        </w:r>
      </w:ins>
      <w:ins w:id="1523" w:author="WN" w:date="2020-09-13T10:45:00Z">
        <w:r w:rsidR="00DB5E51" w:rsidRPr="00452837">
          <w:rPr>
            <w:rFonts w:ascii="Times New Roman" w:eastAsia="Times New Roman" w:hAnsi="Times New Roman" w:cs="Times New Roman"/>
            <w:color w:val="000000"/>
            <w:sz w:val="24"/>
            <w:szCs w:val="24"/>
          </w:rPr>
          <w:t xml:space="preserve">d </w:t>
        </w:r>
      </w:ins>
      <w:del w:id="1524" w:author="WN" w:date="2020-09-13T10:45:00Z">
        <w:r w:rsidRPr="00452837" w:rsidDel="00DB5E51">
          <w:rPr>
            <w:rFonts w:ascii="Times New Roman" w:eastAsia="Times New Roman" w:hAnsi="Times New Roman" w:cs="Times New Roman"/>
            <w:color w:val="000000"/>
            <w:sz w:val="24"/>
            <w:szCs w:val="24"/>
          </w:rPr>
          <w:delText xml:space="preserve">may be done </w:delText>
        </w:r>
      </w:del>
      <w:r w:rsidRPr="00452837">
        <w:rPr>
          <w:rFonts w:ascii="Times New Roman" w:eastAsia="Times New Roman" w:hAnsi="Times New Roman" w:cs="Times New Roman"/>
          <w:color w:val="000000"/>
          <w:sz w:val="24"/>
          <w:szCs w:val="24"/>
        </w:rPr>
        <w:t>for a better understanding of the latter process and consequently</w:t>
      </w:r>
      <w:ins w:id="1525" w:author="WN" w:date="2020-09-13T10:46:00Z">
        <w:r w:rsidR="00DB5E51" w:rsidRPr="00452837">
          <w:rPr>
            <w:rFonts w:ascii="Times New Roman" w:eastAsia="Times New Roman" w:hAnsi="Times New Roman" w:cs="Times New Roman"/>
            <w:color w:val="000000"/>
            <w:sz w:val="24"/>
            <w:szCs w:val="24"/>
          </w:rPr>
          <w:t>,</w:t>
        </w:r>
      </w:ins>
      <w:r w:rsidRPr="00452837">
        <w:rPr>
          <w:rFonts w:ascii="Times New Roman" w:eastAsia="Times New Roman" w:hAnsi="Times New Roman" w:cs="Times New Roman"/>
          <w:color w:val="000000"/>
          <w:sz w:val="24"/>
          <w:szCs w:val="24"/>
        </w:rPr>
        <w:t xml:space="preserve"> a more efficient use of fungicides against </w:t>
      </w:r>
      <w:r w:rsidRPr="00452837">
        <w:rPr>
          <w:rFonts w:ascii="Times New Roman" w:eastAsia="Times New Roman" w:hAnsi="Times New Roman" w:cs="Times New Roman"/>
          <w:i/>
          <w:iCs/>
          <w:color w:val="000000"/>
          <w:sz w:val="24"/>
          <w:szCs w:val="24"/>
        </w:rPr>
        <w:t>T. frezii</w:t>
      </w:r>
      <w:r w:rsidRPr="00452837">
        <w:rPr>
          <w:rFonts w:ascii="Times New Roman" w:eastAsia="Times New Roman" w:hAnsi="Times New Roman" w:cs="Times New Roman"/>
          <w:color w:val="000000"/>
          <w:sz w:val="24"/>
          <w:szCs w:val="24"/>
        </w:rPr>
        <w:t xml:space="preserve"> infections. Paredes et al. (data not published) observed</w:t>
      </w:r>
      <w:ins w:id="1526" w:author="WN" w:date="2020-09-13T10:46:00Z">
        <w:r w:rsidR="00DB5E51" w:rsidRPr="00452837">
          <w:rPr>
            <w:rFonts w:ascii="Times New Roman" w:eastAsia="Times New Roman" w:hAnsi="Times New Roman" w:cs="Times New Roman"/>
            <w:color w:val="000000"/>
            <w:sz w:val="24"/>
            <w:szCs w:val="24"/>
          </w:rPr>
          <w:t>,</w:t>
        </w:r>
      </w:ins>
      <w:r w:rsidRPr="00452837">
        <w:rPr>
          <w:rFonts w:ascii="Times New Roman" w:eastAsia="Times New Roman" w:hAnsi="Times New Roman" w:cs="Times New Roman"/>
          <w:color w:val="000000"/>
          <w:sz w:val="24"/>
          <w:szCs w:val="24"/>
        </w:rPr>
        <w:t xml:space="preserve"> in growing chamber</w:t>
      </w:r>
      <w:del w:id="1527" w:author="WN" w:date="2020-09-13T10:46:00Z">
        <w:r w:rsidRPr="00452837" w:rsidDel="00DB5E51">
          <w:rPr>
            <w:rFonts w:ascii="Times New Roman" w:eastAsia="Times New Roman" w:hAnsi="Times New Roman" w:cs="Times New Roman"/>
            <w:color w:val="000000"/>
            <w:sz w:val="24"/>
            <w:szCs w:val="24"/>
          </w:rPr>
          <w:delText>s</w:delText>
        </w:r>
      </w:del>
      <w:r w:rsidRPr="00452837">
        <w:rPr>
          <w:rFonts w:ascii="Times New Roman" w:eastAsia="Times New Roman" w:hAnsi="Times New Roman" w:cs="Times New Roman"/>
          <w:color w:val="000000"/>
          <w:sz w:val="24"/>
          <w:szCs w:val="24"/>
        </w:rPr>
        <w:t xml:space="preserve"> experiments</w:t>
      </w:r>
      <w:ins w:id="1528" w:author="WN" w:date="2020-09-13T10:46:00Z">
        <w:r w:rsidR="00DB5E51" w:rsidRPr="00452837">
          <w:rPr>
            <w:rFonts w:ascii="Times New Roman" w:eastAsia="Times New Roman" w:hAnsi="Times New Roman" w:cs="Times New Roman"/>
            <w:color w:val="000000"/>
            <w:sz w:val="24"/>
            <w:szCs w:val="24"/>
          </w:rPr>
          <w:t>,</w:t>
        </w:r>
      </w:ins>
      <w:r w:rsidRPr="00452837">
        <w:rPr>
          <w:rFonts w:ascii="Times New Roman" w:eastAsia="Times New Roman" w:hAnsi="Times New Roman" w:cs="Times New Roman"/>
          <w:color w:val="000000"/>
          <w:sz w:val="24"/>
          <w:szCs w:val="24"/>
        </w:rPr>
        <w:t xml:space="preserve"> that the lower the soil humidity, the higher the incidence of smut in peanut plants.</w:t>
      </w:r>
      <w:r w:rsidRPr="00452837" w:rsidDel="0027590E">
        <w:rPr>
          <w:rFonts w:ascii="Times New Roman" w:eastAsia="Times New Roman" w:hAnsi="Times New Roman" w:cs="Times New Roman"/>
          <w:color w:val="000000"/>
          <w:sz w:val="24"/>
          <w:szCs w:val="24"/>
        </w:rPr>
        <w:t xml:space="preserve"> </w:t>
      </w:r>
    </w:p>
    <w:p w14:paraId="61E0976F" w14:textId="12E43583" w:rsidR="00740C4A" w:rsidRPr="00452837" w:rsidRDefault="00740C4A" w:rsidP="007E2063">
      <w:pPr>
        <w:spacing w:line="480" w:lineRule="auto"/>
        <w:ind w:firstLine="700"/>
        <w:jc w:val="both"/>
        <w:rPr>
          <w:rFonts w:ascii="Times New Roman" w:eastAsia="Times New Roman" w:hAnsi="Times New Roman" w:cs="Times New Roman"/>
          <w:sz w:val="24"/>
          <w:szCs w:val="24"/>
        </w:rPr>
      </w:pPr>
      <w:bookmarkStart w:id="1529" w:name="_Hlk48892373"/>
      <w:bookmarkEnd w:id="1517"/>
      <w:r w:rsidRPr="00452837">
        <w:rPr>
          <w:rFonts w:ascii="Times New Roman" w:eastAsia="Times New Roman" w:hAnsi="Times New Roman" w:cs="Times New Roman"/>
          <w:sz w:val="24"/>
          <w:szCs w:val="24"/>
        </w:rPr>
        <w:t>QoI, SDHI</w:t>
      </w:r>
      <w:ins w:id="1530" w:author="WN" w:date="2020-09-13T10:46:00Z">
        <w:r w:rsidR="00DB5E51" w:rsidRPr="00452837">
          <w:rPr>
            <w:rFonts w:ascii="Times New Roman" w:eastAsia="Times New Roman" w:hAnsi="Times New Roman" w:cs="Times New Roman"/>
            <w:sz w:val="24"/>
            <w:szCs w:val="24"/>
          </w:rPr>
          <w:t>,</w:t>
        </w:r>
      </w:ins>
      <w:r w:rsidRPr="00452837">
        <w:rPr>
          <w:rFonts w:ascii="Times New Roman" w:eastAsia="Times New Roman" w:hAnsi="Times New Roman" w:cs="Times New Roman"/>
          <w:sz w:val="24"/>
          <w:szCs w:val="24"/>
        </w:rPr>
        <w:t xml:space="preserve"> and DMI are the most common fungicides used to control peanut diseases in crops. These fungicide</w:t>
      </w:r>
      <w:del w:id="1531" w:author="WN" w:date="2020-09-13T10:46:00Z">
        <w:r w:rsidRPr="00452837" w:rsidDel="00DB5E51">
          <w:rPr>
            <w:rFonts w:ascii="Times New Roman" w:eastAsia="Times New Roman" w:hAnsi="Times New Roman" w:cs="Times New Roman"/>
            <w:sz w:val="24"/>
            <w:szCs w:val="24"/>
          </w:rPr>
          <w:delText>s</w:delText>
        </w:r>
      </w:del>
      <w:r w:rsidRPr="00452837">
        <w:rPr>
          <w:rFonts w:ascii="Times New Roman" w:eastAsia="Times New Roman" w:hAnsi="Times New Roman" w:cs="Times New Roman"/>
          <w:sz w:val="24"/>
          <w:szCs w:val="24"/>
        </w:rPr>
        <w:t xml:space="preserve"> groups performed </w:t>
      </w:r>
      <w:ins w:id="1532" w:author="WN" w:date="2020-09-13T17:31:00Z">
        <w:r w:rsidR="00452837" w:rsidRPr="00452837">
          <w:rPr>
            <w:rFonts w:ascii="Times New Roman" w:eastAsia="Times New Roman" w:hAnsi="Times New Roman" w:cs="Times New Roman"/>
            <w:sz w:val="24"/>
            <w:szCs w:val="24"/>
          </w:rPr>
          <w:t xml:space="preserve">with </w:t>
        </w:r>
      </w:ins>
      <w:r w:rsidRPr="00452837">
        <w:rPr>
          <w:rFonts w:ascii="Times New Roman" w:eastAsia="Times New Roman" w:hAnsi="Times New Roman" w:cs="Times New Roman"/>
          <w:sz w:val="24"/>
          <w:szCs w:val="24"/>
        </w:rPr>
        <w:t>less than 40</w:t>
      </w:r>
      <w:ins w:id="1533" w:author="WN" w:date="2020-09-13T10:46:00Z">
        <w:r w:rsidR="00DB5E51" w:rsidRPr="00452837">
          <w:rPr>
            <w:rFonts w:ascii="Times New Roman" w:eastAsia="Times New Roman" w:hAnsi="Times New Roman" w:cs="Times New Roman"/>
            <w:sz w:val="24"/>
            <w:szCs w:val="24"/>
          </w:rPr>
          <w:t>–</w:t>
        </w:r>
      </w:ins>
      <w:del w:id="1534" w:author="WN" w:date="2020-09-13T10:46:00Z">
        <w:r w:rsidRPr="00452837" w:rsidDel="00DB5E51">
          <w:rPr>
            <w:rFonts w:ascii="Times New Roman" w:eastAsia="Times New Roman" w:hAnsi="Times New Roman" w:cs="Times New Roman"/>
            <w:sz w:val="24"/>
            <w:szCs w:val="24"/>
          </w:rPr>
          <w:delText>-</w:delText>
        </w:r>
      </w:del>
      <w:r w:rsidRPr="00452837">
        <w:rPr>
          <w:rFonts w:ascii="Times New Roman" w:eastAsia="Times New Roman" w:hAnsi="Times New Roman" w:cs="Times New Roman"/>
          <w:sz w:val="24"/>
          <w:szCs w:val="24"/>
        </w:rPr>
        <w:t>50% eff</w:t>
      </w:r>
      <w:del w:id="1535" w:author="WN" w:date="2020-09-13T17:31:00Z">
        <w:r w:rsidRPr="00452837" w:rsidDel="00452837">
          <w:rPr>
            <w:rFonts w:ascii="Times New Roman" w:eastAsia="Times New Roman" w:hAnsi="Times New Roman" w:cs="Times New Roman"/>
            <w:sz w:val="24"/>
            <w:szCs w:val="24"/>
          </w:rPr>
          <w:delText>ec</w:delText>
        </w:r>
      </w:del>
      <w:ins w:id="1536" w:author="WN" w:date="2020-09-13T10:46:00Z">
        <w:r w:rsidR="00DB5E51" w:rsidRPr="00452837">
          <w:rPr>
            <w:rFonts w:ascii="Times New Roman" w:eastAsia="Times New Roman" w:hAnsi="Times New Roman" w:cs="Times New Roman"/>
            <w:sz w:val="24"/>
            <w:szCs w:val="24"/>
          </w:rPr>
          <w:t>icacy</w:t>
        </w:r>
      </w:ins>
      <w:del w:id="1537" w:author="WN" w:date="2020-09-13T10:46:00Z">
        <w:r w:rsidRPr="00452837" w:rsidDel="00DB5E51">
          <w:rPr>
            <w:rFonts w:ascii="Times New Roman" w:eastAsia="Times New Roman" w:hAnsi="Times New Roman" w:cs="Times New Roman"/>
            <w:sz w:val="24"/>
            <w:szCs w:val="24"/>
          </w:rPr>
          <w:delText>tive</w:delText>
        </w:r>
      </w:del>
      <w:r w:rsidRPr="00452837">
        <w:rPr>
          <w:rFonts w:ascii="Times New Roman" w:eastAsia="Times New Roman" w:hAnsi="Times New Roman" w:cs="Times New Roman"/>
          <w:sz w:val="24"/>
          <w:szCs w:val="24"/>
        </w:rPr>
        <w:t xml:space="preserve"> to </w:t>
      </w:r>
      <w:ins w:id="1538" w:author="WN" w:date="2020-09-13T17:31:00Z">
        <w:r w:rsidR="00452837" w:rsidRPr="00452837">
          <w:rPr>
            <w:rFonts w:ascii="Times New Roman" w:eastAsia="Times New Roman" w:hAnsi="Times New Roman" w:cs="Times New Roman"/>
            <w:sz w:val="24"/>
            <w:szCs w:val="24"/>
          </w:rPr>
          <w:t xml:space="preserve">control </w:t>
        </w:r>
      </w:ins>
      <w:r w:rsidRPr="00452837">
        <w:rPr>
          <w:rFonts w:ascii="Times New Roman" w:eastAsia="Times New Roman" w:hAnsi="Times New Roman" w:cs="Times New Roman"/>
          <w:sz w:val="24"/>
          <w:szCs w:val="24"/>
        </w:rPr>
        <w:t xml:space="preserve">peanut smut </w:t>
      </w:r>
      <w:del w:id="1539" w:author="WN" w:date="2020-09-13T17:31:00Z">
        <w:r w:rsidRPr="00452837" w:rsidDel="00452837">
          <w:rPr>
            <w:rFonts w:ascii="Times New Roman" w:eastAsia="Times New Roman" w:hAnsi="Times New Roman" w:cs="Times New Roman"/>
            <w:sz w:val="24"/>
            <w:szCs w:val="24"/>
          </w:rPr>
          <w:delText xml:space="preserve">control </w:delText>
        </w:r>
      </w:del>
      <w:r w:rsidRPr="00452837">
        <w:rPr>
          <w:rFonts w:ascii="Times New Roman" w:eastAsia="Times New Roman" w:hAnsi="Times New Roman" w:cs="Times New Roman"/>
          <w:sz w:val="24"/>
          <w:szCs w:val="24"/>
        </w:rPr>
        <w:t xml:space="preserve">in </w:t>
      </w:r>
      <w:ins w:id="1540" w:author="WN" w:date="2020-09-13T10:46:00Z">
        <w:r w:rsidR="00DB5E51" w:rsidRPr="00452837">
          <w:rPr>
            <w:rFonts w:ascii="Times New Roman" w:eastAsia="Times New Roman" w:hAnsi="Times New Roman" w:cs="Times New Roman"/>
            <w:sz w:val="24"/>
            <w:szCs w:val="24"/>
          </w:rPr>
          <w:t>the</w:t>
        </w:r>
      </w:ins>
      <w:ins w:id="1541" w:author="WN" w:date="2020-09-13T10:47:00Z">
        <w:r w:rsidR="00DB5E51" w:rsidRPr="00452837">
          <w:rPr>
            <w:rFonts w:ascii="Times New Roman" w:eastAsia="Times New Roman" w:hAnsi="Times New Roman" w:cs="Times New Roman"/>
            <w:sz w:val="24"/>
            <w:szCs w:val="24"/>
          </w:rPr>
          <w:t xml:space="preserve"> </w:t>
        </w:r>
      </w:ins>
      <w:r w:rsidRPr="00452837">
        <w:rPr>
          <w:rFonts w:ascii="Times New Roman" w:eastAsia="Times New Roman" w:hAnsi="Times New Roman" w:cs="Times New Roman"/>
          <w:sz w:val="24"/>
          <w:szCs w:val="24"/>
        </w:rPr>
        <w:t>field, even when used at high</w:t>
      </w:r>
      <w:r w:rsidR="00300504" w:rsidRPr="00452837">
        <w:rPr>
          <w:rFonts w:ascii="Times New Roman" w:eastAsia="Times New Roman" w:hAnsi="Times New Roman" w:cs="Times New Roman"/>
          <w:sz w:val="24"/>
          <w:szCs w:val="24"/>
        </w:rPr>
        <w:t>er</w:t>
      </w:r>
      <w:r w:rsidRPr="00452837">
        <w:rPr>
          <w:rFonts w:ascii="Times New Roman" w:eastAsia="Times New Roman" w:hAnsi="Times New Roman" w:cs="Times New Roman"/>
          <w:sz w:val="24"/>
          <w:szCs w:val="24"/>
        </w:rPr>
        <w:t xml:space="preserve"> doses compa</w:t>
      </w:r>
      <w:ins w:id="1542" w:author="WN" w:date="2020-09-13T17:31:00Z">
        <w:r w:rsidR="00452837" w:rsidRPr="00452837">
          <w:rPr>
            <w:rFonts w:ascii="Times New Roman" w:eastAsia="Times New Roman" w:hAnsi="Times New Roman" w:cs="Times New Roman"/>
            <w:sz w:val="24"/>
            <w:szCs w:val="24"/>
          </w:rPr>
          <w:t>red</w:t>
        </w:r>
      </w:ins>
      <w:del w:id="1543" w:author="WN" w:date="2020-09-13T17:31:00Z">
        <w:r w:rsidRPr="00452837" w:rsidDel="00452837">
          <w:rPr>
            <w:rFonts w:ascii="Times New Roman" w:eastAsia="Times New Roman" w:hAnsi="Times New Roman" w:cs="Times New Roman"/>
            <w:sz w:val="24"/>
            <w:szCs w:val="24"/>
          </w:rPr>
          <w:delText>rative</w:delText>
        </w:r>
      </w:del>
      <w:ins w:id="1544" w:author="WN" w:date="2020-09-13T10:47:00Z">
        <w:r w:rsidR="00DB5E51" w:rsidRPr="00452837">
          <w:rPr>
            <w:rFonts w:ascii="Times New Roman" w:eastAsia="Times New Roman" w:hAnsi="Times New Roman" w:cs="Times New Roman"/>
            <w:sz w:val="24"/>
            <w:szCs w:val="24"/>
          </w:rPr>
          <w:t xml:space="preserve"> to</w:t>
        </w:r>
      </w:ins>
      <w:del w:id="1545" w:author="WN" w:date="2020-09-13T10:47:00Z">
        <w:r w:rsidRPr="00452837" w:rsidDel="00DB5E51">
          <w:rPr>
            <w:rFonts w:ascii="Times New Roman" w:eastAsia="Times New Roman" w:hAnsi="Times New Roman" w:cs="Times New Roman"/>
            <w:sz w:val="24"/>
            <w:szCs w:val="24"/>
          </w:rPr>
          <w:delText>ly</w:delText>
        </w:r>
      </w:del>
      <w:r w:rsidRPr="00452837">
        <w:rPr>
          <w:rFonts w:ascii="Times New Roman" w:eastAsia="Times New Roman" w:hAnsi="Times New Roman" w:cs="Times New Roman"/>
          <w:sz w:val="24"/>
          <w:szCs w:val="24"/>
        </w:rPr>
        <w:t xml:space="preserve"> leaf spot (Rago et al., 2017). Mutations in genes encoding fungicide targets of pathogenic fungi are often the cause of developed resistance to QoI, SDHI</w:t>
      </w:r>
      <w:ins w:id="1546" w:author="WN" w:date="2020-09-13T10:47:00Z">
        <w:r w:rsidR="00DB5E51" w:rsidRPr="00452837">
          <w:rPr>
            <w:rFonts w:ascii="Times New Roman" w:eastAsia="Times New Roman" w:hAnsi="Times New Roman" w:cs="Times New Roman"/>
            <w:sz w:val="24"/>
            <w:szCs w:val="24"/>
          </w:rPr>
          <w:t>,</w:t>
        </w:r>
      </w:ins>
      <w:r w:rsidRPr="00452837">
        <w:rPr>
          <w:rFonts w:ascii="Times New Roman" w:eastAsia="Times New Roman" w:hAnsi="Times New Roman" w:cs="Times New Roman"/>
          <w:sz w:val="24"/>
          <w:szCs w:val="24"/>
        </w:rPr>
        <w:t xml:space="preserve"> and DMI fungicides </w:t>
      </w:r>
      <w:r w:rsidR="003411F7" w:rsidRPr="00452837">
        <w:rPr>
          <w:rFonts w:ascii="Times New Roman" w:eastAsia="Times New Roman" w:hAnsi="Times New Roman" w:cs="Times New Roman"/>
          <w:sz w:val="24"/>
          <w:szCs w:val="24"/>
        </w:rPr>
        <w:fldChar w:fldCharType="begin" w:fldLock="1"/>
      </w:r>
      <w:r w:rsidR="003411F7" w:rsidRPr="00452837">
        <w:rPr>
          <w:rFonts w:ascii="Times New Roman" w:eastAsia="Times New Roman" w:hAnsi="Times New Roman" w:cs="Times New Roman"/>
          <w:sz w:val="24"/>
          <w:szCs w:val="24"/>
        </w:rPr>
        <w:instrText>ADDIN CSL_CITATION {"citationItems":[{"id":"ITEM-1","itemData":{"DOI":"10.1094/PHYTO-01-13-0009-RVW","ISSN":"0031949X","PMID":"23593940","abstract":"The new broad-spectrum fungicides from the succinate dehydrogenase inhibitor (SDHI) class have been quickly adopted by the market, which may lead to a high selection pressure on various pathogens. Cases of resistance have been observed in 14 fungal pathogens to date and are caused by different mutations in genes encoding the molecular target of SDHIs, which is the mitochondrial succinate dehydrogenase (SDH) enzyme. All of the 17 marketed SDHI fungicides bind to the same ubiquinone binding site of the SDH enzyme. Their primary biochemical mode of action is the blockage of the TCA cycle at the level of succinate to fumarate oxidation, leading to an inhibition of respiration. Homology models and docking simulations explain binding behaviors and some peculiarities of the cross-resistance profiles displayed by different members of this class of fungicides. Furthermore, cross-resistance patterns among SDHIs is complex because many mutations confer full cross resistance while others do not. The nature of the mutations found in pathogen populations varies with species and the selection compound used but cross resistance between all SDHIs has to be assumed at the population level. In most of the cases where resistance has been reported, the frequency is still too low to impact field performance. However, the Fungicide Resistance Action Committee has developed resistance management recommendations for pathogens of different crops in order to reduce the risk for resistance development to this class of fungicides. These recommendations include preventative usage, mixture with partner fungicides active against the current pathogen population, alternation in the mode of action of products used in a spray program, and limitations in the total number of applications per season or per crop. © 2013 The American Phytopathological Society.","author":[{"dropping-particle":"","family":"Sierotzki","given":"Helge","non-dropping-particle":"","parse-names":false,"suffix":""},{"dropping-particle":"","family":"Scalliet","given":"Gabriel","non-dropping-particle":"","parse-names":false,"suffix":""}],"container-title":"Phytopathology","id":"ITEM-1","issue":"9","issued":{"date-parts":[["2013"]]},"page":"880-887","title":"A review of current knowledge of resistance aspects for the next-generation succinate dehydrogenase inhibitor fungicides","type":"article-journal","volume":"103"},"uris":["http://www.mendeley.com/documents/?uuid=08fcc78a-c5d6-4c66-9382-a250271fa2de"]}],"mendeley":{"formattedCitation":"(Sierotzki and Scalliet, 2013)","plainTextFormattedCitation":"(Sierotzki and Scalliet, 2013)","previouslyFormattedCitation":"(Sierotzki and Scalliet, 2013)"},"properties":{"noteIndex":0},"schema":"https://github.com/citation-style-language/schema/raw/master/csl-citation.json"}</w:instrText>
      </w:r>
      <w:r w:rsidR="003411F7" w:rsidRPr="00452837">
        <w:rPr>
          <w:rFonts w:ascii="Times New Roman" w:eastAsia="Times New Roman" w:hAnsi="Times New Roman" w:cs="Times New Roman"/>
          <w:sz w:val="24"/>
          <w:szCs w:val="24"/>
        </w:rPr>
        <w:fldChar w:fldCharType="separate"/>
      </w:r>
      <w:r w:rsidR="003411F7" w:rsidRPr="00452837">
        <w:rPr>
          <w:rFonts w:ascii="Times New Roman" w:eastAsia="Times New Roman" w:hAnsi="Times New Roman" w:cs="Times New Roman"/>
          <w:sz w:val="24"/>
          <w:szCs w:val="24"/>
          <w:rPrChange w:id="1547" w:author="WN" w:date="2020-09-13T17:33:00Z">
            <w:rPr>
              <w:rFonts w:ascii="Times New Roman" w:eastAsia="Times New Roman" w:hAnsi="Times New Roman" w:cs="Times New Roman"/>
              <w:noProof/>
              <w:sz w:val="24"/>
              <w:szCs w:val="24"/>
            </w:rPr>
          </w:rPrChange>
        </w:rPr>
        <w:t>(Sierotzki and Scalliet, 2013)</w:t>
      </w:r>
      <w:r w:rsidR="003411F7" w:rsidRPr="00452837">
        <w:rPr>
          <w:rFonts w:ascii="Times New Roman" w:eastAsia="Times New Roman" w:hAnsi="Times New Roman" w:cs="Times New Roman"/>
          <w:sz w:val="24"/>
          <w:szCs w:val="24"/>
        </w:rPr>
        <w:fldChar w:fldCharType="end"/>
      </w:r>
      <w:r w:rsidRPr="00452837">
        <w:rPr>
          <w:rFonts w:ascii="Times New Roman" w:eastAsia="Times New Roman" w:hAnsi="Times New Roman" w:cs="Times New Roman"/>
          <w:sz w:val="24"/>
          <w:szCs w:val="24"/>
        </w:rPr>
        <w:t xml:space="preserve">. Nevertheless, research on the molecular basis of </w:t>
      </w:r>
      <w:r w:rsidRPr="00452837">
        <w:rPr>
          <w:rFonts w:ascii="Times New Roman" w:eastAsia="Times New Roman" w:hAnsi="Times New Roman" w:cs="Times New Roman"/>
          <w:i/>
          <w:iCs/>
          <w:sz w:val="24"/>
          <w:szCs w:val="24"/>
        </w:rPr>
        <w:t>T. frezii</w:t>
      </w:r>
      <w:r w:rsidRPr="00452837">
        <w:rPr>
          <w:rFonts w:ascii="Times New Roman" w:eastAsia="Times New Roman" w:hAnsi="Times New Roman" w:cs="Times New Roman"/>
          <w:sz w:val="24"/>
          <w:szCs w:val="24"/>
        </w:rPr>
        <w:t xml:space="preserve"> fungicide resistance has not been possible due to the lack of genetic information. Recently, </w:t>
      </w:r>
      <w:r w:rsidR="003411F7" w:rsidRPr="00452837">
        <w:rPr>
          <w:rFonts w:ascii="Times New Roman" w:eastAsia="Times New Roman" w:hAnsi="Times New Roman" w:cs="Times New Roman"/>
          <w:sz w:val="24"/>
          <w:szCs w:val="24"/>
        </w:rPr>
        <w:fldChar w:fldCharType="begin" w:fldLock="1"/>
      </w:r>
      <w:r w:rsidR="003411F7" w:rsidRPr="00452837">
        <w:rPr>
          <w:rFonts w:ascii="Times New Roman" w:eastAsia="Times New Roman" w:hAnsi="Times New Roman" w:cs="Times New Roman"/>
          <w:sz w:val="24"/>
          <w:szCs w:val="24"/>
        </w:rPr>
        <w:instrText>ADDIN CSL_CITATION {"citationItems":[{"id":"ITEM-1","itemData":{"DOI":"10.35248/2165-8056.19.9.160","ISSN":"2165-8056","author":[{"dropping-particle":"","family":"Arias","given":"Renee","non-dropping-particle":"","parse-names":false,"suffix":""},{"dropping-particle":"","family":"Cazón","given":"Luis Ignacio","non-dropping-particle":"","parse-names":false,"suffix":""},{"dropping-particle":"","family":"Conforto","given":"Cinthia","non-dropping-particle":"","parse-names":false,"suffix":""}],"container-title":"Fungal Genomics &amp; Biology","id":"ITEM-1","issue":"160","issued":{"date-parts":[["2019"]]},"title":"Mitogenome and Nuclear-encoded Fungicide-target Genes of Thecaphora frezii-Causal Agent of Peanut Smut INTA-PE PNSUELO 1134043. Estructura y funcionalidad de la biota del suelo View project","type":"article-journal","volume":"9"},"uris":["http://www.mendeley.com/documents/?uuid=fc23045f-308b-4dae-a7a6-741fdb345d87"]}],"mendeley":{"formattedCitation":"(Arias et al., 2019)","manualFormatting":"Arias et al., (2019)","plainTextFormattedCitation":"(Arias et al., 2019)","previouslyFormattedCitation":"(Arias et al., 2019)"},"properties":{"noteIndex":0},"schema":"https://github.com/citation-style-language/schema/raw/master/csl-citation.json"}</w:instrText>
      </w:r>
      <w:r w:rsidR="003411F7" w:rsidRPr="00452837">
        <w:rPr>
          <w:rFonts w:ascii="Times New Roman" w:eastAsia="Times New Roman" w:hAnsi="Times New Roman" w:cs="Times New Roman"/>
          <w:sz w:val="24"/>
          <w:szCs w:val="24"/>
        </w:rPr>
        <w:fldChar w:fldCharType="separate"/>
      </w:r>
      <w:r w:rsidR="003411F7" w:rsidRPr="00452837">
        <w:rPr>
          <w:rFonts w:ascii="Times New Roman" w:eastAsia="Times New Roman" w:hAnsi="Times New Roman" w:cs="Times New Roman"/>
          <w:sz w:val="24"/>
          <w:szCs w:val="24"/>
          <w:rPrChange w:id="1548" w:author="WN" w:date="2020-09-13T17:33:00Z">
            <w:rPr>
              <w:rFonts w:ascii="Times New Roman" w:eastAsia="Times New Roman" w:hAnsi="Times New Roman" w:cs="Times New Roman"/>
              <w:noProof/>
              <w:sz w:val="24"/>
              <w:szCs w:val="24"/>
            </w:rPr>
          </w:rPrChange>
        </w:rPr>
        <w:t>Arias et al. (2019)</w:t>
      </w:r>
      <w:r w:rsidR="003411F7" w:rsidRPr="00452837">
        <w:rPr>
          <w:rFonts w:ascii="Times New Roman" w:eastAsia="Times New Roman" w:hAnsi="Times New Roman" w:cs="Times New Roman"/>
          <w:sz w:val="24"/>
          <w:szCs w:val="24"/>
        </w:rPr>
        <w:fldChar w:fldCharType="end"/>
      </w:r>
      <w:r w:rsidRPr="00452837">
        <w:rPr>
          <w:rFonts w:ascii="Times New Roman" w:eastAsia="Times New Roman" w:hAnsi="Times New Roman" w:cs="Times New Roman"/>
          <w:sz w:val="24"/>
          <w:szCs w:val="24"/>
        </w:rPr>
        <w:t xml:space="preserve"> report</w:t>
      </w:r>
      <w:ins w:id="1549" w:author="WN" w:date="2020-09-13T10:47:00Z">
        <w:r w:rsidR="00DB5E51" w:rsidRPr="00452837">
          <w:rPr>
            <w:rFonts w:ascii="Times New Roman" w:eastAsia="Times New Roman" w:hAnsi="Times New Roman" w:cs="Times New Roman"/>
            <w:sz w:val="24"/>
            <w:szCs w:val="24"/>
          </w:rPr>
          <w:t>ed</w:t>
        </w:r>
      </w:ins>
      <w:r w:rsidRPr="00452837">
        <w:rPr>
          <w:rFonts w:ascii="Times New Roman" w:eastAsia="Times New Roman" w:hAnsi="Times New Roman" w:cs="Times New Roman"/>
          <w:sz w:val="24"/>
          <w:szCs w:val="24"/>
        </w:rPr>
        <w:t xml:space="preserve"> the complete mitogenome of </w:t>
      </w:r>
      <w:r w:rsidRPr="00452837">
        <w:rPr>
          <w:rFonts w:ascii="Times New Roman" w:eastAsia="Times New Roman" w:hAnsi="Times New Roman" w:cs="Times New Roman"/>
          <w:i/>
          <w:iCs/>
          <w:sz w:val="24"/>
          <w:szCs w:val="24"/>
        </w:rPr>
        <w:t>T. frezii</w:t>
      </w:r>
      <w:r w:rsidRPr="00452837">
        <w:rPr>
          <w:rFonts w:ascii="Times New Roman" w:eastAsia="Times New Roman" w:hAnsi="Times New Roman" w:cs="Times New Roman"/>
          <w:sz w:val="24"/>
          <w:szCs w:val="24"/>
        </w:rPr>
        <w:t xml:space="preserve"> and provide</w:t>
      </w:r>
      <w:ins w:id="1550" w:author="WN" w:date="2020-09-13T10:47:00Z">
        <w:r w:rsidR="00DB5E51" w:rsidRPr="00452837">
          <w:rPr>
            <w:rFonts w:ascii="Times New Roman" w:eastAsia="Times New Roman" w:hAnsi="Times New Roman" w:cs="Times New Roman"/>
            <w:sz w:val="24"/>
            <w:szCs w:val="24"/>
          </w:rPr>
          <w:t>d</w:t>
        </w:r>
      </w:ins>
      <w:r w:rsidRPr="00452837">
        <w:rPr>
          <w:rFonts w:ascii="Times New Roman" w:eastAsia="Times New Roman" w:hAnsi="Times New Roman" w:cs="Times New Roman"/>
          <w:sz w:val="24"/>
          <w:szCs w:val="24"/>
        </w:rPr>
        <w:t xml:space="preserve"> molecular tools to study fungicide target genes and suggest</w:t>
      </w:r>
      <w:ins w:id="1551" w:author="WN" w:date="2020-09-13T10:47:00Z">
        <w:r w:rsidR="00DB5E51" w:rsidRPr="00452837">
          <w:rPr>
            <w:rFonts w:ascii="Times New Roman" w:eastAsia="Times New Roman" w:hAnsi="Times New Roman" w:cs="Times New Roman"/>
            <w:sz w:val="24"/>
            <w:szCs w:val="24"/>
          </w:rPr>
          <w:t>ed</w:t>
        </w:r>
      </w:ins>
      <w:del w:id="1552" w:author="WN" w:date="2020-09-13T10:47:00Z">
        <w:r w:rsidRPr="00452837" w:rsidDel="00DB5E51">
          <w:rPr>
            <w:rFonts w:ascii="Times New Roman" w:eastAsia="Times New Roman" w:hAnsi="Times New Roman" w:cs="Times New Roman"/>
            <w:sz w:val="24"/>
            <w:szCs w:val="24"/>
          </w:rPr>
          <w:delText>s</w:delText>
        </w:r>
      </w:del>
      <w:r w:rsidRPr="00452837">
        <w:rPr>
          <w:rFonts w:ascii="Times New Roman" w:eastAsia="Times New Roman" w:hAnsi="Times New Roman" w:cs="Times New Roman"/>
          <w:sz w:val="24"/>
          <w:szCs w:val="24"/>
        </w:rPr>
        <w:t xml:space="preserve"> potential resistance to strobilurin and carboxamide fungicides</w:t>
      </w:r>
      <w:bookmarkEnd w:id="1529"/>
      <w:r w:rsidRPr="00452837">
        <w:rPr>
          <w:rFonts w:ascii="Times New Roman" w:eastAsia="Times New Roman" w:hAnsi="Times New Roman" w:cs="Times New Roman"/>
          <w:sz w:val="24"/>
          <w:szCs w:val="24"/>
        </w:rPr>
        <w:t>.</w:t>
      </w:r>
    </w:p>
    <w:p w14:paraId="74B2BFF0" w14:textId="69F8A59C" w:rsidR="000732BE" w:rsidRPr="00452837" w:rsidRDefault="000732BE" w:rsidP="007E2063">
      <w:pPr>
        <w:spacing w:line="480" w:lineRule="auto"/>
        <w:ind w:firstLine="700"/>
        <w:jc w:val="both"/>
        <w:rPr>
          <w:rFonts w:ascii="Times New Roman" w:eastAsia="Times New Roman" w:hAnsi="Times New Roman" w:cs="Times New Roman"/>
          <w:sz w:val="24"/>
          <w:szCs w:val="24"/>
        </w:rPr>
      </w:pPr>
      <w:r w:rsidRPr="00452837">
        <w:rPr>
          <w:rFonts w:ascii="Times New Roman" w:eastAsia="Times New Roman" w:hAnsi="Times New Roman" w:cs="Times New Roman"/>
          <w:color w:val="000000"/>
          <w:sz w:val="24"/>
          <w:szCs w:val="24"/>
        </w:rPr>
        <w:t xml:space="preserve">Individual performances of cyproconazole and azoxystrobin had the highest control efficacy in the present study. However, higher performances were observed </w:t>
      </w:r>
      <w:ins w:id="1553" w:author="WN" w:date="2020-09-13T17:32:00Z">
        <w:r w:rsidR="00452837" w:rsidRPr="00452837">
          <w:rPr>
            <w:rFonts w:ascii="Times New Roman" w:eastAsia="Times New Roman" w:hAnsi="Times New Roman" w:cs="Times New Roman"/>
            <w:color w:val="000000"/>
            <w:sz w:val="24"/>
            <w:szCs w:val="24"/>
          </w:rPr>
          <w:t>for</w:t>
        </w:r>
      </w:ins>
      <w:del w:id="1554" w:author="WN" w:date="2020-09-13T17:32:00Z">
        <w:r w:rsidRPr="00452837" w:rsidDel="00452837">
          <w:rPr>
            <w:rFonts w:ascii="Times New Roman" w:eastAsia="Times New Roman" w:hAnsi="Times New Roman" w:cs="Times New Roman"/>
            <w:color w:val="000000"/>
            <w:sz w:val="24"/>
            <w:szCs w:val="24"/>
          </w:rPr>
          <w:delText>as</w:delText>
        </w:r>
      </w:del>
      <w:r w:rsidRPr="00452837">
        <w:rPr>
          <w:rFonts w:ascii="Times New Roman" w:eastAsia="Times New Roman" w:hAnsi="Times New Roman" w:cs="Times New Roman"/>
          <w:color w:val="000000"/>
          <w:sz w:val="24"/>
          <w:szCs w:val="24"/>
        </w:rPr>
        <w:t xml:space="preserve"> mixture formulations of the fungicides in previous field experiments under the same disease pressure (4400 </w:t>
      </w:r>
      <w:r w:rsidRPr="00452837">
        <w:rPr>
          <w:rFonts w:ascii="Times New Roman" w:eastAsia="Times New Roman" w:hAnsi="Times New Roman" w:cs="Times New Roman"/>
          <w:color w:val="000000"/>
          <w:sz w:val="24"/>
          <w:szCs w:val="24"/>
          <w:shd w:val="clear" w:color="auto" w:fill="FFFFFF"/>
        </w:rPr>
        <w:t>teliospores/g of soil)</w:t>
      </w:r>
      <w:r w:rsidRPr="00452837">
        <w:rPr>
          <w:rFonts w:ascii="Times New Roman" w:eastAsia="Times New Roman" w:hAnsi="Times New Roman" w:cs="Times New Roman"/>
          <w:color w:val="000000"/>
          <w:sz w:val="24"/>
          <w:szCs w:val="24"/>
        </w:rPr>
        <w:t>: azoxystrobin + cyproconazole and azoxystrobin + picoxystrobin reduced smut severity by 58</w:t>
      </w:r>
      <w:ins w:id="1555" w:author="WN" w:date="2020-09-13T10:48:00Z">
        <w:r w:rsidR="00DB5E51" w:rsidRPr="00452837">
          <w:rPr>
            <w:rFonts w:ascii="Times New Roman" w:eastAsia="Times New Roman" w:hAnsi="Times New Roman" w:cs="Times New Roman"/>
            <w:color w:val="000000"/>
            <w:sz w:val="24"/>
            <w:szCs w:val="24"/>
          </w:rPr>
          <w:t>%</w:t>
        </w:r>
      </w:ins>
      <w:r w:rsidRPr="00452837">
        <w:rPr>
          <w:rFonts w:ascii="Times New Roman" w:eastAsia="Times New Roman" w:hAnsi="Times New Roman" w:cs="Times New Roman"/>
          <w:color w:val="000000"/>
          <w:sz w:val="24"/>
          <w:szCs w:val="24"/>
        </w:rPr>
        <w:t xml:space="preserve"> and 47%</w:t>
      </w:r>
      <w:ins w:id="1556" w:author="WN" w:date="2020-09-13T10:48:00Z">
        <w:r w:rsidR="00DB5E51" w:rsidRPr="00452837">
          <w:rPr>
            <w:rFonts w:ascii="Times New Roman" w:eastAsia="Times New Roman" w:hAnsi="Times New Roman" w:cs="Times New Roman"/>
            <w:color w:val="000000"/>
            <w:sz w:val="24"/>
            <w:szCs w:val="24"/>
          </w:rPr>
          <w:t>,</w:t>
        </w:r>
      </w:ins>
      <w:r w:rsidRPr="00452837">
        <w:rPr>
          <w:rFonts w:ascii="Times New Roman" w:eastAsia="Times New Roman" w:hAnsi="Times New Roman" w:cs="Times New Roman"/>
          <w:color w:val="000000"/>
          <w:sz w:val="24"/>
          <w:szCs w:val="24"/>
        </w:rPr>
        <w:t xml:space="preserve"> respectively relative to non</w:t>
      </w:r>
      <w:r w:rsidR="0027590E" w:rsidRPr="00452837">
        <w:rPr>
          <w:rFonts w:ascii="Times New Roman" w:eastAsia="Times New Roman" w:hAnsi="Times New Roman" w:cs="Times New Roman"/>
          <w:color w:val="000000"/>
          <w:sz w:val="24"/>
          <w:szCs w:val="24"/>
        </w:rPr>
        <w:t>-</w:t>
      </w:r>
      <w:r w:rsidRPr="00452837">
        <w:rPr>
          <w:rFonts w:ascii="Times New Roman" w:eastAsia="Times New Roman" w:hAnsi="Times New Roman" w:cs="Times New Roman"/>
          <w:color w:val="000000"/>
          <w:sz w:val="24"/>
          <w:szCs w:val="24"/>
        </w:rPr>
        <w:t>treated control</w:t>
      </w:r>
      <w:ins w:id="1557" w:author="WN" w:date="2020-09-13T10:48:00Z">
        <w:r w:rsidR="00DB5E51" w:rsidRPr="00452837">
          <w:rPr>
            <w:rFonts w:ascii="Times New Roman" w:eastAsia="Times New Roman" w:hAnsi="Times New Roman" w:cs="Times New Roman"/>
            <w:color w:val="000000"/>
            <w:sz w:val="24"/>
            <w:szCs w:val="24"/>
          </w:rPr>
          <w:t>s</w:t>
        </w:r>
      </w:ins>
      <w:r w:rsidRPr="00452837">
        <w:rPr>
          <w:rFonts w:ascii="Times New Roman" w:eastAsia="Times New Roman" w:hAnsi="Times New Roman" w:cs="Times New Roman"/>
          <w:color w:val="000000"/>
          <w:sz w:val="24"/>
          <w:szCs w:val="24"/>
        </w:rPr>
        <w:t xml:space="preserve"> </w:t>
      </w:r>
      <w:r w:rsidR="003411F7" w:rsidRPr="00452837">
        <w:rPr>
          <w:rFonts w:ascii="Times New Roman" w:eastAsia="Times New Roman" w:hAnsi="Times New Roman" w:cs="Times New Roman"/>
          <w:color w:val="000000"/>
          <w:sz w:val="24"/>
          <w:szCs w:val="24"/>
        </w:rPr>
        <w:fldChar w:fldCharType="begin" w:fldLock="1"/>
      </w:r>
      <w:r w:rsidR="004B5829" w:rsidRPr="00452837">
        <w:rPr>
          <w:rFonts w:ascii="Times New Roman" w:eastAsia="Times New Roman" w:hAnsi="Times New Roman" w:cs="Times New Roman"/>
          <w:color w:val="000000"/>
          <w:sz w:val="24"/>
          <w:szCs w:val="24"/>
        </w:rPr>
        <w:instrText>ADDIN CSL_CITATION {"citationItems":[{"id":"ITEM-1","itemData":{"author":[{"dropping-particle":"","family":"Paredes","given":"Juan Andrés","non-dropping-particle":"","parse-names":false,"suffix":""},{"dropping-particle":"","family":"Cazón","given":"Luis Ignacio","non-dropping-particle":"","parse-names":false,"suffix":""},{"dropping-particle":"","family":"Bisonard","given":"Matias","non-dropping-particle":"","parse-names":false,"suffix":""},{"dropping-particle":"","family":"Edwards Molina","given":"Juan Pablo","non-dropping-particle":"","parse-names":false,"suffix":""},{"dropping-particle":"","family":"Rago","given":"Alejandro Mario","non-dropping-particle":"","parse-names":false,"suffix":""}],"container-title":"XV Jornadas Fitosanitarias Argentinas","id":"ITEM-1","issued":{"date-parts":[["2015"]]},"page":"235","title":"Uso de fungicidas para el control de Thecaphora frezii en ensayos a campo","type":"chapter"},"uris":["http://www.mendeley.com/documents/?uuid=5288c317-3bf5-40c5-81ed-be3c377f66fd"]},{"id":"ITEM-2","itemData":{"author":[{"dropping-particle":"","family":"Paredes","given":"Juan Andrés","non-dropping-particle":"","parse-names":false,"suffix":""},{"dropping-particle":"","family":"Cazón","given":"L.I.","non-dropping-particle":"","parse-names":false,"suffix":""},{"dropping-particle":"","family":"Bisonard","given":"E.M.","non-dropping-particle":"","parse-names":false,"suffix":""},{"dropping-particle":"","family":"Rago","given":"A.M.","non-dropping-particle":"","parse-names":false,"suffix":""}],"container-title":"XXX Jornada Nacional de Maní","id":"ITEM-2","issued":{"date-parts":[["2015"]]},"page":"70-72","title":"Triazoles y estrobilurinas para el control de Thecaphora frezii","type":"chapter"},"uris":["http://www.mendeley.com/documents/?uuid=534b0b41-1635-4af8-a2c9-b09e85c29d5e"]}],"mendeley":{"formattedCitation":"(Paredes et al., 2015b, 2015a)","plainTextFormattedCitation":"(Paredes et al., 2015b, 2015a)","previouslyFormattedCitation":"(Paredes et al., 2015b, 2015a)"},"properties":{"noteIndex":0},"schema":"https://github.com/citation-style-language/schema/raw/master/csl-citation.json"}</w:instrText>
      </w:r>
      <w:r w:rsidR="003411F7" w:rsidRPr="00452837">
        <w:rPr>
          <w:rFonts w:ascii="Times New Roman" w:eastAsia="Times New Roman" w:hAnsi="Times New Roman" w:cs="Times New Roman"/>
          <w:color w:val="000000"/>
          <w:sz w:val="24"/>
          <w:szCs w:val="24"/>
        </w:rPr>
        <w:fldChar w:fldCharType="separate"/>
      </w:r>
      <w:r w:rsidR="003411F7" w:rsidRPr="00452837">
        <w:rPr>
          <w:rFonts w:ascii="Times New Roman" w:eastAsia="Times New Roman" w:hAnsi="Times New Roman" w:cs="Times New Roman"/>
          <w:color w:val="000000"/>
          <w:sz w:val="24"/>
          <w:szCs w:val="24"/>
          <w:rPrChange w:id="1558" w:author="WN" w:date="2020-09-13T17:33:00Z">
            <w:rPr>
              <w:rFonts w:ascii="Times New Roman" w:eastAsia="Times New Roman" w:hAnsi="Times New Roman" w:cs="Times New Roman"/>
              <w:noProof/>
              <w:color w:val="000000"/>
              <w:sz w:val="24"/>
              <w:szCs w:val="24"/>
            </w:rPr>
          </w:rPrChange>
        </w:rPr>
        <w:t>(Paredes et al., 2015</w:t>
      </w:r>
      <w:ins w:id="1559" w:author="WN" w:date="2020-09-13T10:48:00Z">
        <w:r w:rsidR="00DB5E51" w:rsidRPr="00452837">
          <w:rPr>
            <w:rFonts w:ascii="Times New Roman" w:eastAsia="Times New Roman" w:hAnsi="Times New Roman" w:cs="Times New Roman"/>
            <w:color w:val="000000"/>
            <w:sz w:val="24"/>
            <w:szCs w:val="24"/>
            <w:rPrChange w:id="1560" w:author="WN" w:date="2020-09-13T17:33:00Z">
              <w:rPr>
                <w:rFonts w:ascii="Times New Roman" w:eastAsia="Times New Roman" w:hAnsi="Times New Roman" w:cs="Times New Roman"/>
                <w:noProof/>
                <w:color w:val="000000"/>
                <w:sz w:val="24"/>
                <w:szCs w:val="24"/>
              </w:rPr>
            </w:rPrChange>
          </w:rPr>
          <w:t>a</w:t>
        </w:r>
      </w:ins>
      <w:del w:id="1561" w:author="WN" w:date="2020-09-13T10:48:00Z">
        <w:r w:rsidR="003411F7" w:rsidRPr="00452837" w:rsidDel="00DB5E51">
          <w:rPr>
            <w:rFonts w:ascii="Times New Roman" w:eastAsia="Times New Roman" w:hAnsi="Times New Roman" w:cs="Times New Roman"/>
            <w:color w:val="000000"/>
            <w:sz w:val="24"/>
            <w:szCs w:val="24"/>
            <w:rPrChange w:id="1562" w:author="WN" w:date="2020-09-13T17:33:00Z">
              <w:rPr>
                <w:rFonts w:ascii="Times New Roman" w:eastAsia="Times New Roman" w:hAnsi="Times New Roman" w:cs="Times New Roman"/>
                <w:noProof/>
                <w:color w:val="000000"/>
                <w:sz w:val="24"/>
                <w:szCs w:val="24"/>
              </w:rPr>
            </w:rPrChange>
          </w:rPr>
          <w:delText>b</w:delText>
        </w:r>
      </w:del>
      <w:r w:rsidR="003411F7" w:rsidRPr="00452837">
        <w:rPr>
          <w:rFonts w:ascii="Times New Roman" w:eastAsia="Times New Roman" w:hAnsi="Times New Roman" w:cs="Times New Roman"/>
          <w:color w:val="000000"/>
          <w:sz w:val="24"/>
          <w:szCs w:val="24"/>
          <w:rPrChange w:id="1563" w:author="WN" w:date="2020-09-13T17:33:00Z">
            <w:rPr>
              <w:rFonts w:ascii="Times New Roman" w:eastAsia="Times New Roman" w:hAnsi="Times New Roman" w:cs="Times New Roman"/>
              <w:noProof/>
              <w:color w:val="000000"/>
              <w:sz w:val="24"/>
              <w:szCs w:val="24"/>
            </w:rPr>
          </w:rPrChange>
        </w:rPr>
        <w:t>, 2015</w:t>
      </w:r>
      <w:ins w:id="1564" w:author="WN" w:date="2020-09-13T10:48:00Z">
        <w:r w:rsidR="00DB5E51" w:rsidRPr="00452837">
          <w:rPr>
            <w:rFonts w:ascii="Times New Roman" w:eastAsia="Times New Roman" w:hAnsi="Times New Roman" w:cs="Times New Roman"/>
            <w:color w:val="000000"/>
            <w:sz w:val="24"/>
            <w:szCs w:val="24"/>
            <w:rPrChange w:id="1565" w:author="WN" w:date="2020-09-13T17:33:00Z">
              <w:rPr>
                <w:rFonts w:ascii="Times New Roman" w:eastAsia="Times New Roman" w:hAnsi="Times New Roman" w:cs="Times New Roman"/>
                <w:noProof/>
                <w:color w:val="000000"/>
                <w:sz w:val="24"/>
                <w:szCs w:val="24"/>
              </w:rPr>
            </w:rPrChange>
          </w:rPr>
          <w:t>b</w:t>
        </w:r>
      </w:ins>
      <w:del w:id="1566" w:author="WN" w:date="2020-09-13T10:48:00Z">
        <w:r w:rsidR="003411F7" w:rsidRPr="00452837" w:rsidDel="00DB5E51">
          <w:rPr>
            <w:rFonts w:ascii="Times New Roman" w:eastAsia="Times New Roman" w:hAnsi="Times New Roman" w:cs="Times New Roman"/>
            <w:color w:val="000000"/>
            <w:sz w:val="24"/>
            <w:szCs w:val="24"/>
            <w:rPrChange w:id="1567" w:author="WN" w:date="2020-09-13T17:33:00Z">
              <w:rPr>
                <w:rFonts w:ascii="Times New Roman" w:eastAsia="Times New Roman" w:hAnsi="Times New Roman" w:cs="Times New Roman"/>
                <w:noProof/>
                <w:color w:val="000000"/>
                <w:sz w:val="24"/>
                <w:szCs w:val="24"/>
              </w:rPr>
            </w:rPrChange>
          </w:rPr>
          <w:delText>a</w:delText>
        </w:r>
      </w:del>
      <w:r w:rsidR="003411F7" w:rsidRPr="00452837">
        <w:rPr>
          <w:rFonts w:ascii="Times New Roman" w:eastAsia="Times New Roman" w:hAnsi="Times New Roman" w:cs="Times New Roman"/>
          <w:color w:val="000000"/>
          <w:sz w:val="24"/>
          <w:szCs w:val="24"/>
          <w:rPrChange w:id="1568" w:author="WN" w:date="2020-09-13T17:33:00Z">
            <w:rPr>
              <w:rFonts w:ascii="Times New Roman" w:eastAsia="Times New Roman" w:hAnsi="Times New Roman" w:cs="Times New Roman"/>
              <w:noProof/>
              <w:color w:val="000000"/>
              <w:sz w:val="24"/>
              <w:szCs w:val="24"/>
            </w:rPr>
          </w:rPrChange>
        </w:rPr>
        <w:t>)</w:t>
      </w:r>
      <w:r w:rsidR="003411F7" w:rsidRPr="00452837">
        <w:rPr>
          <w:rFonts w:ascii="Times New Roman" w:eastAsia="Times New Roman" w:hAnsi="Times New Roman" w:cs="Times New Roman"/>
          <w:color w:val="000000"/>
          <w:sz w:val="24"/>
          <w:szCs w:val="24"/>
        </w:rPr>
        <w:fldChar w:fldCharType="end"/>
      </w:r>
      <w:r w:rsidRPr="00452837">
        <w:rPr>
          <w:rFonts w:ascii="Times New Roman" w:eastAsia="Times New Roman" w:hAnsi="Times New Roman" w:cs="Times New Roman"/>
          <w:color w:val="000000"/>
          <w:sz w:val="24"/>
          <w:szCs w:val="24"/>
        </w:rPr>
        <w:t xml:space="preserve">. This higher performance of the fungicides as mixtures could be due to a “potentiation” effect </w:t>
      </w:r>
      <w:r w:rsidR="004B5829" w:rsidRPr="00452837">
        <w:rPr>
          <w:rFonts w:ascii="Times New Roman" w:eastAsia="Times New Roman" w:hAnsi="Times New Roman" w:cs="Times New Roman"/>
          <w:color w:val="000000"/>
          <w:sz w:val="24"/>
          <w:szCs w:val="24"/>
        </w:rPr>
        <w:fldChar w:fldCharType="begin" w:fldLock="1"/>
      </w:r>
      <w:r w:rsidR="004B5829" w:rsidRPr="00452837">
        <w:rPr>
          <w:rFonts w:ascii="Times New Roman" w:eastAsia="Times New Roman" w:hAnsi="Times New Roman" w:cs="Times New Roman"/>
          <w:color w:val="000000"/>
          <w:sz w:val="24"/>
          <w:szCs w:val="24"/>
        </w:rPr>
        <w:instrText xml:space="preserve">ADDIN CSL_CITATION {"citationItems":[{"id":"ITEM-1","itemData":{"abstract":"Capítulo 2: PLAGUICIDAS QUÍMICOS, COMPOSICIÓN Y FORMULACIONES, ETIQUETADO, CLASIFICACIÓN TOXICOLÓGICA, RESIDUOS Y MÉTODOS DE APLICACIÓN. 1. Definición de Plaguicidas. En el módulo anterior ya se había definido qué es una plaga. Los plaguicidas, por lo tanto, son sustancias que tienen como objetivo combatir a dichas plagas. Normalmente son de origen químico, pero en algunos pocos casos pueden ser de origen biológico o, inclusive, mineral. (FAO 1986; citado por O.M.S. – 1992) definió a los plaguicidas como cualquier sustancia o mezcla de sustancias destinadas a prevenir, destruir o controlar pestes incluyendo los vectores de enfermedades humanas o de animales, especies no deseadas de plantas o animales que causen perjuicios o que interfieran de cualquier otra forma en la producción, elaboración, almacenamiento, transporte o comercialización de alimentos, productos agrícolas no elaborados, madera o que puedan administrarse a animales para combatir insectos, arácnidos u otras pestes en o sobre sus cuerpos. Pesticida es sinónimo de plaguicida. 2. Clasificación de los plaguicidas Los plaguicidas pueden clasificarse, según su ámbito de aplicación, en productos destinados a: </w:instrText>
      </w:r>
      <w:r w:rsidR="004B5829" w:rsidRPr="00452837">
        <w:rPr>
          <w:rFonts w:ascii="Times New Roman" w:eastAsia="Times New Roman" w:hAnsi="Times New Roman" w:cs="Times New Roman"/>
          <w:color w:val="000000"/>
          <w:sz w:val="24"/>
          <w:szCs w:val="24"/>
        </w:rPr>
        <w:instrText xml:space="preserve"> sanidad vegetal: llamados fitosanitarios o agroquímicos. </w:instrText>
      </w:r>
      <w:r w:rsidR="004B5829" w:rsidRPr="00452837">
        <w:rPr>
          <w:rFonts w:ascii="Times New Roman" w:eastAsia="Times New Roman" w:hAnsi="Times New Roman" w:cs="Times New Roman"/>
          <w:color w:val="000000"/>
          <w:sz w:val="24"/>
          <w:szCs w:val="24"/>
        </w:rPr>
        <w:instrText xml:space="preserve"> ganadería. </w:instrText>
      </w:r>
      <w:r w:rsidR="004B5829" w:rsidRPr="00452837">
        <w:rPr>
          <w:rFonts w:ascii="Times New Roman" w:eastAsia="Times New Roman" w:hAnsi="Times New Roman" w:cs="Times New Roman"/>
          <w:color w:val="000000"/>
          <w:sz w:val="24"/>
          <w:szCs w:val="24"/>
        </w:rPr>
        <w:instrText xml:space="preserve"> industria alimenticia. </w:instrText>
      </w:r>
      <w:r w:rsidR="004B5829" w:rsidRPr="00452837">
        <w:rPr>
          <w:rFonts w:ascii="Times New Roman" w:eastAsia="Times New Roman" w:hAnsi="Times New Roman" w:cs="Times New Roman"/>
          <w:color w:val="000000"/>
          <w:sz w:val="24"/>
          <w:szCs w:val="24"/>
        </w:rPr>
        <w:instrText xml:space="preserve"> sanidad ambiental: para tratamientos en locales ocupados por personas. </w:instrText>
      </w:r>
      <w:r w:rsidR="004B5829" w:rsidRPr="00452837">
        <w:rPr>
          <w:rFonts w:ascii="Times New Roman" w:eastAsia="Times New Roman" w:hAnsi="Times New Roman" w:cs="Times New Roman"/>
          <w:color w:val="000000"/>
          <w:sz w:val="24"/>
          <w:szCs w:val="24"/>
        </w:rPr>
        <w:instrText xml:space="preserve"> jardinería. </w:instrText>
      </w:r>
      <w:r w:rsidR="004B5829" w:rsidRPr="00452837">
        <w:rPr>
          <w:rFonts w:ascii="Times New Roman" w:eastAsia="Times New Roman" w:hAnsi="Times New Roman" w:cs="Times New Roman"/>
          <w:color w:val="000000"/>
          <w:sz w:val="24"/>
          <w:szCs w:val="24"/>
        </w:rPr>
        <w:instrText xml:space="preserve"> higiene personal. </w:instrText>
      </w:r>
      <w:r w:rsidR="004B5829" w:rsidRPr="00452837">
        <w:rPr>
          <w:rFonts w:ascii="Times New Roman" w:eastAsia="Times New Roman" w:hAnsi="Times New Roman" w:cs="Times New Roman"/>
          <w:color w:val="000000"/>
          <w:sz w:val="24"/>
          <w:szCs w:val="24"/>
        </w:rPr>
        <w:instrText> otras aplicaciones. A partir de este momento dejaremos de lado a todos aquellos plaguicidas que no pertenezcan al primer grupo, es decir a los productos fitosanitarios, también llamados agroquímicos o fitoterápicos. No obstante ello, debe tenerse en cuenta que algunos agroquímicos pueden tener uso dentro de otros ámbitos de aplicación, ya sea con la misma o con diferente formulación (jardinería, sanidad ambiental, etc.) 3. Clasificación de los agroquímicos. Los agroquímicos pueden clasificarse de diferente manera y con distingo grado de especificidad. A continuación de detallan aquellas de mayor frecuencia de uso.","author":[{"dropping-particle":"","family":"Cid","given":"Ramiro","non-dropping-particle":"","parse-names":false,"suffix":""}],"chapter-number":"Capitulo 2","container-title":"Aplicación eficiente de fitosanitrios.","id":"ITEM-1","issued":{"date-parts":[["2014"]]},"page":"1-14","publisher":"INTA Ediciones","title":"Plaguicidas químicos, composisción y formulaciones, etiquetado, clasificación toxicológica, residuos y métodos de aplicación.","type":"chapter"},"uris":["http://www.mendeley.com/documents/?uuid=89f8de8b-5e78-4b26-9167-49ef2f4880ab"]}],"mendeley":{"formattedCitation":"(Cid, 2014)","plainTextFormattedCitation":"(Cid, 2014)","previouslyFormattedCitation":"(Cid, 2014)"},"properties":{"noteIndex":0},"schema":"https://github.com/citation-style-language/schema/raw/master/csl-citation.json"}</w:instrText>
      </w:r>
      <w:r w:rsidR="004B5829" w:rsidRPr="00452837">
        <w:rPr>
          <w:rFonts w:ascii="Times New Roman" w:eastAsia="Times New Roman" w:hAnsi="Times New Roman" w:cs="Times New Roman"/>
          <w:color w:val="000000"/>
          <w:sz w:val="24"/>
          <w:szCs w:val="24"/>
        </w:rPr>
        <w:fldChar w:fldCharType="separate"/>
      </w:r>
      <w:r w:rsidR="004B5829" w:rsidRPr="00452837">
        <w:rPr>
          <w:rFonts w:ascii="Times New Roman" w:eastAsia="Times New Roman" w:hAnsi="Times New Roman" w:cs="Times New Roman"/>
          <w:color w:val="000000"/>
          <w:sz w:val="24"/>
          <w:szCs w:val="24"/>
          <w:rPrChange w:id="1569" w:author="WN" w:date="2020-09-13T17:33:00Z">
            <w:rPr>
              <w:rFonts w:ascii="Times New Roman" w:eastAsia="Times New Roman" w:hAnsi="Times New Roman" w:cs="Times New Roman"/>
              <w:noProof/>
              <w:color w:val="000000"/>
              <w:sz w:val="24"/>
              <w:szCs w:val="24"/>
            </w:rPr>
          </w:rPrChange>
        </w:rPr>
        <w:t>(Cid, 2014)</w:t>
      </w:r>
      <w:r w:rsidR="004B5829" w:rsidRPr="00452837">
        <w:rPr>
          <w:rFonts w:ascii="Times New Roman" w:eastAsia="Times New Roman" w:hAnsi="Times New Roman" w:cs="Times New Roman"/>
          <w:color w:val="000000"/>
          <w:sz w:val="24"/>
          <w:szCs w:val="24"/>
        </w:rPr>
        <w:fldChar w:fldCharType="end"/>
      </w:r>
      <w:r w:rsidRPr="00452837">
        <w:rPr>
          <w:rFonts w:ascii="Times New Roman" w:eastAsia="Times New Roman" w:hAnsi="Times New Roman" w:cs="Times New Roman"/>
          <w:color w:val="000000"/>
          <w:sz w:val="24"/>
          <w:szCs w:val="24"/>
        </w:rPr>
        <w:t>.</w:t>
      </w:r>
    </w:p>
    <w:p w14:paraId="65A4CD6C" w14:textId="1AC3BEF7" w:rsidR="000732BE" w:rsidRPr="00452837" w:rsidDel="00DB2637" w:rsidRDefault="000732BE" w:rsidP="007E2063">
      <w:pPr>
        <w:spacing w:line="480" w:lineRule="auto"/>
        <w:rPr>
          <w:del w:id="1570" w:author="Paredes, Juan A." w:date="2020-09-09T10:28:00Z"/>
          <w:rFonts w:ascii="Times New Roman" w:eastAsia="Times New Roman" w:hAnsi="Times New Roman" w:cs="Times New Roman"/>
          <w:sz w:val="24"/>
          <w:szCs w:val="24"/>
        </w:rPr>
      </w:pPr>
    </w:p>
    <w:p w14:paraId="7E69A151" w14:textId="261F0D9C" w:rsidR="000732BE" w:rsidRPr="00452837" w:rsidDel="00DB2637" w:rsidRDefault="000732BE" w:rsidP="007E2063">
      <w:pPr>
        <w:spacing w:line="480" w:lineRule="auto"/>
        <w:jc w:val="both"/>
        <w:outlineLvl w:val="0"/>
        <w:rPr>
          <w:del w:id="1571" w:author="Paredes, Juan A." w:date="2020-09-09T10:28:00Z"/>
          <w:rFonts w:ascii="Times New Roman" w:eastAsia="Times New Roman" w:hAnsi="Times New Roman" w:cs="Times New Roman"/>
          <w:b/>
          <w:bCs/>
          <w:color w:val="000000"/>
          <w:kern w:val="36"/>
          <w:sz w:val="24"/>
          <w:szCs w:val="24"/>
        </w:rPr>
      </w:pPr>
      <w:del w:id="1572" w:author="Paredes, Juan A." w:date="2020-09-09T10:28:00Z">
        <w:r w:rsidRPr="00452837" w:rsidDel="00DB2637">
          <w:rPr>
            <w:rFonts w:ascii="Times New Roman" w:eastAsia="Times New Roman" w:hAnsi="Times New Roman" w:cs="Times New Roman"/>
            <w:b/>
            <w:bCs/>
            <w:color w:val="000000"/>
            <w:kern w:val="36"/>
            <w:sz w:val="24"/>
            <w:szCs w:val="24"/>
          </w:rPr>
          <w:delText>Funding</w:delText>
        </w:r>
      </w:del>
    </w:p>
    <w:p w14:paraId="355E8EA5" w14:textId="22552A2C" w:rsidR="000732BE" w:rsidRPr="00452837" w:rsidDel="00DB2637" w:rsidRDefault="000732BE" w:rsidP="007E2063">
      <w:pPr>
        <w:spacing w:line="480" w:lineRule="auto"/>
        <w:ind w:firstLine="700"/>
        <w:jc w:val="both"/>
        <w:rPr>
          <w:del w:id="1573" w:author="Paredes, Juan A." w:date="2020-09-09T10:28:00Z"/>
          <w:rFonts w:ascii="Times New Roman" w:eastAsia="Times New Roman" w:hAnsi="Times New Roman" w:cs="Times New Roman"/>
          <w:sz w:val="24"/>
          <w:szCs w:val="24"/>
        </w:rPr>
      </w:pPr>
      <w:del w:id="1574" w:author="Paredes, Juan A." w:date="2020-09-09T10:28:00Z">
        <w:r w:rsidRPr="00452837" w:rsidDel="00DB2637">
          <w:rPr>
            <w:rFonts w:ascii="Times New Roman" w:eastAsia="Times New Roman" w:hAnsi="Times New Roman" w:cs="Times New Roman"/>
            <w:color w:val="000000"/>
            <w:sz w:val="24"/>
            <w:szCs w:val="24"/>
          </w:rPr>
          <w:delText>This work was supported by INTA [Programa Nacional de Cultivos Industriales, PNIND-1108072] and Fundación Maní Argentino.</w:delText>
        </w:r>
      </w:del>
    </w:p>
    <w:p w14:paraId="07933147" w14:textId="383FA54A" w:rsidR="000732BE" w:rsidRPr="00452837" w:rsidDel="00DB2637" w:rsidRDefault="000732BE" w:rsidP="007E2063">
      <w:pPr>
        <w:spacing w:line="480" w:lineRule="auto"/>
        <w:rPr>
          <w:del w:id="1575" w:author="Paredes, Juan A." w:date="2020-09-09T10:28:00Z"/>
          <w:rFonts w:ascii="Times New Roman" w:eastAsia="Times New Roman" w:hAnsi="Times New Roman" w:cs="Times New Roman"/>
          <w:sz w:val="24"/>
          <w:szCs w:val="24"/>
        </w:rPr>
      </w:pPr>
    </w:p>
    <w:p w14:paraId="34D62266" w14:textId="3FAC45C1" w:rsidR="000732BE" w:rsidRPr="00452837" w:rsidDel="00DB2637" w:rsidRDefault="000732BE" w:rsidP="007E2063">
      <w:pPr>
        <w:spacing w:line="480" w:lineRule="auto"/>
        <w:jc w:val="both"/>
        <w:outlineLvl w:val="0"/>
        <w:rPr>
          <w:del w:id="1576" w:author="Paredes, Juan A." w:date="2020-09-09T10:28:00Z"/>
          <w:rFonts w:ascii="Times New Roman" w:eastAsia="Times New Roman" w:hAnsi="Times New Roman" w:cs="Times New Roman"/>
          <w:b/>
          <w:bCs/>
          <w:color w:val="000000"/>
          <w:kern w:val="36"/>
          <w:sz w:val="24"/>
          <w:szCs w:val="24"/>
        </w:rPr>
      </w:pPr>
      <w:del w:id="1577" w:author="Paredes, Juan A." w:date="2020-09-09T10:28:00Z">
        <w:r w:rsidRPr="00452837" w:rsidDel="00DB2637">
          <w:rPr>
            <w:rFonts w:ascii="Times New Roman" w:eastAsia="Times New Roman" w:hAnsi="Times New Roman" w:cs="Times New Roman"/>
            <w:b/>
            <w:bCs/>
            <w:color w:val="000000"/>
            <w:kern w:val="36"/>
            <w:sz w:val="24"/>
            <w:szCs w:val="24"/>
          </w:rPr>
          <w:delText>References</w:delText>
        </w:r>
      </w:del>
    </w:p>
    <w:p w14:paraId="4092C280" w14:textId="71300240" w:rsidR="008D275F" w:rsidRPr="00452837" w:rsidDel="00DB2637" w:rsidRDefault="008D275F" w:rsidP="008D275F">
      <w:pPr>
        <w:widowControl w:val="0"/>
        <w:autoSpaceDE w:val="0"/>
        <w:autoSpaceDN w:val="0"/>
        <w:adjustRightInd w:val="0"/>
        <w:spacing w:after="120"/>
        <w:ind w:left="480" w:hanging="480"/>
        <w:rPr>
          <w:del w:id="1578" w:author="Paredes, Juan A." w:date="2020-09-09T10:28:00Z"/>
          <w:rFonts w:ascii="Times New Roman" w:hAnsi="Times New Roman" w:cs="Times New Roman"/>
          <w:sz w:val="24"/>
          <w:szCs w:val="24"/>
          <w:rPrChange w:id="1579" w:author="WN" w:date="2020-09-13T17:33:00Z">
            <w:rPr>
              <w:del w:id="1580" w:author="Paredes, Juan A." w:date="2020-09-09T10:28:00Z"/>
              <w:rFonts w:ascii="Times New Roman" w:hAnsi="Times New Roman" w:cs="Times New Roman"/>
              <w:noProof/>
              <w:sz w:val="24"/>
              <w:szCs w:val="24"/>
              <w:lang w:val="es-AR"/>
            </w:rPr>
          </w:rPrChange>
        </w:rPr>
      </w:pPr>
      <w:del w:id="1581" w:author="Paredes, Juan A." w:date="2020-09-09T10:28:00Z">
        <w:r w:rsidRPr="00452837" w:rsidDel="00DB2637">
          <w:rPr>
            <w:rFonts w:ascii="Times New Roman" w:eastAsia="Times New Roman" w:hAnsi="Times New Roman" w:cs="Times New Roman"/>
            <w:b/>
            <w:bCs/>
            <w:color w:val="000000"/>
            <w:sz w:val="24"/>
            <w:szCs w:val="24"/>
            <w:shd w:val="clear" w:color="auto" w:fill="FFFFFF"/>
          </w:rPr>
          <w:fldChar w:fldCharType="begin" w:fldLock="1"/>
        </w:r>
        <w:r w:rsidRPr="00452837" w:rsidDel="00DB2637">
          <w:rPr>
            <w:rFonts w:ascii="Times New Roman" w:eastAsia="Times New Roman" w:hAnsi="Times New Roman" w:cs="Times New Roman"/>
            <w:b/>
            <w:bCs/>
            <w:color w:val="000000"/>
            <w:sz w:val="24"/>
            <w:szCs w:val="24"/>
            <w:shd w:val="clear" w:color="auto" w:fill="FFFFFF"/>
          </w:rPr>
          <w:delInstrText xml:space="preserve">ADDIN Mendeley Bibliography CSL_BIBLIOGRAPHY </w:delInstrText>
        </w:r>
        <w:r w:rsidRPr="00452837" w:rsidDel="00DB2637">
          <w:rPr>
            <w:rFonts w:ascii="Times New Roman" w:eastAsia="Times New Roman" w:hAnsi="Times New Roman" w:cs="Times New Roman"/>
            <w:b/>
            <w:bCs/>
            <w:color w:val="000000"/>
            <w:sz w:val="24"/>
            <w:szCs w:val="24"/>
            <w:shd w:val="clear" w:color="auto" w:fill="FFFFFF"/>
          </w:rPr>
          <w:fldChar w:fldCharType="separate"/>
        </w:r>
        <w:r w:rsidRPr="00452837" w:rsidDel="00DB2637">
          <w:rPr>
            <w:rFonts w:ascii="Times New Roman" w:hAnsi="Times New Roman" w:cs="Times New Roman"/>
            <w:sz w:val="24"/>
            <w:szCs w:val="24"/>
            <w:rPrChange w:id="1582" w:author="WN" w:date="2020-09-13T17:33:00Z">
              <w:rPr>
                <w:rFonts w:ascii="Times New Roman" w:hAnsi="Times New Roman" w:cs="Times New Roman"/>
                <w:noProof/>
                <w:sz w:val="24"/>
                <w:szCs w:val="24"/>
              </w:rPr>
            </w:rPrChange>
          </w:rPr>
          <w:delText xml:space="preserve">Agüero, D., 2017. </w:delText>
        </w:r>
        <w:r w:rsidRPr="00452837" w:rsidDel="00DB2637">
          <w:rPr>
            <w:rFonts w:ascii="Times New Roman" w:hAnsi="Times New Roman" w:cs="Times New Roman"/>
            <w:sz w:val="24"/>
            <w:szCs w:val="24"/>
            <w:rPrChange w:id="1583" w:author="WN" w:date="2020-09-13T17:33:00Z">
              <w:rPr>
                <w:rFonts w:ascii="Times New Roman" w:hAnsi="Times New Roman" w:cs="Times New Roman"/>
                <w:noProof/>
                <w:sz w:val="24"/>
                <w:szCs w:val="24"/>
                <w:lang w:val="es-AR"/>
              </w:rPr>
            </w:rPrChange>
          </w:rPr>
          <w:delText>Mercado internacional y nacional del maní, in: Fernandez, E., Giayetto, O. (Eds.), El Cultivo de Maní En Córdoba. pp. 411–433.</w:delText>
        </w:r>
      </w:del>
    </w:p>
    <w:p w14:paraId="593C83B0" w14:textId="0473487F" w:rsidR="008D275F" w:rsidRPr="00452837" w:rsidDel="00DB2637" w:rsidRDefault="008D275F" w:rsidP="008D275F">
      <w:pPr>
        <w:widowControl w:val="0"/>
        <w:autoSpaceDE w:val="0"/>
        <w:autoSpaceDN w:val="0"/>
        <w:adjustRightInd w:val="0"/>
        <w:spacing w:after="120"/>
        <w:ind w:left="480" w:hanging="480"/>
        <w:rPr>
          <w:del w:id="1584" w:author="Paredes, Juan A." w:date="2020-09-09T10:28:00Z"/>
          <w:rFonts w:ascii="Times New Roman" w:hAnsi="Times New Roman" w:cs="Times New Roman"/>
          <w:sz w:val="24"/>
          <w:szCs w:val="24"/>
          <w:rPrChange w:id="1585" w:author="WN" w:date="2020-09-13T17:33:00Z">
            <w:rPr>
              <w:del w:id="1586" w:author="Paredes, Juan A." w:date="2020-09-09T10:28:00Z"/>
              <w:rFonts w:ascii="Times New Roman" w:hAnsi="Times New Roman" w:cs="Times New Roman"/>
              <w:noProof/>
              <w:sz w:val="24"/>
              <w:szCs w:val="24"/>
              <w:lang w:val="es-AR"/>
            </w:rPr>
          </w:rPrChange>
        </w:rPr>
      </w:pPr>
      <w:del w:id="1587" w:author="Paredes, Juan A." w:date="2020-09-09T10:28:00Z">
        <w:r w:rsidRPr="00452837" w:rsidDel="00DB2637">
          <w:rPr>
            <w:rFonts w:ascii="Times New Roman" w:hAnsi="Times New Roman" w:cs="Times New Roman"/>
            <w:sz w:val="24"/>
            <w:szCs w:val="24"/>
            <w:rPrChange w:id="1588" w:author="WN" w:date="2020-09-13T17:33:00Z">
              <w:rPr>
                <w:rFonts w:ascii="Times New Roman" w:hAnsi="Times New Roman" w:cs="Times New Roman"/>
                <w:noProof/>
                <w:sz w:val="24"/>
                <w:szCs w:val="24"/>
                <w:lang w:val="es-AR"/>
              </w:rPr>
            </w:rPrChange>
          </w:rPr>
          <w:delText xml:space="preserve">Arias, R., Cazón, L.I., Conforto, C., 2019. </w:delText>
        </w:r>
        <w:r w:rsidRPr="00452837" w:rsidDel="00DB2637">
          <w:rPr>
            <w:rFonts w:ascii="Times New Roman" w:hAnsi="Times New Roman" w:cs="Times New Roman"/>
            <w:sz w:val="24"/>
            <w:szCs w:val="24"/>
            <w:rPrChange w:id="1589" w:author="WN" w:date="2020-09-13T17:33:00Z">
              <w:rPr>
                <w:rFonts w:ascii="Times New Roman" w:hAnsi="Times New Roman" w:cs="Times New Roman"/>
                <w:noProof/>
                <w:sz w:val="24"/>
                <w:szCs w:val="24"/>
              </w:rPr>
            </w:rPrChange>
          </w:rPr>
          <w:delText xml:space="preserve">Mitogenome and Nuclear-encoded Fungicide-target Genes of Thecaphora frezii-Causal Agent of Peanut Smut INTA-PE PNSUELO 1134043. </w:delText>
        </w:r>
        <w:r w:rsidRPr="00452837" w:rsidDel="00DB2637">
          <w:rPr>
            <w:rFonts w:ascii="Times New Roman" w:hAnsi="Times New Roman" w:cs="Times New Roman"/>
            <w:sz w:val="24"/>
            <w:szCs w:val="24"/>
            <w:rPrChange w:id="1590" w:author="WN" w:date="2020-09-13T17:33:00Z">
              <w:rPr>
                <w:rFonts w:ascii="Times New Roman" w:hAnsi="Times New Roman" w:cs="Times New Roman"/>
                <w:noProof/>
                <w:sz w:val="24"/>
                <w:szCs w:val="24"/>
                <w:lang w:val="es-AR"/>
              </w:rPr>
            </w:rPrChange>
          </w:rPr>
          <w:delText>Estructura y funcionalidad de la biota del suelo View project. Fungal Genomics Biol. 9. https://doi.org/10.35248/2165-8056.19.9.160</w:delText>
        </w:r>
      </w:del>
    </w:p>
    <w:p w14:paraId="0194D2F4" w14:textId="33F4D5C8" w:rsidR="008D275F" w:rsidRPr="00452837" w:rsidDel="00DB2637" w:rsidRDefault="008D275F" w:rsidP="008D275F">
      <w:pPr>
        <w:widowControl w:val="0"/>
        <w:autoSpaceDE w:val="0"/>
        <w:autoSpaceDN w:val="0"/>
        <w:adjustRightInd w:val="0"/>
        <w:spacing w:after="120"/>
        <w:ind w:left="480" w:hanging="480"/>
        <w:rPr>
          <w:del w:id="1591" w:author="Paredes, Juan A." w:date="2020-09-09T10:28:00Z"/>
          <w:rFonts w:ascii="Times New Roman" w:hAnsi="Times New Roman" w:cs="Times New Roman"/>
          <w:sz w:val="24"/>
          <w:szCs w:val="24"/>
          <w:rPrChange w:id="1592" w:author="WN" w:date="2020-09-13T17:33:00Z">
            <w:rPr>
              <w:del w:id="1593" w:author="Paredes, Juan A." w:date="2020-09-09T10:28:00Z"/>
              <w:rFonts w:ascii="Times New Roman" w:hAnsi="Times New Roman" w:cs="Times New Roman"/>
              <w:noProof/>
              <w:sz w:val="24"/>
              <w:szCs w:val="24"/>
              <w:lang w:val="es-AR"/>
            </w:rPr>
          </w:rPrChange>
        </w:rPr>
      </w:pPr>
      <w:del w:id="1594" w:author="Paredes, Juan A." w:date="2020-09-09T10:28:00Z">
        <w:r w:rsidRPr="00452837" w:rsidDel="00DB2637">
          <w:rPr>
            <w:rFonts w:ascii="Times New Roman" w:hAnsi="Times New Roman" w:cs="Times New Roman"/>
            <w:sz w:val="24"/>
            <w:szCs w:val="24"/>
            <w:rPrChange w:id="1595" w:author="WN" w:date="2020-09-13T17:33:00Z">
              <w:rPr>
                <w:rFonts w:ascii="Times New Roman" w:hAnsi="Times New Roman" w:cs="Times New Roman"/>
                <w:noProof/>
                <w:sz w:val="24"/>
                <w:szCs w:val="24"/>
                <w:lang w:val="es-AR"/>
              </w:rPr>
            </w:rPrChange>
          </w:rPr>
          <w:delText>Astiz Gasso, M., Leis, R., Marinelli, A., 2008. Evaluación de incidencia y severidad del carbón de maní (Thecaphora frezii) en infecciones artificiales, sobre cultivares comerciales de maní, in: 1° Congreso Argentino de Fitopatología. p. 161.</w:delText>
        </w:r>
      </w:del>
    </w:p>
    <w:p w14:paraId="456D9037" w14:textId="457DDD81" w:rsidR="008D275F" w:rsidRPr="00452837" w:rsidDel="00DB2637" w:rsidRDefault="008D275F" w:rsidP="008D275F">
      <w:pPr>
        <w:widowControl w:val="0"/>
        <w:autoSpaceDE w:val="0"/>
        <w:autoSpaceDN w:val="0"/>
        <w:adjustRightInd w:val="0"/>
        <w:spacing w:after="120"/>
        <w:ind w:left="480" w:hanging="480"/>
        <w:rPr>
          <w:del w:id="1596" w:author="Paredes, Juan A." w:date="2020-09-09T10:28:00Z"/>
          <w:rFonts w:ascii="Times New Roman" w:hAnsi="Times New Roman" w:cs="Times New Roman"/>
          <w:sz w:val="24"/>
          <w:szCs w:val="24"/>
          <w:rPrChange w:id="1597" w:author="WN" w:date="2020-09-13T17:33:00Z">
            <w:rPr>
              <w:del w:id="1598" w:author="Paredes, Juan A." w:date="2020-09-09T10:28:00Z"/>
              <w:rFonts w:ascii="Times New Roman" w:hAnsi="Times New Roman" w:cs="Times New Roman"/>
              <w:noProof/>
              <w:sz w:val="24"/>
              <w:szCs w:val="24"/>
              <w:lang w:val="es-AR"/>
            </w:rPr>
          </w:rPrChange>
        </w:rPr>
      </w:pPr>
      <w:del w:id="1599" w:author="Paredes, Juan A." w:date="2020-09-09T10:28:00Z">
        <w:r w:rsidRPr="00452837" w:rsidDel="00DB2637">
          <w:rPr>
            <w:rFonts w:ascii="Times New Roman" w:hAnsi="Times New Roman" w:cs="Times New Roman"/>
            <w:sz w:val="24"/>
            <w:szCs w:val="24"/>
            <w:rPrChange w:id="1600" w:author="WN" w:date="2020-09-13T17:33:00Z">
              <w:rPr>
                <w:rFonts w:ascii="Times New Roman" w:hAnsi="Times New Roman" w:cs="Times New Roman"/>
                <w:noProof/>
                <w:sz w:val="24"/>
                <w:szCs w:val="24"/>
              </w:rPr>
            </w:rPrChange>
          </w:rPr>
          <w:delText xml:space="preserve">Astiz Gasso, M., Wojszko, A., 2011. </w:delText>
        </w:r>
        <w:r w:rsidRPr="00452837" w:rsidDel="00DB2637">
          <w:rPr>
            <w:rFonts w:ascii="Times New Roman" w:hAnsi="Times New Roman" w:cs="Times New Roman"/>
            <w:sz w:val="24"/>
            <w:szCs w:val="24"/>
            <w:rPrChange w:id="1601" w:author="WN" w:date="2020-09-13T17:33:00Z">
              <w:rPr>
                <w:rFonts w:ascii="Times New Roman" w:hAnsi="Times New Roman" w:cs="Times New Roman"/>
                <w:noProof/>
                <w:sz w:val="24"/>
                <w:szCs w:val="24"/>
                <w:lang w:val="es-AR"/>
              </w:rPr>
            </w:rPrChange>
          </w:rPr>
          <w:delText>Evaluación in vitro de fungicidas curasemillas para el control químico del carbón del maní [Thecaphora frezii]. pp. 60–62.</w:delText>
        </w:r>
      </w:del>
    </w:p>
    <w:p w14:paraId="174262F4" w14:textId="2EFD25F8" w:rsidR="008D275F" w:rsidRPr="00452837" w:rsidDel="00DB2637" w:rsidRDefault="008D275F" w:rsidP="008D275F">
      <w:pPr>
        <w:widowControl w:val="0"/>
        <w:autoSpaceDE w:val="0"/>
        <w:autoSpaceDN w:val="0"/>
        <w:adjustRightInd w:val="0"/>
        <w:spacing w:after="120"/>
        <w:ind w:left="480" w:hanging="480"/>
        <w:rPr>
          <w:del w:id="1602" w:author="Paredes, Juan A." w:date="2020-09-09T10:28:00Z"/>
          <w:rFonts w:ascii="Times New Roman" w:hAnsi="Times New Roman" w:cs="Times New Roman"/>
          <w:sz w:val="24"/>
          <w:szCs w:val="24"/>
          <w:rPrChange w:id="1603" w:author="WN" w:date="2020-09-13T17:33:00Z">
            <w:rPr>
              <w:del w:id="1604" w:author="Paredes, Juan A." w:date="2020-09-09T10:28:00Z"/>
              <w:rFonts w:ascii="Times New Roman" w:hAnsi="Times New Roman" w:cs="Times New Roman"/>
              <w:noProof/>
              <w:sz w:val="24"/>
              <w:szCs w:val="24"/>
            </w:rPr>
          </w:rPrChange>
        </w:rPr>
      </w:pPr>
      <w:del w:id="1605" w:author="Paredes, Juan A." w:date="2020-09-09T10:28:00Z">
        <w:r w:rsidRPr="00452837" w:rsidDel="00DB2637">
          <w:rPr>
            <w:rFonts w:ascii="Times New Roman" w:hAnsi="Times New Roman" w:cs="Times New Roman"/>
            <w:sz w:val="24"/>
            <w:szCs w:val="24"/>
            <w:rPrChange w:id="1606" w:author="WN" w:date="2020-09-13T17:33:00Z">
              <w:rPr>
                <w:rFonts w:ascii="Times New Roman" w:hAnsi="Times New Roman" w:cs="Times New Roman"/>
                <w:noProof/>
                <w:sz w:val="24"/>
                <w:szCs w:val="24"/>
              </w:rPr>
            </w:rPrChange>
          </w:rPr>
          <w:delText>Boote, K.J., 1982.  Growth Stages of Peanut ( Arachis hypogaea L.) 1 . Peanut Sci. 9, 35–40. https://doi.org/10.3146/i0095-3679-9-1-11</w:delText>
        </w:r>
      </w:del>
    </w:p>
    <w:p w14:paraId="68DAE8D4" w14:textId="64D5FAC9" w:rsidR="008D275F" w:rsidRPr="00452837" w:rsidDel="00DB2637" w:rsidRDefault="008D275F" w:rsidP="008D275F">
      <w:pPr>
        <w:widowControl w:val="0"/>
        <w:autoSpaceDE w:val="0"/>
        <w:autoSpaceDN w:val="0"/>
        <w:adjustRightInd w:val="0"/>
        <w:spacing w:after="120"/>
        <w:ind w:left="480" w:hanging="480"/>
        <w:rPr>
          <w:del w:id="1607" w:author="Paredes, Juan A." w:date="2020-09-09T10:28:00Z"/>
          <w:rFonts w:ascii="Times New Roman" w:hAnsi="Times New Roman" w:cs="Times New Roman"/>
          <w:sz w:val="24"/>
          <w:szCs w:val="24"/>
          <w:rPrChange w:id="1608" w:author="WN" w:date="2020-09-13T17:33:00Z">
            <w:rPr>
              <w:del w:id="1609" w:author="Paredes, Juan A." w:date="2020-09-09T10:28:00Z"/>
              <w:rFonts w:ascii="Times New Roman" w:hAnsi="Times New Roman" w:cs="Times New Roman"/>
              <w:noProof/>
              <w:sz w:val="24"/>
              <w:szCs w:val="24"/>
              <w:lang w:val="es-AR"/>
            </w:rPr>
          </w:rPrChange>
        </w:rPr>
      </w:pPr>
      <w:del w:id="1610" w:author="Paredes, Juan A." w:date="2020-09-09T10:28:00Z">
        <w:r w:rsidRPr="00452837" w:rsidDel="00DB2637">
          <w:rPr>
            <w:rFonts w:ascii="Times New Roman" w:hAnsi="Times New Roman" w:cs="Times New Roman"/>
            <w:sz w:val="24"/>
            <w:szCs w:val="24"/>
            <w:rPrChange w:id="1611" w:author="WN" w:date="2020-09-13T17:33:00Z">
              <w:rPr>
                <w:rFonts w:ascii="Times New Roman" w:hAnsi="Times New Roman" w:cs="Times New Roman"/>
                <w:noProof/>
                <w:sz w:val="24"/>
                <w:szCs w:val="24"/>
              </w:rPr>
            </w:rPrChange>
          </w:rPr>
          <w:delText xml:space="preserve">Bressano, M., Massa, A.N., Arias, R.S., De Blas, F., Oddino, C., Faustinelli, P.C., Soave, S., Soave, J.H., Pérez, M.A., Sobolev, V.S., Lamb, M.C., Balzarini, M., Buteler, M.I., Seijo, J.G., 2019. Introgression of peanut smut resistance from landraces to elite peanut cultivars (Arachis hypogaea L). </w:delText>
        </w:r>
        <w:r w:rsidRPr="00452837" w:rsidDel="00DB2637">
          <w:rPr>
            <w:rFonts w:ascii="Times New Roman" w:hAnsi="Times New Roman" w:cs="Times New Roman"/>
            <w:sz w:val="24"/>
            <w:szCs w:val="24"/>
            <w:rPrChange w:id="1612" w:author="WN" w:date="2020-09-13T17:33:00Z">
              <w:rPr>
                <w:rFonts w:ascii="Times New Roman" w:hAnsi="Times New Roman" w:cs="Times New Roman"/>
                <w:noProof/>
                <w:sz w:val="24"/>
                <w:szCs w:val="24"/>
                <w:lang w:val="es-AR"/>
              </w:rPr>
            </w:rPrChange>
          </w:rPr>
          <w:delText>PLoS One 14. https://doi.org/10.1371/journal.pone.0211920</w:delText>
        </w:r>
      </w:del>
    </w:p>
    <w:p w14:paraId="31230414" w14:textId="6A3CD92D" w:rsidR="008D275F" w:rsidRPr="00452837" w:rsidDel="00DB2637" w:rsidRDefault="008D275F" w:rsidP="008D275F">
      <w:pPr>
        <w:widowControl w:val="0"/>
        <w:autoSpaceDE w:val="0"/>
        <w:autoSpaceDN w:val="0"/>
        <w:adjustRightInd w:val="0"/>
        <w:spacing w:after="120"/>
        <w:ind w:left="480" w:hanging="480"/>
        <w:rPr>
          <w:del w:id="1613" w:author="Paredes, Juan A." w:date="2020-09-09T10:28:00Z"/>
          <w:rFonts w:ascii="Times New Roman" w:hAnsi="Times New Roman" w:cs="Times New Roman"/>
          <w:sz w:val="24"/>
          <w:szCs w:val="24"/>
          <w:rPrChange w:id="1614" w:author="WN" w:date="2020-09-13T17:33:00Z">
            <w:rPr>
              <w:del w:id="1615" w:author="Paredes, Juan A." w:date="2020-09-09T10:28:00Z"/>
              <w:rFonts w:ascii="Times New Roman" w:hAnsi="Times New Roman" w:cs="Times New Roman"/>
              <w:noProof/>
              <w:sz w:val="24"/>
              <w:szCs w:val="24"/>
              <w:lang w:val="es-AR"/>
            </w:rPr>
          </w:rPrChange>
        </w:rPr>
      </w:pPr>
      <w:del w:id="1616" w:author="Paredes, Juan A." w:date="2020-09-09T10:28:00Z">
        <w:r w:rsidRPr="00452837" w:rsidDel="00DB2637">
          <w:rPr>
            <w:rFonts w:ascii="Times New Roman" w:hAnsi="Times New Roman" w:cs="Times New Roman"/>
            <w:sz w:val="24"/>
            <w:szCs w:val="24"/>
            <w:rPrChange w:id="1617" w:author="WN" w:date="2020-09-13T17:33:00Z">
              <w:rPr>
                <w:rFonts w:ascii="Times New Roman" w:hAnsi="Times New Roman" w:cs="Times New Roman"/>
                <w:noProof/>
                <w:sz w:val="24"/>
                <w:szCs w:val="24"/>
                <w:lang w:val="es-AR"/>
              </w:rPr>
            </w:rPrChange>
          </w:rPr>
          <w:delText>Calzada, J., Rozadilla, B., 2018. Argentina líder en exportaciones del complejo de Maní. Informativo semanal de la Bolsa de Comercio de Rosario.</w:delText>
        </w:r>
      </w:del>
    </w:p>
    <w:p w14:paraId="27603ECC" w14:textId="06B59469" w:rsidR="008D275F" w:rsidRPr="00452837" w:rsidDel="00DB2637" w:rsidRDefault="008D275F" w:rsidP="008D275F">
      <w:pPr>
        <w:widowControl w:val="0"/>
        <w:autoSpaceDE w:val="0"/>
        <w:autoSpaceDN w:val="0"/>
        <w:adjustRightInd w:val="0"/>
        <w:spacing w:after="120"/>
        <w:ind w:left="480" w:hanging="480"/>
        <w:rPr>
          <w:del w:id="1618" w:author="Paredes, Juan A." w:date="2020-09-09T10:28:00Z"/>
          <w:rFonts w:ascii="Times New Roman" w:hAnsi="Times New Roman" w:cs="Times New Roman"/>
          <w:sz w:val="24"/>
          <w:szCs w:val="24"/>
          <w:rPrChange w:id="1619" w:author="WN" w:date="2020-09-13T17:33:00Z">
            <w:rPr>
              <w:del w:id="1620" w:author="Paredes, Juan A." w:date="2020-09-09T10:28:00Z"/>
              <w:rFonts w:ascii="Times New Roman" w:hAnsi="Times New Roman" w:cs="Times New Roman"/>
              <w:noProof/>
              <w:sz w:val="24"/>
              <w:szCs w:val="24"/>
              <w:lang w:val="es-AR"/>
            </w:rPr>
          </w:rPrChange>
        </w:rPr>
      </w:pPr>
      <w:del w:id="1621" w:author="Paredes, Juan A." w:date="2020-09-09T10:28:00Z">
        <w:r w:rsidRPr="00452837" w:rsidDel="00DB2637">
          <w:rPr>
            <w:rFonts w:ascii="Times New Roman" w:hAnsi="Times New Roman" w:cs="Times New Roman"/>
            <w:sz w:val="24"/>
            <w:szCs w:val="24"/>
            <w:rPrChange w:id="1622" w:author="WN" w:date="2020-09-13T17:33:00Z">
              <w:rPr>
                <w:rFonts w:ascii="Times New Roman" w:hAnsi="Times New Roman" w:cs="Times New Roman"/>
                <w:noProof/>
                <w:sz w:val="24"/>
                <w:szCs w:val="24"/>
                <w:lang w:val="es-AR"/>
              </w:rPr>
            </w:rPrChange>
          </w:rPr>
          <w:delText>Cazón, L.I., Bisonard, M., Conforto, C., March, G., Rago, A.M., 2013. Estrategias para el manejo del paciente difícil. XXVIII Jorn. Nac. del Maní 28–30.</w:delText>
        </w:r>
      </w:del>
    </w:p>
    <w:p w14:paraId="3255CF2F" w14:textId="50CC6984" w:rsidR="008D275F" w:rsidRPr="00452837" w:rsidDel="00DB2637" w:rsidRDefault="008D275F" w:rsidP="008D275F">
      <w:pPr>
        <w:widowControl w:val="0"/>
        <w:autoSpaceDE w:val="0"/>
        <w:autoSpaceDN w:val="0"/>
        <w:adjustRightInd w:val="0"/>
        <w:spacing w:after="120"/>
        <w:ind w:left="480" w:hanging="480"/>
        <w:rPr>
          <w:del w:id="1623" w:author="Paredes, Juan A." w:date="2020-09-09T10:28:00Z"/>
          <w:rFonts w:ascii="Times New Roman" w:hAnsi="Times New Roman" w:cs="Times New Roman"/>
          <w:sz w:val="24"/>
          <w:szCs w:val="24"/>
          <w:rPrChange w:id="1624" w:author="WN" w:date="2020-09-13T17:33:00Z">
            <w:rPr>
              <w:del w:id="1625" w:author="Paredes, Juan A." w:date="2020-09-09T10:28:00Z"/>
              <w:rFonts w:ascii="Times New Roman" w:hAnsi="Times New Roman" w:cs="Times New Roman"/>
              <w:noProof/>
              <w:sz w:val="24"/>
              <w:szCs w:val="24"/>
            </w:rPr>
          </w:rPrChange>
        </w:rPr>
      </w:pPr>
      <w:del w:id="1626" w:author="Paredes, Juan A." w:date="2020-09-09T10:28:00Z">
        <w:r w:rsidRPr="00452837" w:rsidDel="00DB2637">
          <w:rPr>
            <w:rFonts w:ascii="Times New Roman" w:hAnsi="Times New Roman" w:cs="Times New Roman"/>
            <w:sz w:val="24"/>
            <w:szCs w:val="24"/>
            <w:rPrChange w:id="1627" w:author="WN" w:date="2020-09-13T17:33:00Z">
              <w:rPr>
                <w:rFonts w:ascii="Times New Roman" w:hAnsi="Times New Roman" w:cs="Times New Roman"/>
                <w:noProof/>
                <w:sz w:val="24"/>
                <w:szCs w:val="24"/>
                <w:lang w:val="es-AR"/>
              </w:rPr>
            </w:rPrChange>
          </w:rPr>
          <w:delText xml:space="preserve">Cazón, L.I., Conforto, C., Fernández, F.D., Paredes, J.A., Rago, A.M., 2016a. </w:delText>
        </w:r>
        <w:r w:rsidRPr="00452837" w:rsidDel="00DB2637">
          <w:rPr>
            <w:rFonts w:ascii="Times New Roman" w:hAnsi="Times New Roman" w:cs="Times New Roman"/>
            <w:sz w:val="24"/>
            <w:szCs w:val="24"/>
            <w:rPrChange w:id="1628" w:author="WN" w:date="2020-09-13T17:33:00Z">
              <w:rPr>
                <w:rFonts w:ascii="Times New Roman" w:hAnsi="Times New Roman" w:cs="Times New Roman"/>
                <w:noProof/>
                <w:sz w:val="24"/>
                <w:szCs w:val="24"/>
              </w:rPr>
            </w:rPrChange>
          </w:rPr>
          <w:delText>Molecular detection of Thecaphora frezii in peanut (Arachis hypogaea L.) seeds. J. Plant Pathol. 98, 327–330. https://doi.org/10.4454/JPP.V98I2.034</w:delText>
        </w:r>
      </w:del>
    </w:p>
    <w:p w14:paraId="20FA04F5" w14:textId="17D51AD7" w:rsidR="008D275F" w:rsidRPr="00452837" w:rsidDel="00DB2637" w:rsidRDefault="008D275F" w:rsidP="008D275F">
      <w:pPr>
        <w:widowControl w:val="0"/>
        <w:autoSpaceDE w:val="0"/>
        <w:autoSpaceDN w:val="0"/>
        <w:adjustRightInd w:val="0"/>
        <w:spacing w:after="120"/>
        <w:ind w:left="480" w:hanging="480"/>
        <w:rPr>
          <w:del w:id="1629" w:author="Paredes, Juan A." w:date="2020-09-09T10:28:00Z"/>
          <w:rFonts w:ascii="Times New Roman" w:hAnsi="Times New Roman" w:cs="Times New Roman"/>
          <w:sz w:val="24"/>
          <w:szCs w:val="24"/>
          <w:rPrChange w:id="1630" w:author="WN" w:date="2020-09-13T17:33:00Z">
            <w:rPr>
              <w:del w:id="1631" w:author="Paredes, Juan A." w:date="2020-09-09T10:28:00Z"/>
              <w:rFonts w:ascii="Times New Roman" w:hAnsi="Times New Roman" w:cs="Times New Roman"/>
              <w:noProof/>
              <w:sz w:val="24"/>
              <w:szCs w:val="24"/>
              <w:lang w:val="es-AR"/>
            </w:rPr>
          </w:rPrChange>
        </w:rPr>
      </w:pPr>
      <w:del w:id="1632" w:author="Paredes, Juan A." w:date="2020-09-09T10:28:00Z">
        <w:r w:rsidRPr="00452837" w:rsidDel="00DB2637">
          <w:rPr>
            <w:rFonts w:ascii="Times New Roman" w:hAnsi="Times New Roman" w:cs="Times New Roman"/>
            <w:sz w:val="24"/>
            <w:szCs w:val="24"/>
            <w:rPrChange w:id="1633" w:author="WN" w:date="2020-09-13T17:33:00Z">
              <w:rPr>
                <w:rFonts w:ascii="Times New Roman" w:hAnsi="Times New Roman" w:cs="Times New Roman"/>
                <w:noProof/>
                <w:sz w:val="24"/>
                <w:szCs w:val="24"/>
              </w:rPr>
            </w:rPrChange>
          </w:rPr>
          <w:delText xml:space="preserve">Cazón, L.I., Paredes, J.A., Bisonard, M., Rago, A.M., 2016b. </w:delText>
        </w:r>
        <w:r w:rsidRPr="00452837" w:rsidDel="00DB2637">
          <w:rPr>
            <w:rFonts w:ascii="Times New Roman" w:hAnsi="Times New Roman" w:cs="Times New Roman"/>
            <w:sz w:val="24"/>
            <w:szCs w:val="24"/>
            <w:rPrChange w:id="1634" w:author="WN" w:date="2020-09-13T17:33:00Z">
              <w:rPr>
                <w:rFonts w:ascii="Times New Roman" w:hAnsi="Times New Roman" w:cs="Times New Roman"/>
                <w:noProof/>
                <w:sz w:val="24"/>
                <w:szCs w:val="24"/>
                <w:lang w:val="es-AR"/>
              </w:rPr>
            </w:rPrChange>
          </w:rPr>
          <w:delText>Capacidad de infección de Thecaphora frezii en el tiempo, in: XXXI Jornada Nacional Del Maní. p. 52.</w:delText>
        </w:r>
      </w:del>
    </w:p>
    <w:p w14:paraId="329CFE66" w14:textId="7111FB7F" w:rsidR="008D275F" w:rsidRPr="00452837" w:rsidDel="00DB2637" w:rsidRDefault="008D275F" w:rsidP="008D275F">
      <w:pPr>
        <w:widowControl w:val="0"/>
        <w:autoSpaceDE w:val="0"/>
        <w:autoSpaceDN w:val="0"/>
        <w:adjustRightInd w:val="0"/>
        <w:spacing w:after="120"/>
        <w:ind w:left="480" w:hanging="480"/>
        <w:rPr>
          <w:del w:id="1635" w:author="Paredes, Juan A." w:date="2020-09-09T10:28:00Z"/>
          <w:rFonts w:ascii="Times New Roman" w:hAnsi="Times New Roman" w:cs="Times New Roman"/>
          <w:sz w:val="24"/>
          <w:szCs w:val="24"/>
          <w:rPrChange w:id="1636" w:author="WN" w:date="2020-09-13T17:33:00Z">
            <w:rPr>
              <w:del w:id="1637" w:author="Paredes, Juan A." w:date="2020-09-09T10:28:00Z"/>
              <w:rFonts w:ascii="Times New Roman" w:hAnsi="Times New Roman" w:cs="Times New Roman"/>
              <w:noProof/>
              <w:sz w:val="24"/>
              <w:szCs w:val="24"/>
              <w:lang w:val="es-AR"/>
            </w:rPr>
          </w:rPrChange>
        </w:rPr>
      </w:pPr>
      <w:del w:id="1638" w:author="Paredes, Juan A." w:date="2020-09-09T10:28:00Z">
        <w:r w:rsidRPr="00452837" w:rsidDel="00DB2637">
          <w:rPr>
            <w:rFonts w:ascii="Times New Roman" w:hAnsi="Times New Roman" w:cs="Times New Roman"/>
            <w:sz w:val="24"/>
            <w:szCs w:val="24"/>
            <w:rPrChange w:id="1639" w:author="WN" w:date="2020-09-13T17:33:00Z">
              <w:rPr>
                <w:rFonts w:ascii="Times New Roman" w:hAnsi="Times New Roman" w:cs="Times New Roman"/>
                <w:noProof/>
                <w:sz w:val="24"/>
                <w:szCs w:val="24"/>
                <w:lang w:val="es-AR"/>
              </w:rPr>
            </w:rPrChange>
          </w:rPr>
          <w:delText xml:space="preserve">Cazón, L.I., Paredes, J.A., Rago, A.M., 2018. </w:delText>
        </w:r>
        <w:r w:rsidRPr="00452837" w:rsidDel="00DB2637">
          <w:rPr>
            <w:rFonts w:ascii="Times New Roman" w:hAnsi="Times New Roman" w:cs="Times New Roman"/>
            <w:sz w:val="24"/>
            <w:szCs w:val="24"/>
            <w:rPrChange w:id="1640" w:author="WN" w:date="2020-09-13T17:33:00Z">
              <w:rPr>
                <w:rFonts w:ascii="Times New Roman" w:hAnsi="Times New Roman" w:cs="Times New Roman"/>
                <w:noProof/>
                <w:sz w:val="24"/>
                <w:szCs w:val="24"/>
              </w:rPr>
            </w:rPrChange>
          </w:rPr>
          <w:delText xml:space="preserve">The Biology of Thecaphora frezii Smut and Its Effects on Argentine Peanut Production, in: Advances in Plant Pathology. </w:delText>
        </w:r>
        <w:r w:rsidRPr="00452837" w:rsidDel="00DB2637">
          <w:rPr>
            <w:rFonts w:ascii="Times New Roman" w:hAnsi="Times New Roman" w:cs="Times New Roman"/>
            <w:sz w:val="24"/>
            <w:szCs w:val="24"/>
            <w:rPrChange w:id="1641" w:author="WN" w:date="2020-09-13T17:33:00Z">
              <w:rPr>
                <w:rFonts w:ascii="Times New Roman" w:hAnsi="Times New Roman" w:cs="Times New Roman"/>
                <w:noProof/>
                <w:sz w:val="24"/>
                <w:szCs w:val="24"/>
                <w:lang w:val="es-AR"/>
              </w:rPr>
            </w:rPrChange>
          </w:rPr>
          <w:delText>InTech, p. 13. https://doi.org/10.5772/intechopen.75837</w:delText>
        </w:r>
      </w:del>
    </w:p>
    <w:p w14:paraId="4BD86F43" w14:textId="21B1B00C" w:rsidR="008D275F" w:rsidRPr="00452837" w:rsidDel="00DB2637" w:rsidRDefault="008D275F" w:rsidP="008D275F">
      <w:pPr>
        <w:widowControl w:val="0"/>
        <w:autoSpaceDE w:val="0"/>
        <w:autoSpaceDN w:val="0"/>
        <w:adjustRightInd w:val="0"/>
        <w:spacing w:after="120"/>
        <w:ind w:left="480" w:hanging="480"/>
        <w:rPr>
          <w:del w:id="1642" w:author="Paredes, Juan A." w:date="2020-09-09T10:28:00Z"/>
          <w:rFonts w:ascii="Times New Roman" w:hAnsi="Times New Roman" w:cs="Times New Roman"/>
          <w:sz w:val="24"/>
          <w:szCs w:val="24"/>
          <w:rPrChange w:id="1643" w:author="WN" w:date="2020-09-13T17:33:00Z">
            <w:rPr>
              <w:del w:id="1644" w:author="Paredes, Juan A." w:date="2020-09-09T10:28:00Z"/>
              <w:rFonts w:ascii="Times New Roman" w:hAnsi="Times New Roman" w:cs="Times New Roman"/>
              <w:noProof/>
              <w:sz w:val="24"/>
              <w:szCs w:val="24"/>
              <w:lang w:val="es-AR"/>
            </w:rPr>
          </w:rPrChange>
        </w:rPr>
      </w:pPr>
      <w:del w:id="1645" w:author="Paredes, Juan A." w:date="2020-09-09T10:28:00Z">
        <w:r w:rsidRPr="00452837" w:rsidDel="00DB2637">
          <w:rPr>
            <w:rFonts w:ascii="Times New Roman" w:hAnsi="Times New Roman" w:cs="Times New Roman"/>
            <w:sz w:val="24"/>
            <w:szCs w:val="24"/>
            <w:rPrChange w:id="1646" w:author="WN" w:date="2020-09-13T17:33:00Z">
              <w:rPr>
                <w:rFonts w:ascii="Times New Roman" w:hAnsi="Times New Roman" w:cs="Times New Roman"/>
                <w:noProof/>
                <w:sz w:val="24"/>
                <w:szCs w:val="24"/>
                <w:lang w:val="es-AR"/>
              </w:rPr>
            </w:rPrChange>
          </w:rPr>
          <w:delText>Cid, R., 2014. Plaguicidas químicos, composisción y formulaciones, etiquetado, clasificación toxicológica, residuos y métodos de aplicación., in: Aplicación Eficiente de Fitosanitrios. INTA Ediciones, pp. 1–14.</w:delText>
        </w:r>
      </w:del>
    </w:p>
    <w:p w14:paraId="49313FDF" w14:textId="4DB244FE" w:rsidR="008D275F" w:rsidRPr="00452837" w:rsidDel="00DB2637" w:rsidRDefault="008D275F" w:rsidP="008D275F">
      <w:pPr>
        <w:widowControl w:val="0"/>
        <w:autoSpaceDE w:val="0"/>
        <w:autoSpaceDN w:val="0"/>
        <w:adjustRightInd w:val="0"/>
        <w:spacing w:after="120"/>
        <w:ind w:left="480" w:hanging="480"/>
        <w:rPr>
          <w:del w:id="1647" w:author="Paredes, Juan A." w:date="2020-09-09T10:28:00Z"/>
          <w:rFonts w:ascii="Times New Roman" w:hAnsi="Times New Roman" w:cs="Times New Roman"/>
          <w:sz w:val="24"/>
          <w:szCs w:val="24"/>
          <w:rPrChange w:id="1648" w:author="WN" w:date="2020-09-13T17:33:00Z">
            <w:rPr>
              <w:del w:id="1649" w:author="Paredes, Juan A." w:date="2020-09-09T10:28:00Z"/>
              <w:rFonts w:ascii="Times New Roman" w:hAnsi="Times New Roman" w:cs="Times New Roman"/>
              <w:noProof/>
              <w:sz w:val="24"/>
              <w:szCs w:val="24"/>
              <w:lang w:val="es-AR"/>
            </w:rPr>
          </w:rPrChange>
        </w:rPr>
      </w:pPr>
      <w:del w:id="1650" w:author="Paredes, Juan A." w:date="2020-09-09T10:28:00Z">
        <w:r w:rsidRPr="00452837" w:rsidDel="00DB2637">
          <w:rPr>
            <w:rFonts w:ascii="Times New Roman" w:hAnsi="Times New Roman" w:cs="Times New Roman"/>
            <w:sz w:val="24"/>
            <w:szCs w:val="24"/>
            <w:rPrChange w:id="1651" w:author="WN" w:date="2020-09-13T17:33:00Z">
              <w:rPr>
                <w:rFonts w:ascii="Times New Roman" w:hAnsi="Times New Roman" w:cs="Times New Roman"/>
                <w:noProof/>
                <w:sz w:val="24"/>
                <w:szCs w:val="24"/>
                <w:lang w:val="es-AR"/>
              </w:rPr>
            </w:rPrChange>
          </w:rPr>
          <w:delText>Cignetti, M.I., Baldessari, J., Marraro Acuña, F., Mazzini, P.H., 2010. Evaluación multianual de cultivares de maní frente al carbón, in: XXV Jornada Nacional Del Maní. pp. 20–22.</w:delText>
        </w:r>
      </w:del>
    </w:p>
    <w:p w14:paraId="016C2263" w14:textId="627F3404" w:rsidR="008D275F" w:rsidRPr="00452837" w:rsidDel="00DB2637" w:rsidRDefault="008D275F" w:rsidP="008D275F">
      <w:pPr>
        <w:widowControl w:val="0"/>
        <w:autoSpaceDE w:val="0"/>
        <w:autoSpaceDN w:val="0"/>
        <w:adjustRightInd w:val="0"/>
        <w:spacing w:after="120"/>
        <w:ind w:left="480" w:hanging="480"/>
        <w:rPr>
          <w:del w:id="1652" w:author="Paredes, Juan A." w:date="2020-09-09T10:28:00Z"/>
          <w:rFonts w:ascii="Times New Roman" w:hAnsi="Times New Roman" w:cs="Times New Roman"/>
          <w:sz w:val="24"/>
          <w:szCs w:val="24"/>
          <w:rPrChange w:id="1653" w:author="WN" w:date="2020-09-13T17:33:00Z">
            <w:rPr>
              <w:del w:id="1654" w:author="Paredes, Juan A." w:date="2020-09-09T10:28:00Z"/>
              <w:rFonts w:ascii="Times New Roman" w:hAnsi="Times New Roman" w:cs="Times New Roman"/>
              <w:noProof/>
              <w:sz w:val="24"/>
              <w:szCs w:val="24"/>
            </w:rPr>
          </w:rPrChange>
        </w:rPr>
      </w:pPr>
      <w:del w:id="1655" w:author="Paredes, Juan A." w:date="2020-09-09T10:28:00Z">
        <w:r w:rsidRPr="00452837" w:rsidDel="00DB2637">
          <w:rPr>
            <w:rFonts w:ascii="Times New Roman" w:hAnsi="Times New Roman" w:cs="Times New Roman"/>
            <w:sz w:val="24"/>
            <w:szCs w:val="24"/>
            <w:rPrChange w:id="1656" w:author="WN" w:date="2020-09-13T17:33:00Z">
              <w:rPr>
                <w:rFonts w:ascii="Times New Roman" w:hAnsi="Times New Roman" w:cs="Times New Roman"/>
                <w:noProof/>
                <w:sz w:val="24"/>
                <w:szCs w:val="24"/>
                <w:lang w:val="es-AR"/>
              </w:rPr>
            </w:rPrChange>
          </w:rPr>
          <w:delText xml:space="preserve">Deepak, S.A., Basavaraju, P., Chaluvaraju, G., Shetty, N.P., Oros, G., Shekar Shetty, H., 2006. </w:delText>
        </w:r>
        <w:r w:rsidRPr="00452837" w:rsidDel="00DB2637">
          <w:rPr>
            <w:rFonts w:ascii="Times New Roman" w:hAnsi="Times New Roman" w:cs="Times New Roman"/>
            <w:sz w:val="24"/>
            <w:szCs w:val="24"/>
            <w:rPrChange w:id="1657" w:author="WN" w:date="2020-09-13T17:33:00Z">
              <w:rPr>
                <w:rFonts w:ascii="Times New Roman" w:hAnsi="Times New Roman" w:cs="Times New Roman"/>
                <w:noProof/>
                <w:sz w:val="24"/>
                <w:szCs w:val="24"/>
              </w:rPr>
            </w:rPrChange>
          </w:rPr>
          <w:delText>Developmental stage response of pearl millet downy mildew (Sclerospora graminicola) to fungicides. Appl. Ecol. Environ. Res. 4, 125–149. https://doi.org/10.15666/aeer/0402_125149</w:delText>
        </w:r>
      </w:del>
    </w:p>
    <w:p w14:paraId="2C6FD14F" w14:textId="50A0D52C" w:rsidR="008D275F" w:rsidRPr="00452837" w:rsidDel="00DB2637" w:rsidRDefault="008D275F" w:rsidP="008D275F">
      <w:pPr>
        <w:widowControl w:val="0"/>
        <w:autoSpaceDE w:val="0"/>
        <w:autoSpaceDN w:val="0"/>
        <w:adjustRightInd w:val="0"/>
        <w:spacing w:after="120"/>
        <w:ind w:left="480" w:hanging="480"/>
        <w:rPr>
          <w:del w:id="1658" w:author="Paredes, Juan A." w:date="2020-09-09T10:28:00Z"/>
          <w:rFonts w:ascii="Times New Roman" w:hAnsi="Times New Roman" w:cs="Times New Roman"/>
          <w:sz w:val="24"/>
          <w:szCs w:val="24"/>
          <w:rPrChange w:id="1659" w:author="WN" w:date="2020-09-13T17:33:00Z">
            <w:rPr>
              <w:del w:id="1660" w:author="Paredes, Juan A." w:date="2020-09-09T10:28:00Z"/>
              <w:rFonts w:ascii="Times New Roman" w:hAnsi="Times New Roman" w:cs="Times New Roman"/>
              <w:noProof/>
              <w:sz w:val="24"/>
              <w:szCs w:val="24"/>
            </w:rPr>
          </w:rPrChange>
        </w:rPr>
      </w:pPr>
      <w:del w:id="1661" w:author="Paredes, Juan A." w:date="2020-09-09T10:28:00Z">
        <w:r w:rsidRPr="00452837" w:rsidDel="00DB2637">
          <w:rPr>
            <w:rFonts w:ascii="Times New Roman" w:hAnsi="Times New Roman" w:cs="Times New Roman"/>
            <w:sz w:val="24"/>
            <w:szCs w:val="24"/>
            <w:rPrChange w:id="1662" w:author="WN" w:date="2020-09-13T17:33:00Z">
              <w:rPr>
                <w:rFonts w:ascii="Times New Roman" w:hAnsi="Times New Roman" w:cs="Times New Roman"/>
                <w:noProof/>
                <w:sz w:val="24"/>
                <w:szCs w:val="24"/>
              </w:rPr>
            </w:rPrChange>
          </w:rPr>
          <w:delText>Hammons, R.O., Herman, D., Stalker, H.T., 2016. Origin and Early History of the Peanut. Peanuts Genet. Process. Util. 1–26. https://doi.org/10.1016/B978-1-63067-038-2.00001-0</w:delText>
        </w:r>
      </w:del>
    </w:p>
    <w:p w14:paraId="58BD9705" w14:textId="62550873" w:rsidR="008D275F" w:rsidRPr="00452837" w:rsidDel="00DB2637" w:rsidRDefault="008D275F" w:rsidP="008D275F">
      <w:pPr>
        <w:widowControl w:val="0"/>
        <w:autoSpaceDE w:val="0"/>
        <w:autoSpaceDN w:val="0"/>
        <w:adjustRightInd w:val="0"/>
        <w:spacing w:after="120"/>
        <w:ind w:left="480" w:hanging="480"/>
        <w:rPr>
          <w:del w:id="1663" w:author="Paredes, Juan A." w:date="2020-09-09T10:28:00Z"/>
          <w:rFonts w:ascii="Times New Roman" w:hAnsi="Times New Roman" w:cs="Times New Roman"/>
          <w:sz w:val="24"/>
          <w:szCs w:val="24"/>
          <w:rPrChange w:id="1664" w:author="WN" w:date="2020-09-13T17:33:00Z">
            <w:rPr>
              <w:del w:id="1665" w:author="Paredes, Juan A." w:date="2020-09-09T10:28:00Z"/>
              <w:rFonts w:ascii="Times New Roman" w:hAnsi="Times New Roman" w:cs="Times New Roman"/>
              <w:noProof/>
              <w:sz w:val="24"/>
              <w:szCs w:val="24"/>
            </w:rPr>
          </w:rPrChange>
        </w:rPr>
      </w:pPr>
      <w:del w:id="1666" w:author="Paredes, Juan A." w:date="2020-09-09T10:28:00Z">
        <w:r w:rsidRPr="00452837" w:rsidDel="00DB2637">
          <w:rPr>
            <w:rFonts w:ascii="Times New Roman" w:hAnsi="Times New Roman" w:cs="Times New Roman"/>
            <w:sz w:val="24"/>
            <w:szCs w:val="24"/>
            <w:rPrChange w:id="1667" w:author="WN" w:date="2020-09-13T17:33:00Z">
              <w:rPr>
                <w:rFonts w:ascii="Times New Roman" w:hAnsi="Times New Roman" w:cs="Times New Roman"/>
                <w:noProof/>
                <w:sz w:val="24"/>
                <w:szCs w:val="24"/>
              </w:rPr>
            </w:rPrChange>
          </w:rPr>
          <w:delText>Hollowell, J.E., Shew, B.B., Isleib, T.G., 2003. Evaluating isolate aggressiveness and host resistance from peanut leaflet inoculations with Sclerotinia minor. Plant Dis. 87, 402–406. https://doi.org/10.1094/PDIS.2003.87.4.402</w:delText>
        </w:r>
      </w:del>
    </w:p>
    <w:p w14:paraId="7C577F8E" w14:textId="3DBB79E6" w:rsidR="008D275F" w:rsidRPr="00452837" w:rsidDel="00DB2637" w:rsidRDefault="008D275F" w:rsidP="008D275F">
      <w:pPr>
        <w:widowControl w:val="0"/>
        <w:autoSpaceDE w:val="0"/>
        <w:autoSpaceDN w:val="0"/>
        <w:adjustRightInd w:val="0"/>
        <w:spacing w:after="120"/>
        <w:ind w:left="480" w:hanging="480"/>
        <w:rPr>
          <w:del w:id="1668" w:author="Paredes, Juan A." w:date="2020-09-09T10:28:00Z"/>
          <w:rFonts w:ascii="Times New Roman" w:hAnsi="Times New Roman" w:cs="Times New Roman"/>
          <w:sz w:val="24"/>
          <w:szCs w:val="24"/>
          <w:rPrChange w:id="1669" w:author="WN" w:date="2020-09-13T17:33:00Z">
            <w:rPr>
              <w:del w:id="1670" w:author="Paredes, Juan A." w:date="2020-09-09T10:28:00Z"/>
              <w:rFonts w:ascii="Times New Roman" w:hAnsi="Times New Roman" w:cs="Times New Roman"/>
              <w:noProof/>
              <w:sz w:val="24"/>
              <w:szCs w:val="24"/>
            </w:rPr>
          </w:rPrChange>
        </w:rPr>
      </w:pPr>
      <w:del w:id="1671" w:author="Paredes, Juan A." w:date="2020-09-09T10:28:00Z">
        <w:r w:rsidRPr="00452837" w:rsidDel="00DB2637">
          <w:rPr>
            <w:rFonts w:ascii="Times New Roman" w:hAnsi="Times New Roman" w:cs="Times New Roman"/>
            <w:sz w:val="24"/>
            <w:szCs w:val="24"/>
            <w:rPrChange w:id="1672" w:author="WN" w:date="2020-09-13T17:33:00Z">
              <w:rPr>
                <w:rFonts w:ascii="Times New Roman" w:hAnsi="Times New Roman" w:cs="Times New Roman"/>
                <w:noProof/>
                <w:sz w:val="24"/>
                <w:szCs w:val="24"/>
              </w:rPr>
            </w:rPrChange>
          </w:rPr>
          <w:delText>Kosiada, T., 2011. In vitro influence of selected fungicides on Sphacelotheca reiliana and Ustilago maydis. J. Plant Prot. Res. 51, 342–348. https://doi.org/10.2478/v10045-011-0056-2</w:delText>
        </w:r>
      </w:del>
    </w:p>
    <w:p w14:paraId="43C55FEC" w14:textId="27F36CB6" w:rsidR="008D275F" w:rsidRPr="00452837" w:rsidDel="00DB2637" w:rsidRDefault="008D275F" w:rsidP="008D275F">
      <w:pPr>
        <w:widowControl w:val="0"/>
        <w:autoSpaceDE w:val="0"/>
        <w:autoSpaceDN w:val="0"/>
        <w:adjustRightInd w:val="0"/>
        <w:spacing w:after="120"/>
        <w:ind w:left="480" w:hanging="480"/>
        <w:rPr>
          <w:del w:id="1673" w:author="Paredes, Juan A." w:date="2020-09-09T10:28:00Z"/>
          <w:rFonts w:ascii="Times New Roman" w:hAnsi="Times New Roman" w:cs="Times New Roman"/>
          <w:sz w:val="24"/>
          <w:szCs w:val="24"/>
          <w:rPrChange w:id="1674" w:author="WN" w:date="2020-09-13T17:33:00Z">
            <w:rPr>
              <w:del w:id="1675" w:author="Paredes, Juan A." w:date="2020-09-09T10:28:00Z"/>
              <w:rFonts w:ascii="Times New Roman" w:hAnsi="Times New Roman" w:cs="Times New Roman"/>
              <w:noProof/>
              <w:sz w:val="24"/>
              <w:szCs w:val="24"/>
            </w:rPr>
          </w:rPrChange>
        </w:rPr>
      </w:pPr>
      <w:del w:id="1676" w:author="Paredes, Juan A." w:date="2020-09-09T10:28:00Z">
        <w:r w:rsidRPr="00452837" w:rsidDel="00DB2637">
          <w:rPr>
            <w:rFonts w:ascii="Times New Roman" w:hAnsi="Times New Roman" w:cs="Times New Roman"/>
            <w:sz w:val="24"/>
            <w:szCs w:val="24"/>
            <w:rPrChange w:id="1677" w:author="WN" w:date="2020-09-13T17:33:00Z">
              <w:rPr>
                <w:rFonts w:ascii="Times New Roman" w:hAnsi="Times New Roman" w:cs="Times New Roman"/>
                <w:noProof/>
                <w:sz w:val="24"/>
                <w:szCs w:val="24"/>
              </w:rPr>
            </w:rPrChange>
          </w:rPr>
          <w:delText>Lenth, R., Singmann, H., Love, J., 2018. Emmeans: Estimated marginal means, aka least-squares means.</w:delText>
        </w:r>
      </w:del>
    </w:p>
    <w:p w14:paraId="05FDCBF6" w14:textId="7F48EBC0" w:rsidR="008D275F" w:rsidRPr="00452837" w:rsidDel="00DB2637" w:rsidRDefault="008D275F" w:rsidP="008D275F">
      <w:pPr>
        <w:widowControl w:val="0"/>
        <w:autoSpaceDE w:val="0"/>
        <w:autoSpaceDN w:val="0"/>
        <w:adjustRightInd w:val="0"/>
        <w:spacing w:after="120"/>
        <w:ind w:left="480" w:hanging="480"/>
        <w:rPr>
          <w:del w:id="1678" w:author="Paredes, Juan A." w:date="2020-09-09T10:28:00Z"/>
          <w:rFonts w:ascii="Times New Roman" w:hAnsi="Times New Roman" w:cs="Times New Roman"/>
          <w:sz w:val="24"/>
          <w:szCs w:val="24"/>
          <w:rPrChange w:id="1679" w:author="WN" w:date="2020-09-13T17:33:00Z">
            <w:rPr>
              <w:del w:id="1680" w:author="Paredes, Juan A." w:date="2020-09-09T10:28:00Z"/>
              <w:rFonts w:ascii="Times New Roman" w:hAnsi="Times New Roman" w:cs="Times New Roman"/>
              <w:noProof/>
              <w:sz w:val="24"/>
              <w:szCs w:val="24"/>
              <w:lang w:val="es-AR"/>
            </w:rPr>
          </w:rPrChange>
        </w:rPr>
      </w:pPr>
      <w:del w:id="1681" w:author="Paredes, Juan A." w:date="2020-09-09T10:28:00Z">
        <w:r w:rsidRPr="00452837" w:rsidDel="00DB2637">
          <w:rPr>
            <w:rFonts w:ascii="Times New Roman" w:hAnsi="Times New Roman" w:cs="Times New Roman"/>
            <w:sz w:val="24"/>
            <w:szCs w:val="24"/>
            <w:rPrChange w:id="1682" w:author="WN" w:date="2020-09-13T17:33:00Z">
              <w:rPr>
                <w:rFonts w:ascii="Times New Roman" w:hAnsi="Times New Roman" w:cs="Times New Roman"/>
                <w:noProof/>
                <w:sz w:val="24"/>
                <w:szCs w:val="24"/>
              </w:rPr>
            </w:rPrChange>
          </w:rPr>
          <w:delText xml:space="preserve">Marinelli, A., March, G.J., Oddino, C., 2008. </w:delText>
        </w:r>
        <w:r w:rsidRPr="00452837" w:rsidDel="00DB2637">
          <w:rPr>
            <w:rFonts w:ascii="Times New Roman" w:hAnsi="Times New Roman" w:cs="Times New Roman"/>
            <w:sz w:val="24"/>
            <w:szCs w:val="24"/>
            <w:rPrChange w:id="1683" w:author="WN" w:date="2020-09-13T17:33:00Z">
              <w:rPr>
                <w:rFonts w:ascii="Times New Roman" w:hAnsi="Times New Roman" w:cs="Times New Roman"/>
                <w:noProof/>
                <w:sz w:val="24"/>
                <w:szCs w:val="24"/>
                <w:lang w:val="es-AR"/>
              </w:rPr>
            </w:rPrChange>
          </w:rPr>
          <w:delText>Aspectos biológicos y epidemiológicos del carbón del maní (Arachis hypogaea L.) causado por Thecaphora frezii Carranza &amp; Lindquist. AgriScientia 25, 1–5. https://doi.org/10.31047/1668.298x.v25.n1.2735</w:delText>
        </w:r>
      </w:del>
    </w:p>
    <w:p w14:paraId="74864D11" w14:textId="74BE38C5" w:rsidR="008D275F" w:rsidRPr="00452837" w:rsidDel="00DB2637" w:rsidRDefault="008D275F" w:rsidP="008D275F">
      <w:pPr>
        <w:widowControl w:val="0"/>
        <w:autoSpaceDE w:val="0"/>
        <w:autoSpaceDN w:val="0"/>
        <w:adjustRightInd w:val="0"/>
        <w:spacing w:after="120"/>
        <w:ind w:left="480" w:hanging="480"/>
        <w:rPr>
          <w:del w:id="1684" w:author="Paredes, Juan A." w:date="2020-09-09T10:28:00Z"/>
          <w:rFonts w:ascii="Times New Roman" w:hAnsi="Times New Roman" w:cs="Times New Roman"/>
          <w:sz w:val="24"/>
          <w:szCs w:val="24"/>
          <w:rPrChange w:id="1685" w:author="WN" w:date="2020-09-13T17:33:00Z">
            <w:rPr>
              <w:del w:id="1686" w:author="Paredes, Juan A." w:date="2020-09-09T10:28:00Z"/>
              <w:rFonts w:ascii="Times New Roman" w:hAnsi="Times New Roman" w:cs="Times New Roman"/>
              <w:noProof/>
              <w:sz w:val="24"/>
              <w:szCs w:val="24"/>
              <w:lang w:val="es-AR"/>
            </w:rPr>
          </w:rPrChange>
        </w:rPr>
      </w:pPr>
      <w:del w:id="1687" w:author="Paredes, Juan A." w:date="2020-09-09T10:28:00Z">
        <w:r w:rsidRPr="00452837" w:rsidDel="00DB2637">
          <w:rPr>
            <w:rFonts w:ascii="Times New Roman" w:hAnsi="Times New Roman" w:cs="Times New Roman"/>
            <w:sz w:val="24"/>
            <w:szCs w:val="24"/>
            <w:rPrChange w:id="1688" w:author="WN" w:date="2020-09-13T17:33:00Z">
              <w:rPr>
                <w:rFonts w:ascii="Times New Roman" w:hAnsi="Times New Roman" w:cs="Times New Roman"/>
                <w:noProof/>
                <w:sz w:val="24"/>
                <w:szCs w:val="24"/>
                <w:lang w:val="es-AR"/>
              </w:rPr>
            </w:rPrChange>
          </w:rPr>
          <w:delText>Marinelli, A.D., March, G.J., Oddino, C.M., Garcia, J., Rago, A.M., Zuza, M.S., 2010. El carbón del maní de 1995 a 2010 de enfermedad emergente a enfermedad endémica y epidémica, in: 25° Jornada Nacional Del Maní. pp. 28–30.</w:delText>
        </w:r>
      </w:del>
    </w:p>
    <w:p w14:paraId="5F4787ED" w14:textId="3400010C" w:rsidR="008D275F" w:rsidRPr="00452837" w:rsidDel="00DB2637" w:rsidRDefault="008D275F" w:rsidP="008D275F">
      <w:pPr>
        <w:widowControl w:val="0"/>
        <w:autoSpaceDE w:val="0"/>
        <w:autoSpaceDN w:val="0"/>
        <w:adjustRightInd w:val="0"/>
        <w:spacing w:after="120"/>
        <w:ind w:left="480" w:hanging="480"/>
        <w:rPr>
          <w:del w:id="1689" w:author="Paredes, Juan A." w:date="2020-09-09T10:28:00Z"/>
          <w:rFonts w:ascii="Times New Roman" w:hAnsi="Times New Roman" w:cs="Times New Roman"/>
          <w:sz w:val="24"/>
          <w:szCs w:val="24"/>
          <w:rPrChange w:id="1690" w:author="WN" w:date="2020-09-13T17:33:00Z">
            <w:rPr>
              <w:del w:id="1691" w:author="Paredes, Juan A." w:date="2020-09-09T10:28:00Z"/>
              <w:rFonts w:ascii="Times New Roman" w:hAnsi="Times New Roman" w:cs="Times New Roman"/>
              <w:noProof/>
              <w:sz w:val="24"/>
              <w:szCs w:val="24"/>
              <w:lang w:val="es-AR"/>
            </w:rPr>
          </w:rPrChange>
        </w:rPr>
      </w:pPr>
      <w:del w:id="1692" w:author="Paredes, Juan A." w:date="2020-09-09T10:28:00Z">
        <w:r w:rsidRPr="00452837" w:rsidDel="00DB2637">
          <w:rPr>
            <w:rFonts w:ascii="Times New Roman" w:hAnsi="Times New Roman" w:cs="Times New Roman"/>
            <w:sz w:val="24"/>
            <w:szCs w:val="24"/>
            <w:rPrChange w:id="1693" w:author="WN" w:date="2020-09-13T17:33:00Z">
              <w:rPr>
                <w:rFonts w:ascii="Times New Roman" w:hAnsi="Times New Roman" w:cs="Times New Roman"/>
                <w:noProof/>
                <w:sz w:val="24"/>
                <w:szCs w:val="24"/>
                <w:lang w:val="es-AR"/>
              </w:rPr>
            </w:rPrChange>
          </w:rPr>
          <w:delText>Oddino, C.M., Soave, J.A., Soave, S.J., Moresi, A., Bianco, C., Buteler, M.I., Faustinelli, P. del C., Torre, D., 2013. Avances genéticos en la tolerancia a carbón del maní causado por Thecaphora frezii., in: XXVIII Jornada Nacional Del Maní. pp. 31–32.</w:delText>
        </w:r>
      </w:del>
    </w:p>
    <w:p w14:paraId="56366796" w14:textId="1776485B" w:rsidR="008D275F" w:rsidRPr="00452837" w:rsidDel="00DB2637" w:rsidRDefault="008D275F" w:rsidP="008D275F">
      <w:pPr>
        <w:widowControl w:val="0"/>
        <w:autoSpaceDE w:val="0"/>
        <w:autoSpaceDN w:val="0"/>
        <w:adjustRightInd w:val="0"/>
        <w:spacing w:after="120"/>
        <w:ind w:left="480" w:hanging="480"/>
        <w:rPr>
          <w:del w:id="1694" w:author="Paredes, Juan A." w:date="2020-09-09T10:28:00Z"/>
          <w:rFonts w:ascii="Times New Roman" w:hAnsi="Times New Roman" w:cs="Times New Roman"/>
          <w:sz w:val="24"/>
          <w:szCs w:val="24"/>
          <w:rPrChange w:id="1695" w:author="WN" w:date="2020-09-13T17:33:00Z">
            <w:rPr>
              <w:del w:id="1696" w:author="Paredes, Juan A." w:date="2020-09-09T10:28:00Z"/>
              <w:rFonts w:ascii="Times New Roman" w:hAnsi="Times New Roman" w:cs="Times New Roman"/>
              <w:noProof/>
              <w:sz w:val="24"/>
              <w:szCs w:val="24"/>
              <w:lang w:val="es-AR"/>
            </w:rPr>
          </w:rPrChange>
        </w:rPr>
      </w:pPr>
      <w:del w:id="1697" w:author="Paredes, Juan A." w:date="2020-09-09T10:28:00Z">
        <w:r w:rsidRPr="00452837" w:rsidDel="00DB2637">
          <w:rPr>
            <w:rFonts w:ascii="Times New Roman" w:hAnsi="Times New Roman" w:cs="Times New Roman"/>
            <w:sz w:val="24"/>
            <w:szCs w:val="24"/>
            <w:rPrChange w:id="1698" w:author="WN" w:date="2020-09-13T17:33:00Z">
              <w:rPr>
                <w:rFonts w:ascii="Times New Roman" w:hAnsi="Times New Roman" w:cs="Times New Roman"/>
                <w:noProof/>
                <w:sz w:val="24"/>
                <w:szCs w:val="24"/>
                <w:lang w:val="es-AR"/>
              </w:rPr>
            </w:rPrChange>
          </w:rPr>
          <w:delText>Paredes, J.A., 2017. Importancia regional del carbón del maní (Thecaphora frezii) y efecto de ingredientes activos de fungicidas sobre la intensidad de la enfermedad. Universidad Nacional de Rio Cuarto.</w:delText>
        </w:r>
      </w:del>
    </w:p>
    <w:p w14:paraId="0030D331" w14:textId="53E49AC9" w:rsidR="008D275F" w:rsidRPr="00452837" w:rsidDel="00DB2637" w:rsidRDefault="008D275F" w:rsidP="008D275F">
      <w:pPr>
        <w:widowControl w:val="0"/>
        <w:autoSpaceDE w:val="0"/>
        <w:autoSpaceDN w:val="0"/>
        <w:adjustRightInd w:val="0"/>
        <w:spacing w:after="120"/>
        <w:ind w:left="480" w:hanging="480"/>
        <w:rPr>
          <w:del w:id="1699" w:author="Paredes, Juan A." w:date="2020-09-09T10:28:00Z"/>
          <w:rFonts w:ascii="Times New Roman" w:hAnsi="Times New Roman" w:cs="Times New Roman"/>
          <w:sz w:val="24"/>
          <w:szCs w:val="24"/>
          <w:rPrChange w:id="1700" w:author="WN" w:date="2020-09-13T17:33:00Z">
            <w:rPr>
              <w:del w:id="1701" w:author="Paredes, Juan A." w:date="2020-09-09T10:28:00Z"/>
              <w:rFonts w:ascii="Times New Roman" w:hAnsi="Times New Roman" w:cs="Times New Roman"/>
              <w:noProof/>
              <w:sz w:val="24"/>
              <w:szCs w:val="24"/>
              <w:lang w:val="es-AR"/>
            </w:rPr>
          </w:rPrChange>
        </w:rPr>
      </w:pPr>
      <w:del w:id="1702" w:author="Paredes, Juan A." w:date="2020-09-09T10:28:00Z">
        <w:r w:rsidRPr="00452837" w:rsidDel="00DB2637">
          <w:rPr>
            <w:rFonts w:ascii="Times New Roman" w:hAnsi="Times New Roman" w:cs="Times New Roman"/>
            <w:sz w:val="24"/>
            <w:szCs w:val="24"/>
            <w:rPrChange w:id="1703" w:author="WN" w:date="2020-09-13T17:33:00Z">
              <w:rPr>
                <w:rFonts w:ascii="Times New Roman" w:hAnsi="Times New Roman" w:cs="Times New Roman"/>
                <w:noProof/>
                <w:sz w:val="24"/>
                <w:szCs w:val="24"/>
                <w:lang w:val="es-AR"/>
              </w:rPr>
            </w:rPrChange>
          </w:rPr>
          <w:delText>Paredes, J.A., Cazón, L.I., Bisonard, E.M., Rago, A.M., 2015a. Triazoles y estrobilurinas para el control de Thecaphora frezii, in: XXX Jornada Nacional de Maní. pp. 70–72.</w:delText>
        </w:r>
      </w:del>
    </w:p>
    <w:p w14:paraId="6C22AF47" w14:textId="61D71E77" w:rsidR="008D275F" w:rsidRPr="00452837" w:rsidDel="00DB2637" w:rsidRDefault="008D275F" w:rsidP="008D275F">
      <w:pPr>
        <w:widowControl w:val="0"/>
        <w:autoSpaceDE w:val="0"/>
        <w:autoSpaceDN w:val="0"/>
        <w:adjustRightInd w:val="0"/>
        <w:spacing w:after="120"/>
        <w:ind w:left="480" w:hanging="480"/>
        <w:rPr>
          <w:del w:id="1704" w:author="Paredes, Juan A." w:date="2020-09-09T10:28:00Z"/>
          <w:rFonts w:ascii="Times New Roman" w:hAnsi="Times New Roman" w:cs="Times New Roman"/>
          <w:sz w:val="24"/>
          <w:szCs w:val="24"/>
          <w:rPrChange w:id="1705" w:author="WN" w:date="2020-09-13T17:33:00Z">
            <w:rPr>
              <w:del w:id="1706" w:author="Paredes, Juan A." w:date="2020-09-09T10:28:00Z"/>
              <w:rFonts w:ascii="Times New Roman" w:hAnsi="Times New Roman" w:cs="Times New Roman"/>
              <w:noProof/>
              <w:sz w:val="24"/>
              <w:szCs w:val="24"/>
              <w:lang w:val="es-AR"/>
            </w:rPr>
          </w:rPrChange>
        </w:rPr>
      </w:pPr>
      <w:del w:id="1707" w:author="Paredes, Juan A." w:date="2020-09-09T10:28:00Z">
        <w:r w:rsidRPr="00452837" w:rsidDel="00DB2637">
          <w:rPr>
            <w:rFonts w:ascii="Times New Roman" w:hAnsi="Times New Roman" w:cs="Times New Roman"/>
            <w:sz w:val="24"/>
            <w:szCs w:val="24"/>
            <w:rPrChange w:id="1708" w:author="WN" w:date="2020-09-13T17:33:00Z">
              <w:rPr>
                <w:rFonts w:ascii="Times New Roman" w:hAnsi="Times New Roman" w:cs="Times New Roman"/>
                <w:noProof/>
                <w:sz w:val="24"/>
                <w:szCs w:val="24"/>
                <w:lang w:val="es-AR"/>
              </w:rPr>
            </w:rPrChange>
          </w:rPr>
          <w:delText>Paredes, J.A., Cazón, L.I., Bisonard, M., Edwards Molina, J.P., Rago, A.M., 2015b. Uso de fungicidas para el control de Thecaphora frezii en ensayos a campo, in: XV Jornadas Fitosanitarias Argentinas. p. 235.</w:delText>
        </w:r>
      </w:del>
    </w:p>
    <w:p w14:paraId="09AB24A5" w14:textId="5DC336AF" w:rsidR="008D275F" w:rsidRPr="00452837" w:rsidDel="00DB2637" w:rsidRDefault="008D275F" w:rsidP="008D275F">
      <w:pPr>
        <w:widowControl w:val="0"/>
        <w:autoSpaceDE w:val="0"/>
        <w:autoSpaceDN w:val="0"/>
        <w:adjustRightInd w:val="0"/>
        <w:spacing w:after="120"/>
        <w:ind w:left="480" w:hanging="480"/>
        <w:rPr>
          <w:del w:id="1709" w:author="Paredes, Juan A." w:date="2020-09-09T10:28:00Z"/>
          <w:rFonts w:ascii="Times New Roman" w:hAnsi="Times New Roman" w:cs="Times New Roman"/>
          <w:sz w:val="24"/>
          <w:szCs w:val="24"/>
          <w:rPrChange w:id="1710" w:author="WN" w:date="2020-09-13T17:33:00Z">
            <w:rPr>
              <w:del w:id="1711" w:author="Paredes, Juan A." w:date="2020-09-09T10:28:00Z"/>
              <w:rFonts w:ascii="Times New Roman" w:hAnsi="Times New Roman" w:cs="Times New Roman"/>
              <w:noProof/>
              <w:sz w:val="24"/>
              <w:szCs w:val="24"/>
              <w:lang w:val="es-AR"/>
            </w:rPr>
          </w:rPrChange>
        </w:rPr>
      </w:pPr>
      <w:del w:id="1712" w:author="Paredes, Juan A." w:date="2020-09-09T10:28:00Z">
        <w:r w:rsidRPr="00452837" w:rsidDel="00DB2637">
          <w:rPr>
            <w:rFonts w:ascii="Times New Roman" w:hAnsi="Times New Roman" w:cs="Times New Roman"/>
            <w:sz w:val="24"/>
            <w:szCs w:val="24"/>
            <w:rPrChange w:id="1713" w:author="WN" w:date="2020-09-13T17:33:00Z">
              <w:rPr>
                <w:rFonts w:ascii="Times New Roman" w:hAnsi="Times New Roman" w:cs="Times New Roman"/>
                <w:noProof/>
                <w:sz w:val="24"/>
                <w:szCs w:val="24"/>
                <w:lang w:val="es-AR"/>
              </w:rPr>
            </w:rPrChange>
          </w:rPr>
          <w:delText>Paredes, J.A., Cazón, L.I., Bisonard, M., Rago, A.M., 2015c. Blanco de aplicación de diferentes fungicidas para el manejo del carbón del maní (Thecaphora frezii), in: XV Jornadas Fitosanitarias Argentinas. p. 119.</w:delText>
        </w:r>
      </w:del>
    </w:p>
    <w:p w14:paraId="05A97462" w14:textId="14125F4D" w:rsidR="008D275F" w:rsidRPr="00452837" w:rsidDel="00DB2637" w:rsidRDefault="008D275F" w:rsidP="008D275F">
      <w:pPr>
        <w:widowControl w:val="0"/>
        <w:autoSpaceDE w:val="0"/>
        <w:autoSpaceDN w:val="0"/>
        <w:adjustRightInd w:val="0"/>
        <w:spacing w:after="120"/>
        <w:ind w:left="480" w:hanging="480"/>
        <w:rPr>
          <w:del w:id="1714" w:author="Paredes, Juan A." w:date="2020-09-09T10:28:00Z"/>
          <w:rFonts w:ascii="Times New Roman" w:hAnsi="Times New Roman" w:cs="Times New Roman"/>
          <w:sz w:val="24"/>
          <w:szCs w:val="24"/>
          <w:rPrChange w:id="1715" w:author="WN" w:date="2020-09-13T17:33:00Z">
            <w:rPr>
              <w:del w:id="1716" w:author="Paredes, Juan A." w:date="2020-09-09T10:28:00Z"/>
              <w:rFonts w:ascii="Times New Roman" w:hAnsi="Times New Roman" w:cs="Times New Roman"/>
              <w:noProof/>
              <w:sz w:val="24"/>
              <w:szCs w:val="24"/>
              <w:lang w:val="es-AR"/>
            </w:rPr>
          </w:rPrChange>
        </w:rPr>
      </w:pPr>
      <w:del w:id="1717" w:author="Paredes, Juan A." w:date="2020-09-09T10:28:00Z">
        <w:r w:rsidRPr="00452837" w:rsidDel="00DB2637">
          <w:rPr>
            <w:rFonts w:ascii="Times New Roman" w:hAnsi="Times New Roman" w:cs="Times New Roman"/>
            <w:sz w:val="24"/>
            <w:szCs w:val="24"/>
            <w:rPrChange w:id="1718" w:author="WN" w:date="2020-09-13T17:33:00Z">
              <w:rPr>
                <w:rFonts w:ascii="Times New Roman" w:hAnsi="Times New Roman" w:cs="Times New Roman"/>
                <w:noProof/>
                <w:sz w:val="24"/>
                <w:szCs w:val="24"/>
                <w:lang w:val="es-AR"/>
              </w:rPr>
            </w:rPrChange>
          </w:rPr>
          <w:delText>Paredes, J.A., Cazón, L.I., Rago, A.M., 2017. Incremento de inóculo potencial según intensidad del carbón del maní, in: XIX</w:delText>
        </w:r>
        <w:r w:rsidRPr="00452837" w:rsidDel="00DB2637">
          <w:rPr>
            <w:rFonts w:ascii="Times New Roman" w:hAnsi="Times New Roman" w:cs="Times New Roman"/>
            <w:sz w:val="24"/>
            <w:szCs w:val="24"/>
            <w:vertAlign w:val="superscript"/>
            <w:rPrChange w:id="1719" w:author="WN" w:date="2020-09-13T17:33:00Z">
              <w:rPr>
                <w:rFonts w:ascii="Times New Roman" w:hAnsi="Times New Roman" w:cs="Times New Roman"/>
                <w:noProof/>
                <w:sz w:val="24"/>
                <w:szCs w:val="24"/>
                <w:vertAlign w:val="superscript"/>
                <w:lang w:val="es-AR"/>
              </w:rPr>
            </w:rPrChange>
          </w:rPr>
          <w:delText>o</w:delText>
        </w:r>
        <w:r w:rsidRPr="00452837" w:rsidDel="00DB2637">
          <w:rPr>
            <w:rFonts w:ascii="Times New Roman" w:hAnsi="Times New Roman" w:cs="Times New Roman"/>
            <w:sz w:val="24"/>
            <w:szCs w:val="24"/>
            <w:rPrChange w:id="1720" w:author="WN" w:date="2020-09-13T17:33:00Z">
              <w:rPr>
                <w:rFonts w:ascii="Times New Roman" w:hAnsi="Times New Roman" w:cs="Times New Roman"/>
                <w:noProof/>
                <w:sz w:val="24"/>
                <w:szCs w:val="24"/>
                <w:lang w:val="es-AR"/>
              </w:rPr>
            </w:rPrChange>
          </w:rPr>
          <w:delText xml:space="preserve"> Congreso Latinoamericano de Fitopatología. p. 143.</w:delText>
        </w:r>
      </w:del>
    </w:p>
    <w:p w14:paraId="50E28E0C" w14:textId="41361A2E" w:rsidR="008D275F" w:rsidRPr="00452837" w:rsidDel="00DB2637" w:rsidRDefault="008D275F" w:rsidP="008D275F">
      <w:pPr>
        <w:widowControl w:val="0"/>
        <w:autoSpaceDE w:val="0"/>
        <w:autoSpaceDN w:val="0"/>
        <w:adjustRightInd w:val="0"/>
        <w:spacing w:after="120"/>
        <w:ind w:left="480" w:hanging="480"/>
        <w:rPr>
          <w:del w:id="1721" w:author="Paredes, Juan A." w:date="2020-09-09T10:28:00Z"/>
          <w:rFonts w:ascii="Times New Roman" w:hAnsi="Times New Roman" w:cs="Times New Roman"/>
          <w:sz w:val="24"/>
          <w:szCs w:val="24"/>
          <w:rPrChange w:id="1722" w:author="WN" w:date="2020-09-13T17:33:00Z">
            <w:rPr>
              <w:del w:id="1723" w:author="Paredes, Juan A." w:date="2020-09-09T10:28:00Z"/>
              <w:rFonts w:ascii="Times New Roman" w:hAnsi="Times New Roman" w:cs="Times New Roman"/>
              <w:noProof/>
              <w:sz w:val="24"/>
              <w:szCs w:val="24"/>
              <w:lang w:val="es-AR"/>
            </w:rPr>
          </w:rPrChange>
        </w:rPr>
      </w:pPr>
      <w:del w:id="1724" w:author="Paredes, Juan A." w:date="2020-09-09T10:28:00Z">
        <w:r w:rsidRPr="00452837" w:rsidDel="00DB2637">
          <w:rPr>
            <w:rFonts w:ascii="Times New Roman" w:hAnsi="Times New Roman" w:cs="Times New Roman"/>
            <w:sz w:val="24"/>
            <w:szCs w:val="24"/>
            <w:rPrChange w:id="1725" w:author="WN" w:date="2020-09-13T17:33:00Z">
              <w:rPr>
                <w:rFonts w:ascii="Times New Roman" w:hAnsi="Times New Roman" w:cs="Times New Roman"/>
                <w:noProof/>
                <w:sz w:val="24"/>
                <w:szCs w:val="24"/>
                <w:lang w:val="es-AR"/>
              </w:rPr>
            </w:rPrChange>
          </w:rPr>
          <w:delText>Pavez Badilla, M., Lolas Caneo, M., Méndez Muñoz, R.E., 2013. Evaluación in vitro de la sensibilidad de aislados de venturia inaequalis a fungicidas del grupo de las estrobilurinas. Universidad de Talca.</w:delText>
        </w:r>
      </w:del>
    </w:p>
    <w:p w14:paraId="1E702FEA" w14:textId="09391963" w:rsidR="008D275F" w:rsidRPr="00452837" w:rsidDel="00DB2637" w:rsidRDefault="008D275F" w:rsidP="008D275F">
      <w:pPr>
        <w:widowControl w:val="0"/>
        <w:autoSpaceDE w:val="0"/>
        <w:autoSpaceDN w:val="0"/>
        <w:adjustRightInd w:val="0"/>
        <w:spacing w:after="120"/>
        <w:ind w:left="480" w:hanging="480"/>
        <w:rPr>
          <w:del w:id="1726" w:author="Paredes, Juan A." w:date="2020-09-09T10:28:00Z"/>
          <w:rFonts w:ascii="Times New Roman" w:hAnsi="Times New Roman" w:cs="Times New Roman"/>
          <w:sz w:val="24"/>
          <w:szCs w:val="24"/>
          <w:rPrChange w:id="1727" w:author="WN" w:date="2020-09-13T17:33:00Z">
            <w:rPr>
              <w:del w:id="1728" w:author="Paredes, Juan A." w:date="2020-09-09T10:28:00Z"/>
              <w:rFonts w:ascii="Times New Roman" w:hAnsi="Times New Roman" w:cs="Times New Roman"/>
              <w:noProof/>
              <w:sz w:val="24"/>
              <w:szCs w:val="24"/>
              <w:lang w:val="es-AR"/>
            </w:rPr>
          </w:rPrChange>
        </w:rPr>
      </w:pPr>
      <w:del w:id="1729" w:author="Paredes, Juan A." w:date="2020-09-09T10:28:00Z">
        <w:r w:rsidRPr="00452837" w:rsidDel="00DB2637">
          <w:rPr>
            <w:rFonts w:ascii="Times New Roman" w:hAnsi="Times New Roman" w:cs="Times New Roman"/>
            <w:sz w:val="24"/>
            <w:szCs w:val="24"/>
            <w:rPrChange w:id="1730" w:author="WN" w:date="2020-09-13T17:33:00Z">
              <w:rPr>
                <w:rFonts w:ascii="Times New Roman" w:hAnsi="Times New Roman" w:cs="Times New Roman"/>
                <w:noProof/>
                <w:sz w:val="24"/>
                <w:szCs w:val="24"/>
                <w:lang w:val="es-AR"/>
              </w:rPr>
            </w:rPrChange>
          </w:rPr>
          <w:delText>Rago, A.M., Cazón, L.I., Conforto, C., Paredes, J.A., Bisonard, M., Oddino, C., March, G., 2014. Manejo del carbón del maní (Thecaphora frezii) principal desafio sanitario del cultivo en Argentina, in: Libro de Resúmen. 3</w:delText>
        </w:r>
        <w:r w:rsidRPr="00452837" w:rsidDel="00DB2637">
          <w:rPr>
            <w:rFonts w:ascii="Times New Roman" w:hAnsi="Times New Roman" w:cs="Times New Roman"/>
            <w:sz w:val="24"/>
            <w:szCs w:val="24"/>
            <w:vertAlign w:val="superscript"/>
            <w:rPrChange w:id="1731" w:author="WN" w:date="2020-09-13T17:33:00Z">
              <w:rPr>
                <w:rFonts w:ascii="Times New Roman" w:hAnsi="Times New Roman" w:cs="Times New Roman"/>
                <w:noProof/>
                <w:sz w:val="24"/>
                <w:szCs w:val="24"/>
                <w:vertAlign w:val="superscript"/>
                <w:lang w:val="es-AR"/>
              </w:rPr>
            </w:rPrChange>
          </w:rPr>
          <w:delText>o</w:delText>
        </w:r>
        <w:r w:rsidRPr="00452837" w:rsidDel="00DB2637">
          <w:rPr>
            <w:rFonts w:ascii="Times New Roman" w:hAnsi="Times New Roman" w:cs="Times New Roman"/>
            <w:sz w:val="24"/>
            <w:szCs w:val="24"/>
            <w:rPrChange w:id="1732" w:author="WN" w:date="2020-09-13T17:33:00Z">
              <w:rPr>
                <w:rFonts w:ascii="Times New Roman" w:hAnsi="Times New Roman" w:cs="Times New Roman"/>
                <w:noProof/>
                <w:sz w:val="24"/>
                <w:szCs w:val="24"/>
                <w:lang w:val="es-AR"/>
              </w:rPr>
            </w:rPrChange>
          </w:rPr>
          <w:delText xml:space="preserve"> Congreso Argentino de Fitopatología. p. 105.</w:delText>
        </w:r>
      </w:del>
    </w:p>
    <w:p w14:paraId="50EAD768" w14:textId="54EC5481" w:rsidR="008D275F" w:rsidRPr="00452837" w:rsidDel="00DB2637" w:rsidRDefault="008D275F" w:rsidP="008D275F">
      <w:pPr>
        <w:widowControl w:val="0"/>
        <w:autoSpaceDE w:val="0"/>
        <w:autoSpaceDN w:val="0"/>
        <w:adjustRightInd w:val="0"/>
        <w:spacing w:after="120"/>
        <w:ind w:left="480" w:hanging="480"/>
        <w:rPr>
          <w:del w:id="1733" w:author="Paredes, Juan A." w:date="2020-09-09T10:28:00Z"/>
          <w:rFonts w:ascii="Times New Roman" w:hAnsi="Times New Roman" w:cs="Times New Roman"/>
          <w:sz w:val="24"/>
          <w:szCs w:val="24"/>
          <w:rPrChange w:id="1734" w:author="WN" w:date="2020-09-13T17:33:00Z">
            <w:rPr>
              <w:del w:id="1735" w:author="Paredes, Juan A." w:date="2020-09-09T10:28:00Z"/>
              <w:rFonts w:ascii="Times New Roman" w:hAnsi="Times New Roman" w:cs="Times New Roman"/>
              <w:noProof/>
              <w:sz w:val="24"/>
              <w:szCs w:val="24"/>
            </w:rPr>
          </w:rPrChange>
        </w:rPr>
      </w:pPr>
      <w:del w:id="1736" w:author="Paredes, Juan A." w:date="2020-09-09T10:28:00Z">
        <w:r w:rsidRPr="00452837" w:rsidDel="00DB2637">
          <w:rPr>
            <w:rFonts w:ascii="Times New Roman" w:hAnsi="Times New Roman" w:cs="Times New Roman"/>
            <w:sz w:val="24"/>
            <w:szCs w:val="24"/>
            <w:rPrChange w:id="1737" w:author="WN" w:date="2020-09-13T17:33:00Z">
              <w:rPr>
                <w:rFonts w:ascii="Times New Roman" w:hAnsi="Times New Roman" w:cs="Times New Roman"/>
                <w:noProof/>
                <w:sz w:val="24"/>
                <w:szCs w:val="24"/>
                <w:lang w:val="es-AR"/>
              </w:rPr>
            </w:rPrChange>
          </w:rPr>
          <w:delText xml:space="preserve">Rago, A.M., Cazón, L.I., Paredes, J.A., Molina, J.P.E., Conforto, E.C., Bisonard, E.M., Oddino, C., 2017. </w:delText>
        </w:r>
        <w:r w:rsidRPr="00452837" w:rsidDel="00DB2637">
          <w:rPr>
            <w:rFonts w:ascii="Times New Roman" w:hAnsi="Times New Roman" w:cs="Times New Roman"/>
            <w:sz w:val="24"/>
            <w:szCs w:val="24"/>
            <w:rPrChange w:id="1738" w:author="WN" w:date="2020-09-13T17:33:00Z">
              <w:rPr>
                <w:rFonts w:ascii="Times New Roman" w:hAnsi="Times New Roman" w:cs="Times New Roman"/>
                <w:noProof/>
                <w:sz w:val="24"/>
                <w:szCs w:val="24"/>
              </w:rPr>
            </w:rPrChange>
          </w:rPr>
          <w:delText>Peanut Smut: From an Emerging Disease to an Actual Threat to Argentine Peanut Production. Plant Dis. 101, 400–408. https://doi.org/10.1094/PDIS-09-16-1248-FE</w:delText>
        </w:r>
      </w:del>
    </w:p>
    <w:p w14:paraId="5C56A1D9" w14:textId="104CD46B" w:rsidR="008D275F" w:rsidRPr="00452837" w:rsidDel="00DB2637" w:rsidRDefault="008D275F" w:rsidP="008D275F">
      <w:pPr>
        <w:widowControl w:val="0"/>
        <w:autoSpaceDE w:val="0"/>
        <w:autoSpaceDN w:val="0"/>
        <w:adjustRightInd w:val="0"/>
        <w:spacing w:after="120"/>
        <w:ind w:left="480" w:hanging="480"/>
        <w:rPr>
          <w:del w:id="1739" w:author="Paredes, Juan A." w:date="2020-09-09T10:28:00Z"/>
          <w:rFonts w:ascii="Times New Roman" w:hAnsi="Times New Roman" w:cs="Times New Roman"/>
          <w:sz w:val="24"/>
          <w:szCs w:val="24"/>
          <w:rPrChange w:id="1740" w:author="WN" w:date="2020-09-13T17:33:00Z">
            <w:rPr>
              <w:del w:id="1741" w:author="Paredes, Juan A." w:date="2020-09-09T10:28:00Z"/>
              <w:rFonts w:ascii="Times New Roman" w:hAnsi="Times New Roman" w:cs="Times New Roman"/>
              <w:noProof/>
              <w:sz w:val="24"/>
              <w:szCs w:val="24"/>
            </w:rPr>
          </w:rPrChange>
        </w:rPr>
      </w:pPr>
      <w:del w:id="1742" w:author="Paredes, Juan A." w:date="2020-09-09T10:28:00Z">
        <w:r w:rsidRPr="00452837" w:rsidDel="00DB2637">
          <w:rPr>
            <w:rFonts w:ascii="Times New Roman" w:hAnsi="Times New Roman" w:cs="Times New Roman"/>
            <w:sz w:val="24"/>
            <w:szCs w:val="24"/>
            <w:rPrChange w:id="1743" w:author="WN" w:date="2020-09-13T17:33:00Z">
              <w:rPr>
                <w:rFonts w:ascii="Times New Roman" w:hAnsi="Times New Roman" w:cs="Times New Roman"/>
                <w:noProof/>
                <w:sz w:val="24"/>
                <w:szCs w:val="24"/>
              </w:rPr>
            </w:rPrChange>
          </w:rPr>
          <w:delText>Sierotzki, H., Scalliet, G., 2013. A review of current knowledge of resistance aspects for the next-generation succinate dehydrogenase inhibitor fungicides. Phytopathology 103, 880–887. https://doi.org/10.1094/PHYTO-01-13-0009-RVW</w:delText>
        </w:r>
      </w:del>
    </w:p>
    <w:p w14:paraId="028BDF59" w14:textId="1C5F7CE2" w:rsidR="008D275F" w:rsidRPr="00452837" w:rsidDel="00DB2637" w:rsidRDefault="008D275F" w:rsidP="008D275F">
      <w:pPr>
        <w:widowControl w:val="0"/>
        <w:autoSpaceDE w:val="0"/>
        <w:autoSpaceDN w:val="0"/>
        <w:adjustRightInd w:val="0"/>
        <w:spacing w:after="120"/>
        <w:ind w:left="480" w:hanging="480"/>
        <w:rPr>
          <w:del w:id="1744" w:author="Paredes, Juan A." w:date="2020-09-09T10:28:00Z"/>
          <w:rFonts w:ascii="Times New Roman" w:hAnsi="Times New Roman" w:cs="Times New Roman"/>
          <w:sz w:val="24"/>
          <w:rPrChange w:id="1745" w:author="WN" w:date="2020-09-13T17:33:00Z">
            <w:rPr>
              <w:del w:id="1746" w:author="Paredes, Juan A." w:date="2020-09-09T10:28:00Z"/>
              <w:rFonts w:ascii="Times New Roman" w:hAnsi="Times New Roman" w:cs="Times New Roman"/>
              <w:noProof/>
              <w:sz w:val="24"/>
            </w:rPr>
          </w:rPrChange>
        </w:rPr>
      </w:pPr>
      <w:del w:id="1747" w:author="Paredes, Juan A." w:date="2020-09-09T10:28:00Z">
        <w:r w:rsidRPr="00452837" w:rsidDel="00DB2637">
          <w:rPr>
            <w:rFonts w:ascii="Times New Roman" w:hAnsi="Times New Roman" w:cs="Times New Roman"/>
            <w:sz w:val="24"/>
            <w:szCs w:val="24"/>
            <w:rPrChange w:id="1748" w:author="WN" w:date="2020-09-13T17:33:00Z">
              <w:rPr>
                <w:rFonts w:ascii="Times New Roman" w:hAnsi="Times New Roman" w:cs="Times New Roman"/>
                <w:noProof/>
                <w:sz w:val="24"/>
                <w:szCs w:val="24"/>
              </w:rPr>
            </w:rPrChange>
          </w:rPr>
          <w:delText xml:space="preserve">Tonin, R.B., Reis, E.M., Gómez, D.E., 2015. </w:delText>
        </w:r>
        <w:r w:rsidRPr="00452837" w:rsidDel="00DB2637">
          <w:rPr>
            <w:rFonts w:ascii="Times New Roman" w:hAnsi="Times New Roman" w:cs="Times New Roman"/>
            <w:sz w:val="24"/>
            <w:szCs w:val="24"/>
            <w:rPrChange w:id="1749" w:author="WN" w:date="2020-09-13T17:33:00Z">
              <w:rPr>
                <w:rFonts w:ascii="Times New Roman" w:hAnsi="Times New Roman" w:cs="Times New Roman"/>
                <w:noProof/>
                <w:sz w:val="24"/>
                <w:szCs w:val="24"/>
                <w:lang w:val="es-AR"/>
              </w:rPr>
            </w:rPrChange>
          </w:rPr>
          <w:delText xml:space="preserve">Sensibilidad a fungicidas in vitro de micelios de Drechslera siccans aislada a partir de trigo. </w:delText>
        </w:r>
        <w:r w:rsidRPr="00452837" w:rsidDel="00DB2637">
          <w:rPr>
            <w:rFonts w:ascii="Times New Roman" w:hAnsi="Times New Roman" w:cs="Times New Roman"/>
            <w:sz w:val="24"/>
            <w:szCs w:val="24"/>
            <w:rPrChange w:id="1750" w:author="WN" w:date="2020-09-13T17:33:00Z">
              <w:rPr>
                <w:rFonts w:ascii="Times New Roman" w:hAnsi="Times New Roman" w:cs="Times New Roman"/>
                <w:noProof/>
                <w:sz w:val="24"/>
                <w:szCs w:val="24"/>
              </w:rPr>
            </w:rPrChange>
          </w:rPr>
          <w:delText>Rev. Investig. Agropecu. 41, 192–200.</w:delText>
        </w:r>
      </w:del>
    </w:p>
    <w:p w14:paraId="44E3F862" w14:textId="6AAB32C1" w:rsidR="00B5423D" w:rsidRPr="00452837" w:rsidDel="00DB2637" w:rsidRDefault="008D275F" w:rsidP="00652FF8">
      <w:pPr>
        <w:spacing w:after="120"/>
        <w:rPr>
          <w:del w:id="1751" w:author="Paredes, Juan A." w:date="2020-09-09T10:28:00Z"/>
          <w:rFonts w:ascii="Times New Roman" w:eastAsia="Times New Roman" w:hAnsi="Times New Roman" w:cs="Times New Roman"/>
          <w:b/>
          <w:bCs/>
          <w:color w:val="000000"/>
          <w:sz w:val="24"/>
          <w:szCs w:val="24"/>
          <w:shd w:val="clear" w:color="auto" w:fill="FFFFFF"/>
        </w:rPr>
      </w:pPr>
      <w:del w:id="1752" w:author="Paredes, Juan A." w:date="2020-09-09T10:28:00Z">
        <w:r w:rsidRPr="00452837" w:rsidDel="00DB2637">
          <w:rPr>
            <w:rFonts w:ascii="Times New Roman" w:eastAsia="Times New Roman" w:hAnsi="Times New Roman" w:cs="Times New Roman"/>
            <w:b/>
            <w:bCs/>
            <w:color w:val="000000"/>
            <w:sz w:val="24"/>
            <w:szCs w:val="24"/>
            <w:shd w:val="clear" w:color="auto" w:fill="FFFFFF"/>
          </w:rPr>
          <w:fldChar w:fldCharType="end"/>
        </w:r>
        <w:r w:rsidR="00B5423D" w:rsidRPr="00452837" w:rsidDel="00DB2637">
          <w:rPr>
            <w:rFonts w:ascii="Times New Roman" w:eastAsia="Times New Roman" w:hAnsi="Times New Roman" w:cs="Times New Roman"/>
            <w:b/>
            <w:bCs/>
            <w:color w:val="000000"/>
            <w:sz w:val="24"/>
            <w:szCs w:val="24"/>
            <w:shd w:val="clear" w:color="auto" w:fill="FFFFFF"/>
          </w:rPr>
          <w:br w:type="page"/>
        </w:r>
      </w:del>
    </w:p>
    <w:p w14:paraId="0CE52231" w14:textId="5CC1954D" w:rsidR="00B5423D" w:rsidRPr="00452837" w:rsidDel="00DB2637" w:rsidRDefault="00B5423D">
      <w:pPr>
        <w:spacing w:line="480" w:lineRule="auto"/>
        <w:rPr>
          <w:del w:id="1753" w:author="Paredes, Juan A." w:date="2020-09-09T10:28:00Z"/>
          <w:rFonts w:ascii="Times New Roman" w:eastAsia="Times New Roman" w:hAnsi="Times New Roman" w:cs="Times New Roman"/>
          <w:b/>
          <w:bCs/>
          <w:color w:val="000000"/>
          <w:sz w:val="24"/>
          <w:szCs w:val="24"/>
          <w:shd w:val="clear" w:color="auto" w:fill="FFFFFF"/>
        </w:rPr>
      </w:pPr>
      <w:del w:id="1754" w:author="Paredes, Juan A." w:date="2020-09-09T10:28:00Z">
        <w:r w:rsidRPr="00452837" w:rsidDel="00DB2637">
          <w:rPr>
            <w:rFonts w:ascii="Times New Roman" w:eastAsia="Times New Roman" w:hAnsi="Times New Roman" w:cs="Times New Roman"/>
            <w:b/>
            <w:bCs/>
            <w:color w:val="000000"/>
            <w:sz w:val="24"/>
            <w:szCs w:val="24"/>
            <w:shd w:val="clear" w:color="auto" w:fill="FFFFFF"/>
          </w:rPr>
          <w:delText>Supplementary tables</w:delText>
        </w:r>
      </w:del>
    </w:p>
    <w:p w14:paraId="351D6E3C" w14:textId="098981AB" w:rsidR="00B5423D" w:rsidRPr="00452837" w:rsidDel="00DB2637" w:rsidRDefault="00B5423D">
      <w:pPr>
        <w:spacing w:line="480" w:lineRule="auto"/>
        <w:rPr>
          <w:del w:id="1755" w:author="Paredes, Juan A." w:date="2020-09-09T10:28:00Z"/>
          <w:rFonts w:ascii="Times New Roman" w:eastAsia="Times New Roman" w:hAnsi="Times New Roman" w:cs="Times New Roman"/>
          <w:color w:val="000000"/>
          <w:shd w:val="clear" w:color="auto" w:fill="FFFFFF"/>
        </w:rPr>
        <w:pPrChange w:id="1756" w:author="Paredes, Juan A." w:date="2020-09-09T10:28:00Z">
          <w:pPr>
            <w:spacing w:line="480" w:lineRule="auto"/>
            <w:jc w:val="both"/>
          </w:pPr>
        </w:pPrChange>
      </w:pPr>
    </w:p>
    <w:p w14:paraId="18F9A97F" w14:textId="0B7BD6A6" w:rsidR="00B5423D" w:rsidRPr="00452837" w:rsidDel="00DB2637" w:rsidRDefault="00B5423D">
      <w:pPr>
        <w:spacing w:line="480" w:lineRule="auto"/>
        <w:rPr>
          <w:del w:id="1757" w:author="Paredes, Juan A." w:date="2020-09-09T10:28:00Z"/>
        </w:rPr>
        <w:pPrChange w:id="1758" w:author="Paredes, Juan A." w:date="2020-09-09T10:28:00Z">
          <w:pPr>
            <w:spacing w:line="480" w:lineRule="auto"/>
            <w:jc w:val="both"/>
          </w:pPr>
        </w:pPrChange>
      </w:pPr>
      <w:del w:id="1759" w:author="Paredes, Juan A." w:date="2020-09-09T10:28:00Z">
        <w:r w:rsidRPr="00452837" w:rsidDel="00DB2637">
          <w:rPr>
            <w:rFonts w:ascii="Times New Roman" w:eastAsia="Times New Roman" w:hAnsi="Times New Roman" w:cs="Times New Roman"/>
            <w:color w:val="000000"/>
            <w:shd w:val="clear" w:color="auto" w:fill="FFFFFF"/>
          </w:rPr>
          <w:delText xml:space="preserve">Table S1: </w:delText>
        </w:r>
        <w:r w:rsidRPr="00452837" w:rsidDel="00DB2637">
          <w:rPr>
            <w:rFonts w:ascii="Times New Roman" w:eastAsia="Times New Roman" w:hAnsi="Times New Roman" w:cs="Times New Roman"/>
            <w:color w:val="000000"/>
          </w:rPr>
          <w:delText xml:space="preserve">Data were extracted from AGD local station data: Rainfall (monthly precipitation), average monthly maximum and minimum temperatures in the experimental peanut area during 2014/15; 2015/16. </w:delText>
        </w:r>
      </w:del>
    </w:p>
    <w:p w14:paraId="26C13B97" w14:textId="28E65AA0" w:rsidR="00B5423D" w:rsidRPr="00452837" w:rsidDel="00DB2637" w:rsidRDefault="00B5423D">
      <w:pPr>
        <w:spacing w:line="480" w:lineRule="auto"/>
        <w:rPr>
          <w:del w:id="1760" w:author="Paredes, Juan A." w:date="2020-09-09T10:28:00Z"/>
          <w:rFonts w:ascii="Times New Roman" w:eastAsia="Times New Roman" w:hAnsi="Times New Roman" w:cs="Times New Roman"/>
          <w:color w:val="000000"/>
        </w:rPr>
        <w:pPrChange w:id="1761" w:author="Paredes, Juan A." w:date="2020-09-09T10:28:00Z">
          <w:pPr>
            <w:jc w:val="both"/>
          </w:pPr>
        </w:pPrChange>
      </w:pPr>
    </w:p>
    <w:tbl>
      <w:tblPr>
        <w:tblW w:w="9280" w:type="dxa"/>
        <w:tblLook w:val="04A0" w:firstRow="1" w:lastRow="0" w:firstColumn="1" w:lastColumn="0" w:noHBand="0" w:noVBand="1"/>
      </w:tblPr>
      <w:tblGrid>
        <w:gridCol w:w="1320"/>
        <w:gridCol w:w="1100"/>
        <w:gridCol w:w="1100"/>
        <w:gridCol w:w="960"/>
        <w:gridCol w:w="960"/>
        <w:gridCol w:w="960"/>
        <w:gridCol w:w="960"/>
        <w:gridCol w:w="960"/>
        <w:gridCol w:w="960"/>
      </w:tblGrid>
      <w:tr w:rsidR="00B5423D" w:rsidRPr="00452837" w:rsidDel="00DB2637" w14:paraId="55F287F7" w14:textId="653C1700" w:rsidTr="00B5423D">
        <w:trPr>
          <w:trHeight w:val="288"/>
          <w:del w:id="1762" w:author="Paredes, Juan A." w:date="2020-09-09T10:28:00Z"/>
        </w:trPr>
        <w:tc>
          <w:tcPr>
            <w:tcW w:w="1320" w:type="dxa"/>
            <w:tcBorders>
              <w:top w:val="nil"/>
              <w:left w:val="nil"/>
              <w:bottom w:val="nil"/>
              <w:right w:val="nil"/>
            </w:tcBorders>
            <w:shd w:val="clear" w:color="auto" w:fill="auto"/>
            <w:noWrap/>
            <w:vAlign w:val="bottom"/>
            <w:hideMark/>
          </w:tcPr>
          <w:p w14:paraId="3C0A2532" w14:textId="282F6812" w:rsidR="00B5423D" w:rsidRPr="00452837" w:rsidDel="00DB2637" w:rsidRDefault="00B5423D">
            <w:pPr>
              <w:spacing w:line="480" w:lineRule="auto"/>
              <w:rPr>
                <w:del w:id="1763" w:author="Paredes, Juan A." w:date="2020-09-09T10:28:00Z"/>
                <w:rFonts w:ascii="Times New Roman" w:eastAsia="Times New Roman" w:hAnsi="Times New Roman" w:cs="Times New Roman"/>
                <w:sz w:val="24"/>
                <w:szCs w:val="24"/>
              </w:rPr>
              <w:pPrChange w:id="1764" w:author="Paredes, Juan A." w:date="2020-09-09T10:28:00Z">
                <w:pPr/>
              </w:pPrChange>
            </w:pPr>
          </w:p>
        </w:tc>
        <w:tc>
          <w:tcPr>
            <w:tcW w:w="2200" w:type="dxa"/>
            <w:gridSpan w:val="2"/>
            <w:vMerge w:val="restart"/>
            <w:tcBorders>
              <w:top w:val="nil"/>
              <w:left w:val="nil"/>
              <w:bottom w:val="single" w:sz="4" w:space="0" w:color="000000"/>
              <w:right w:val="nil"/>
            </w:tcBorders>
            <w:shd w:val="clear" w:color="auto" w:fill="auto"/>
            <w:noWrap/>
            <w:vAlign w:val="center"/>
            <w:hideMark/>
          </w:tcPr>
          <w:p w14:paraId="6C41C4BB" w14:textId="5F960C6E" w:rsidR="00B5423D" w:rsidRPr="00452837" w:rsidDel="00DB2637" w:rsidRDefault="00B5423D">
            <w:pPr>
              <w:spacing w:line="480" w:lineRule="auto"/>
              <w:rPr>
                <w:del w:id="1765" w:author="Paredes, Juan A." w:date="2020-09-09T10:28:00Z"/>
                <w:rFonts w:ascii="Times New Roman" w:eastAsia="Times New Roman" w:hAnsi="Times New Roman" w:cs="Times New Roman"/>
                <w:color w:val="000000"/>
              </w:rPr>
              <w:pPrChange w:id="1766" w:author="Paredes, Juan A." w:date="2020-09-09T10:28:00Z">
                <w:pPr>
                  <w:jc w:val="center"/>
                </w:pPr>
              </w:pPrChange>
            </w:pPr>
            <w:del w:id="1767" w:author="Paredes, Juan A." w:date="2020-09-09T10:28:00Z">
              <w:r w:rsidRPr="00452837" w:rsidDel="00DB2637">
                <w:rPr>
                  <w:rFonts w:ascii="Times New Roman" w:eastAsia="Times New Roman" w:hAnsi="Times New Roman" w:cs="Times New Roman"/>
                  <w:color w:val="000000"/>
                </w:rPr>
                <w:delText>Rainfall (mm)</w:delText>
              </w:r>
            </w:del>
          </w:p>
        </w:tc>
        <w:tc>
          <w:tcPr>
            <w:tcW w:w="5760" w:type="dxa"/>
            <w:gridSpan w:val="6"/>
            <w:tcBorders>
              <w:top w:val="nil"/>
              <w:left w:val="nil"/>
              <w:bottom w:val="single" w:sz="4" w:space="0" w:color="auto"/>
              <w:right w:val="nil"/>
            </w:tcBorders>
            <w:shd w:val="clear" w:color="auto" w:fill="auto"/>
            <w:noWrap/>
            <w:vAlign w:val="bottom"/>
            <w:hideMark/>
          </w:tcPr>
          <w:p w14:paraId="32252468" w14:textId="1BB76220" w:rsidR="00B5423D" w:rsidRPr="00452837" w:rsidDel="00DB2637" w:rsidRDefault="00B5423D">
            <w:pPr>
              <w:spacing w:line="480" w:lineRule="auto"/>
              <w:rPr>
                <w:del w:id="1768" w:author="Paredes, Juan A." w:date="2020-09-09T10:28:00Z"/>
                <w:rFonts w:ascii="Times New Roman" w:eastAsia="Times New Roman" w:hAnsi="Times New Roman" w:cs="Times New Roman"/>
                <w:color w:val="000000"/>
              </w:rPr>
              <w:pPrChange w:id="1769" w:author="Paredes, Juan A." w:date="2020-09-09T10:28:00Z">
                <w:pPr>
                  <w:jc w:val="center"/>
                </w:pPr>
              </w:pPrChange>
            </w:pPr>
            <w:del w:id="1770" w:author="Paredes, Juan A." w:date="2020-09-09T10:28:00Z">
              <w:r w:rsidRPr="00452837" w:rsidDel="00DB2637">
                <w:rPr>
                  <w:rFonts w:ascii="Times New Roman" w:eastAsia="Times New Roman" w:hAnsi="Times New Roman" w:cs="Times New Roman"/>
                  <w:color w:val="000000"/>
                </w:rPr>
                <w:delText>Temperature (°C)</w:delText>
              </w:r>
            </w:del>
          </w:p>
        </w:tc>
      </w:tr>
      <w:tr w:rsidR="00B5423D" w:rsidRPr="00452837" w:rsidDel="00DB2637" w14:paraId="13C19BBC" w14:textId="7F3812F2" w:rsidTr="00B5423D">
        <w:trPr>
          <w:trHeight w:val="288"/>
          <w:del w:id="1771" w:author="Paredes, Juan A." w:date="2020-09-09T10:28:00Z"/>
        </w:trPr>
        <w:tc>
          <w:tcPr>
            <w:tcW w:w="1320" w:type="dxa"/>
            <w:tcBorders>
              <w:top w:val="nil"/>
              <w:left w:val="nil"/>
              <w:bottom w:val="nil"/>
              <w:right w:val="nil"/>
            </w:tcBorders>
            <w:shd w:val="clear" w:color="auto" w:fill="auto"/>
            <w:noWrap/>
            <w:vAlign w:val="bottom"/>
            <w:hideMark/>
          </w:tcPr>
          <w:p w14:paraId="5456F4EF" w14:textId="4D4B4FBD" w:rsidR="00B5423D" w:rsidRPr="00452837" w:rsidDel="00DB2637" w:rsidRDefault="00B5423D">
            <w:pPr>
              <w:spacing w:line="480" w:lineRule="auto"/>
              <w:rPr>
                <w:del w:id="1772" w:author="Paredes, Juan A." w:date="2020-09-09T10:28:00Z"/>
                <w:rFonts w:ascii="Times New Roman" w:eastAsia="Times New Roman" w:hAnsi="Times New Roman" w:cs="Times New Roman"/>
                <w:color w:val="000000"/>
              </w:rPr>
              <w:pPrChange w:id="1773" w:author="Paredes, Juan A." w:date="2020-09-09T10:28:00Z">
                <w:pPr>
                  <w:jc w:val="center"/>
                </w:pPr>
              </w:pPrChange>
            </w:pPr>
          </w:p>
        </w:tc>
        <w:tc>
          <w:tcPr>
            <w:tcW w:w="2200" w:type="dxa"/>
            <w:gridSpan w:val="2"/>
            <w:vMerge/>
            <w:tcBorders>
              <w:top w:val="nil"/>
              <w:left w:val="nil"/>
              <w:bottom w:val="nil"/>
              <w:right w:val="nil"/>
            </w:tcBorders>
            <w:vAlign w:val="center"/>
            <w:hideMark/>
          </w:tcPr>
          <w:p w14:paraId="26FF4560" w14:textId="5D3EDF59" w:rsidR="00B5423D" w:rsidRPr="00452837" w:rsidDel="00DB2637" w:rsidRDefault="00B5423D">
            <w:pPr>
              <w:spacing w:line="480" w:lineRule="auto"/>
              <w:rPr>
                <w:del w:id="1774" w:author="Paredes, Juan A." w:date="2020-09-09T10:28:00Z"/>
                <w:rFonts w:ascii="Times New Roman" w:eastAsia="Times New Roman" w:hAnsi="Times New Roman" w:cs="Times New Roman"/>
                <w:color w:val="000000"/>
              </w:rPr>
              <w:pPrChange w:id="1775" w:author="Paredes, Juan A." w:date="2020-09-09T10:28:00Z">
                <w:pPr/>
              </w:pPrChange>
            </w:pPr>
          </w:p>
        </w:tc>
        <w:tc>
          <w:tcPr>
            <w:tcW w:w="1920" w:type="dxa"/>
            <w:gridSpan w:val="2"/>
            <w:tcBorders>
              <w:top w:val="single" w:sz="4" w:space="0" w:color="auto"/>
              <w:left w:val="nil"/>
              <w:bottom w:val="single" w:sz="4" w:space="0" w:color="auto"/>
              <w:right w:val="nil"/>
            </w:tcBorders>
            <w:shd w:val="clear" w:color="auto" w:fill="auto"/>
            <w:noWrap/>
            <w:vAlign w:val="bottom"/>
            <w:hideMark/>
          </w:tcPr>
          <w:p w14:paraId="2A153178" w14:textId="5B26B497" w:rsidR="00B5423D" w:rsidRPr="00452837" w:rsidDel="00DB2637" w:rsidRDefault="00B5423D">
            <w:pPr>
              <w:spacing w:line="480" w:lineRule="auto"/>
              <w:rPr>
                <w:del w:id="1776" w:author="Paredes, Juan A." w:date="2020-09-09T10:28:00Z"/>
                <w:rFonts w:ascii="Times New Roman" w:eastAsia="Times New Roman" w:hAnsi="Times New Roman" w:cs="Times New Roman"/>
                <w:color w:val="000000"/>
              </w:rPr>
              <w:pPrChange w:id="1777" w:author="Paredes, Juan A." w:date="2020-09-09T10:28:00Z">
                <w:pPr>
                  <w:jc w:val="center"/>
                </w:pPr>
              </w:pPrChange>
            </w:pPr>
            <w:del w:id="1778" w:author="Paredes, Juan A." w:date="2020-09-09T10:28:00Z">
              <w:r w:rsidRPr="00452837" w:rsidDel="00DB2637">
                <w:rPr>
                  <w:rFonts w:ascii="Times New Roman" w:eastAsia="Times New Roman" w:hAnsi="Times New Roman" w:cs="Times New Roman"/>
                  <w:color w:val="000000"/>
                </w:rPr>
                <w:delText>Mean</w:delText>
              </w:r>
            </w:del>
          </w:p>
        </w:tc>
        <w:tc>
          <w:tcPr>
            <w:tcW w:w="1920" w:type="dxa"/>
            <w:gridSpan w:val="2"/>
            <w:tcBorders>
              <w:top w:val="single" w:sz="4" w:space="0" w:color="auto"/>
              <w:left w:val="nil"/>
              <w:bottom w:val="single" w:sz="4" w:space="0" w:color="auto"/>
              <w:right w:val="nil"/>
            </w:tcBorders>
            <w:shd w:val="clear" w:color="auto" w:fill="auto"/>
            <w:noWrap/>
            <w:vAlign w:val="bottom"/>
            <w:hideMark/>
          </w:tcPr>
          <w:p w14:paraId="0A1787E9" w14:textId="2F539776" w:rsidR="00B5423D" w:rsidRPr="00452837" w:rsidDel="00DB2637" w:rsidRDefault="00B5423D">
            <w:pPr>
              <w:spacing w:line="480" w:lineRule="auto"/>
              <w:rPr>
                <w:del w:id="1779" w:author="Paredes, Juan A." w:date="2020-09-09T10:28:00Z"/>
                <w:rFonts w:ascii="Times New Roman" w:eastAsia="Times New Roman" w:hAnsi="Times New Roman" w:cs="Times New Roman"/>
                <w:color w:val="000000"/>
              </w:rPr>
              <w:pPrChange w:id="1780" w:author="Paredes, Juan A." w:date="2020-09-09T10:28:00Z">
                <w:pPr>
                  <w:jc w:val="center"/>
                </w:pPr>
              </w:pPrChange>
            </w:pPr>
            <w:del w:id="1781" w:author="Paredes, Juan A." w:date="2020-09-09T10:28:00Z">
              <w:r w:rsidRPr="00452837" w:rsidDel="00DB2637">
                <w:rPr>
                  <w:rFonts w:ascii="Times New Roman" w:eastAsia="Times New Roman" w:hAnsi="Times New Roman" w:cs="Times New Roman"/>
                  <w:color w:val="000000"/>
                </w:rPr>
                <w:delText>Average max.</w:delText>
              </w:r>
            </w:del>
          </w:p>
        </w:tc>
        <w:tc>
          <w:tcPr>
            <w:tcW w:w="1920" w:type="dxa"/>
            <w:gridSpan w:val="2"/>
            <w:tcBorders>
              <w:top w:val="single" w:sz="4" w:space="0" w:color="auto"/>
              <w:left w:val="nil"/>
              <w:bottom w:val="single" w:sz="4" w:space="0" w:color="auto"/>
              <w:right w:val="nil"/>
            </w:tcBorders>
            <w:shd w:val="clear" w:color="auto" w:fill="auto"/>
            <w:noWrap/>
            <w:vAlign w:val="bottom"/>
            <w:hideMark/>
          </w:tcPr>
          <w:p w14:paraId="43C5BBC7" w14:textId="03E83B50" w:rsidR="00B5423D" w:rsidRPr="00452837" w:rsidDel="00DB2637" w:rsidRDefault="00B5423D">
            <w:pPr>
              <w:spacing w:line="480" w:lineRule="auto"/>
              <w:rPr>
                <w:del w:id="1782" w:author="Paredes, Juan A." w:date="2020-09-09T10:28:00Z"/>
                <w:rFonts w:ascii="Times New Roman" w:eastAsia="Times New Roman" w:hAnsi="Times New Roman" w:cs="Times New Roman"/>
                <w:color w:val="000000"/>
              </w:rPr>
              <w:pPrChange w:id="1783" w:author="Paredes, Juan A." w:date="2020-09-09T10:28:00Z">
                <w:pPr>
                  <w:jc w:val="center"/>
                </w:pPr>
              </w:pPrChange>
            </w:pPr>
            <w:del w:id="1784" w:author="Paredes, Juan A." w:date="2020-09-09T10:28:00Z">
              <w:r w:rsidRPr="00452837" w:rsidDel="00DB2637">
                <w:rPr>
                  <w:rFonts w:ascii="Times New Roman" w:eastAsia="Times New Roman" w:hAnsi="Times New Roman" w:cs="Times New Roman"/>
                  <w:color w:val="000000"/>
                </w:rPr>
                <w:delText>Average min.</w:delText>
              </w:r>
            </w:del>
          </w:p>
        </w:tc>
      </w:tr>
      <w:tr w:rsidR="00B5423D" w:rsidRPr="00452837" w:rsidDel="00DB2637" w14:paraId="527D45E6" w14:textId="0056FD83" w:rsidTr="00B5423D">
        <w:trPr>
          <w:trHeight w:val="288"/>
          <w:del w:id="1785" w:author="Paredes, Juan A." w:date="2020-09-09T10:28:00Z"/>
        </w:trPr>
        <w:tc>
          <w:tcPr>
            <w:tcW w:w="1320" w:type="dxa"/>
            <w:tcBorders>
              <w:top w:val="nil"/>
              <w:left w:val="nil"/>
              <w:bottom w:val="single" w:sz="4" w:space="0" w:color="auto"/>
              <w:right w:val="nil"/>
            </w:tcBorders>
            <w:shd w:val="clear" w:color="auto" w:fill="auto"/>
            <w:noWrap/>
            <w:vAlign w:val="bottom"/>
            <w:hideMark/>
          </w:tcPr>
          <w:p w14:paraId="058037FE" w14:textId="03EEB4BF" w:rsidR="00B5423D" w:rsidRPr="00452837" w:rsidDel="00DB2637" w:rsidRDefault="00B5423D">
            <w:pPr>
              <w:spacing w:line="480" w:lineRule="auto"/>
              <w:rPr>
                <w:del w:id="1786" w:author="Paredes, Juan A." w:date="2020-09-09T10:28:00Z"/>
                <w:rFonts w:ascii="Times New Roman" w:eastAsia="Times New Roman" w:hAnsi="Times New Roman" w:cs="Times New Roman"/>
                <w:color w:val="000000"/>
              </w:rPr>
              <w:pPrChange w:id="1787" w:author="Paredes, Juan A." w:date="2020-09-09T10:28:00Z">
                <w:pPr>
                  <w:jc w:val="center"/>
                </w:pPr>
              </w:pPrChange>
            </w:pPr>
            <w:del w:id="1788" w:author="Paredes, Juan A." w:date="2020-09-09T10:28:00Z">
              <w:r w:rsidRPr="00452837" w:rsidDel="00DB2637">
                <w:rPr>
                  <w:rFonts w:ascii="Times New Roman" w:eastAsia="Times New Roman" w:hAnsi="Times New Roman" w:cs="Times New Roman"/>
                  <w:color w:val="000000"/>
                </w:rPr>
                <w:delText>Month</w:delText>
              </w:r>
            </w:del>
          </w:p>
        </w:tc>
        <w:tc>
          <w:tcPr>
            <w:tcW w:w="1100" w:type="dxa"/>
            <w:tcBorders>
              <w:top w:val="nil"/>
              <w:left w:val="nil"/>
              <w:bottom w:val="single" w:sz="4" w:space="0" w:color="auto"/>
              <w:right w:val="nil"/>
            </w:tcBorders>
            <w:shd w:val="clear" w:color="auto" w:fill="auto"/>
            <w:noWrap/>
            <w:vAlign w:val="bottom"/>
            <w:hideMark/>
          </w:tcPr>
          <w:p w14:paraId="22F0C3B2" w14:textId="3B161227" w:rsidR="00B5423D" w:rsidRPr="00452837" w:rsidDel="00DB2637" w:rsidRDefault="00B5423D">
            <w:pPr>
              <w:spacing w:line="480" w:lineRule="auto"/>
              <w:rPr>
                <w:del w:id="1789" w:author="Paredes, Juan A." w:date="2020-09-09T10:28:00Z"/>
                <w:rFonts w:ascii="Times New Roman" w:eastAsia="Times New Roman" w:hAnsi="Times New Roman" w:cs="Times New Roman"/>
                <w:color w:val="000000"/>
              </w:rPr>
              <w:pPrChange w:id="1790" w:author="Paredes, Juan A." w:date="2020-09-09T10:28:00Z">
                <w:pPr>
                  <w:jc w:val="center"/>
                </w:pPr>
              </w:pPrChange>
            </w:pPr>
            <w:del w:id="1791" w:author="Paredes, Juan A." w:date="2020-09-09T10:28:00Z">
              <w:r w:rsidRPr="00452837" w:rsidDel="00DB2637">
                <w:rPr>
                  <w:rFonts w:ascii="Times New Roman" w:eastAsia="Times New Roman" w:hAnsi="Times New Roman" w:cs="Times New Roman"/>
                  <w:color w:val="000000"/>
                </w:rPr>
                <w:delText>2015/16</w:delText>
              </w:r>
            </w:del>
          </w:p>
        </w:tc>
        <w:tc>
          <w:tcPr>
            <w:tcW w:w="1100" w:type="dxa"/>
            <w:tcBorders>
              <w:top w:val="nil"/>
              <w:left w:val="nil"/>
              <w:bottom w:val="single" w:sz="4" w:space="0" w:color="auto"/>
              <w:right w:val="nil"/>
            </w:tcBorders>
            <w:shd w:val="clear" w:color="auto" w:fill="auto"/>
            <w:noWrap/>
            <w:vAlign w:val="bottom"/>
            <w:hideMark/>
          </w:tcPr>
          <w:p w14:paraId="099054E4" w14:textId="5446B162" w:rsidR="00B5423D" w:rsidRPr="00452837" w:rsidDel="00DB2637" w:rsidRDefault="00B5423D">
            <w:pPr>
              <w:spacing w:line="480" w:lineRule="auto"/>
              <w:rPr>
                <w:del w:id="1792" w:author="Paredes, Juan A." w:date="2020-09-09T10:28:00Z"/>
                <w:rFonts w:ascii="Times New Roman" w:eastAsia="Times New Roman" w:hAnsi="Times New Roman" w:cs="Times New Roman"/>
                <w:color w:val="000000"/>
              </w:rPr>
              <w:pPrChange w:id="1793" w:author="Paredes, Juan A." w:date="2020-09-09T10:28:00Z">
                <w:pPr>
                  <w:jc w:val="center"/>
                </w:pPr>
              </w:pPrChange>
            </w:pPr>
            <w:del w:id="1794" w:author="Paredes, Juan A." w:date="2020-09-09T10:28:00Z">
              <w:r w:rsidRPr="00452837" w:rsidDel="00DB2637">
                <w:rPr>
                  <w:rFonts w:ascii="Times New Roman" w:eastAsia="Times New Roman" w:hAnsi="Times New Roman" w:cs="Times New Roman"/>
                  <w:color w:val="000000"/>
                </w:rPr>
                <w:delText>2016/17</w:delText>
              </w:r>
            </w:del>
          </w:p>
        </w:tc>
        <w:tc>
          <w:tcPr>
            <w:tcW w:w="960" w:type="dxa"/>
            <w:tcBorders>
              <w:top w:val="nil"/>
              <w:left w:val="nil"/>
              <w:bottom w:val="single" w:sz="4" w:space="0" w:color="auto"/>
              <w:right w:val="nil"/>
            </w:tcBorders>
            <w:shd w:val="clear" w:color="auto" w:fill="auto"/>
            <w:noWrap/>
            <w:vAlign w:val="bottom"/>
            <w:hideMark/>
          </w:tcPr>
          <w:p w14:paraId="01155E69" w14:textId="746C0CB0" w:rsidR="00B5423D" w:rsidRPr="00452837" w:rsidDel="00DB2637" w:rsidRDefault="00B5423D">
            <w:pPr>
              <w:spacing w:line="480" w:lineRule="auto"/>
              <w:rPr>
                <w:del w:id="1795" w:author="Paredes, Juan A." w:date="2020-09-09T10:28:00Z"/>
                <w:rFonts w:ascii="Times New Roman" w:eastAsia="Times New Roman" w:hAnsi="Times New Roman" w:cs="Times New Roman"/>
                <w:color w:val="000000"/>
              </w:rPr>
              <w:pPrChange w:id="1796" w:author="Paredes, Juan A." w:date="2020-09-09T10:28:00Z">
                <w:pPr>
                  <w:jc w:val="center"/>
                </w:pPr>
              </w:pPrChange>
            </w:pPr>
            <w:del w:id="1797" w:author="Paredes, Juan A." w:date="2020-09-09T10:28:00Z">
              <w:r w:rsidRPr="00452837" w:rsidDel="00DB2637">
                <w:rPr>
                  <w:rFonts w:ascii="Times New Roman" w:eastAsia="Times New Roman" w:hAnsi="Times New Roman" w:cs="Times New Roman"/>
                  <w:color w:val="000000"/>
                </w:rPr>
                <w:delText>2015</w:delText>
              </w:r>
            </w:del>
          </w:p>
        </w:tc>
        <w:tc>
          <w:tcPr>
            <w:tcW w:w="960" w:type="dxa"/>
            <w:tcBorders>
              <w:top w:val="nil"/>
              <w:left w:val="nil"/>
              <w:bottom w:val="single" w:sz="4" w:space="0" w:color="auto"/>
              <w:right w:val="nil"/>
            </w:tcBorders>
            <w:shd w:val="clear" w:color="auto" w:fill="auto"/>
            <w:noWrap/>
            <w:vAlign w:val="bottom"/>
            <w:hideMark/>
          </w:tcPr>
          <w:p w14:paraId="2BD3A2BC" w14:textId="6FF5DDFB" w:rsidR="00B5423D" w:rsidRPr="00452837" w:rsidDel="00DB2637" w:rsidRDefault="00B5423D">
            <w:pPr>
              <w:spacing w:line="480" w:lineRule="auto"/>
              <w:rPr>
                <w:del w:id="1798" w:author="Paredes, Juan A." w:date="2020-09-09T10:28:00Z"/>
                <w:rFonts w:ascii="Times New Roman" w:eastAsia="Times New Roman" w:hAnsi="Times New Roman" w:cs="Times New Roman"/>
                <w:color w:val="000000"/>
              </w:rPr>
              <w:pPrChange w:id="1799" w:author="Paredes, Juan A." w:date="2020-09-09T10:28:00Z">
                <w:pPr>
                  <w:jc w:val="center"/>
                </w:pPr>
              </w:pPrChange>
            </w:pPr>
            <w:del w:id="1800" w:author="Paredes, Juan A." w:date="2020-09-09T10:28:00Z">
              <w:r w:rsidRPr="00452837" w:rsidDel="00DB2637">
                <w:rPr>
                  <w:rFonts w:ascii="Times New Roman" w:eastAsia="Times New Roman" w:hAnsi="Times New Roman" w:cs="Times New Roman"/>
                  <w:color w:val="000000"/>
                </w:rPr>
                <w:delText>2016</w:delText>
              </w:r>
            </w:del>
          </w:p>
        </w:tc>
        <w:tc>
          <w:tcPr>
            <w:tcW w:w="960" w:type="dxa"/>
            <w:tcBorders>
              <w:top w:val="nil"/>
              <w:left w:val="nil"/>
              <w:bottom w:val="single" w:sz="4" w:space="0" w:color="auto"/>
              <w:right w:val="nil"/>
            </w:tcBorders>
            <w:shd w:val="clear" w:color="auto" w:fill="auto"/>
            <w:noWrap/>
            <w:vAlign w:val="bottom"/>
            <w:hideMark/>
          </w:tcPr>
          <w:p w14:paraId="7116CFCD" w14:textId="4D73878F" w:rsidR="00B5423D" w:rsidRPr="00452837" w:rsidDel="00DB2637" w:rsidRDefault="00B5423D">
            <w:pPr>
              <w:spacing w:line="480" w:lineRule="auto"/>
              <w:rPr>
                <w:del w:id="1801" w:author="Paredes, Juan A." w:date="2020-09-09T10:28:00Z"/>
                <w:rFonts w:ascii="Times New Roman" w:eastAsia="Times New Roman" w:hAnsi="Times New Roman" w:cs="Times New Roman"/>
                <w:color w:val="000000"/>
              </w:rPr>
              <w:pPrChange w:id="1802" w:author="Paredes, Juan A." w:date="2020-09-09T10:28:00Z">
                <w:pPr>
                  <w:jc w:val="center"/>
                </w:pPr>
              </w:pPrChange>
            </w:pPr>
            <w:del w:id="1803" w:author="Paredes, Juan A." w:date="2020-09-09T10:28:00Z">
              <w:r w:rsidRPr="00452837" w:rsidDel="00DB2637">
                <w:rPr>
                  <w:rFonts w:ascii="Times New Roman" w:eastAsia="Times New Roman" w:hAnsi="Times New Roman" w:cs="Times New Roman"/>
                  <w:color w:val="000000"/>
                </w:rPr>
                <w:delText>2015</w:delText>
              </w:r>
            </w:del>
          </w:p>
        </w:tc>
        <w:tc>
          <w:tcPr>
            <w:tcW w:w="960" w:type="dxa"/>
            <w:tcBorders>
              <w:top w:val="nil"/>
              <w:left w:val="nil"/>
              <w:bottom w:val="single" w:sz="4" w:space="0" w:color="auto"/>
              <w:right w:val="nil"/>
            </w:tcBorders>
            <w:shd w:val="clear" w:color="auto" w:fill="auto"/>
            <w:noWrap/>
            <w:vAlign w:val="bottom"/>
            <w:hideMark/>
          </w:tcPr>
          <w:p w14:paraId="132ED816" w14:textId="60804171" w:rsidR="00B5423D" w:rsidRPr="00452837" w:rsidDel="00DB2637" w:rsidRDefault="00B5423D">
            <w:pPr>
              <w:spacing w:line="480" w:lineRule="auto"/>
              <w:rPr>
                <w:del w:id="1804" w:author="Paredes, Juan A." w:date="2020-09-09T10:28:00Z"/>
                <w:rFonts w:ascii="Times New Roman" w:eastAsia="Times New Roman" w:hAnsi="Times New Roman" w:cs="Times New Roman"/>
                <w:color w:val="000000"/>
              </w:rPr>
              <w:pPrChange w:id="1805" w:author="Paredes, Juan A." w:date="2020-09-09T10:28:00Z">
                <w:pPr>
                  <w:jc w:val="center"/>
                </w:pPr>
              </w:pPrChange>
            </w:pPr>
            <w:del w:id="1806" w:author="Paredes, Juan A." w:date="2020-09-09T10:28:00Z">
              <w:r w:rsidRPr="00452837" w:rsidDel="00DB2637">
                <w:rPr>
                  <w:rFonts w:ascii="Times New Roman" w:eastAsia="Times New Roman" w:hAnsi="Times New Roman" w:cs="Times New Roman"/>
                  <w:color w:val="000000"/>
                </w:rPr>
                <w:delText>2016</w:delText>
              </w:r>
            </w:del>
          </w:p>
        </w:tc>
        <w:tc>
          <w:tcPr>
            <w:tcW w:w="960" w:type="dxa"/>
            <w:tcBorders>
              <w:top w:val="nil"/>
              <w:left w:val="nil"/>
              <w:bottom w:val="single" w:sz="4" w:space="0" w:color="auto"/>
              <w:right w:val="nil"/>
            </w:tcBorders>
            <w:shd w:val="clear" w:color="auto" w:fill="auto"/>
            <w:noWrap/>
            <w:vAlign w:val="bottom"/>
            <w:hideMark/>
          </w:tcPr>
          <w:p w14:paraId="07246F61" w14:textId="5629B8F0" w:rsidR="00B5423D" w:rsidRPr="00452837" w:rsidDel="00DB2637" w:rsidRDefault="00B5423D">
            <w:pPr>
              <w:spacing w:line="480" w:lineRule="auto"/>
              <w:rPr>
                <w:del w:id="1807" w:author="Paredes, Juan A." w:date="2020-09-09T10:28:00Z"/>
                <w:rFonts w:ascii="Times New Roman" w:eastAsia="Times New Roman" w:hAnsi="Times New Roman" w:cs="Times New Roman"/>
                <w:color w:val="000000"/>
              </w:rPr>
              <w:pPrChange w:id="1808" w:author="Paredes, Juan A." w:date="2020-09-09T10:28:00Z">
                <w:pPr>
                  <w:jc w:val="center"/>
                </w:pPr>
              </w:pPrChange>
            </w:pPr>
            <w:del w:id="1809" w:author="Paredes, Juan A." w:date="2020-09-09T10:28:00Z">
              <w:r w:rsidRPr="00452837" w:rsidDel="00DB2637">
                <w:rPr>
                  <w:rFonts w:ascii="Times New Roman" w:eastAsia="Times New Roman" w:hAnsi="Times New Roman" w:cs="Times New Roman"/>
                  <w:color w:val="000000"/>
                </w:rPr>
                <w:delText>2015</w:delText>
              </w:r>
            </w:del>
          </w:p>
        </w:tc>
        <w:tc>
          <w:tcPr>
            <w:tcW w:w="960" w:type="dxa"/>
            <w:tcBorders>
              <w:top w:val="nil"/>
              <w:left w:val="nil"/>
              <w:bottom w:val="single" w:sz="4" w:space="0" w:color="auto"/>
              <w:right w:val="nil"/>
            </w:tcBorders>
            <w:shd w:val="clear" w:color="auto" w:fill="auto"/>
            <w:noWrap/>
            <w:vAlign w:val="bottom"/>
            <w:hideMark/>
          </w:tcPr>
          <w:p w14:paraId="1BD1963C" w14:textId="75E2294A" w:rsidR="00B5423D" w:rsidRPr="00452837" w:rsidDel="00DB2637" w:rsidRDefault="00B5423D">
            <w:pPr>
              <w:spacing w:line="480" w:lineRule="auto"/>
              <w:rPr>
                <w:del w:id="1810" w:author="Paredes, Juan A." w:date="2020-09-09T10:28:00Z"/>
                <w:rFonts w:ascii="Times New Roman" w:eastAsia="Times New Roman" w:hAnsi="Times New Roman" w:cs="Times New Roman"/>
                <w:color w:val="000000"/>
              </w:rPr>
              <w:pPrChange w:id="1811" w:author="Paredes, Juan A." w:date="2020-09-09T10:28:00Z">
                <w:pPr>
                  <w:jc w:val="center"/>
                </w:pPr>
              </w:pPrChange>
            </w:pPr>
            <w:del w:id="1812" w:author="Paredes, Juan A." w:date="2020-09-09T10:28:00Z">
              <w:r w:rsidRPr="00452837" w:rsidDel="00DB2637">
                <w:rPr>
                  <w:rFonts w:ascii="Times New Roman" w:eastAsia="Times New Roman" w:hAnsi="Times New Roman" w:cs="Times New Roman"/>
                  <w:color w:val="000000"/>
                </w:rPr>
                <w:delText>2016</w:delText>
              </w:r>
            </w:del>
          </w:p>
        </w:tc>
      </w:tr>
      <w:tr w:rsidR="00B5423D" w:rsidRPr="00452837" w:rsidDel="00DB2637" w14:paraId="5190DA7F" w14:textId="2CA9510B" w:rsidTr="00B5423D">
        <w:trPr>
          <w:trHeight w:val="288"/>
          <w:del w:id="1813" w:author="Paredes, Juan A." w:date="2020-09-09T10:28:00Z"/>
        </w:trPr>
        <w:tc>
          <w:tcPr>
            <w:tcW w:w="1320" w:type="dxa"/>
            <w:tcBorders>
              <w:top w:val="nil"/>
              <w:left w:val="nil"/>
              <w:bottom w:val="nil"/>
              <w:right w:val="nil"/>
            </w:tcBorders>
            <w:shd w:val="clear" w:color="auto" w:fill="auto"/>
            <w:noWrap/>
            <w:vAlign w:val="bottom"/>
            <w:hideMark/>
          </w:tcPr>
          <w:p w14:paraId="2AEF7B0C" w14:textId="362A2E0D" w:rsidR="00B5423D" w:rsidRPr="00452837" w:rsidDel="00DB2637" w:rsidRDefault="00B5423D">
            <w:pPr>
              <w:spacing w:line="480" w:lineRule="auto"/>
              <w:rPr>
                <w:del w:id="1814" w:author="Paredes, Juan A." w:date="2020-09-09T10:28:00Z"/>
                <w:rFonts w:ascii="Times New Roman" w:eastAsia="Times New Roman" w:hAnsi="Times New Roman" w:cs="Times New Roman"/>
                <w:color w:val="000000"/>
              </w:rPr>
              <w:pPrChange w:id="1815" w:author="Paredes, Juan A." w:date="2020-09-09T10:28:00Z">
                <w:pPr>
                  <w:jc w:val="center"/>
                </w:pPr>
              </w:pPrChange>
            </w:pPr>
            <w:del w:id="1816" w:author="Paredes, Juan A." w:date="2020-09-09T10:28:00Z">
              <w:r w:rsidRPr="00452837" w:rsidDel="00DB2637">
                <w:rPr>
                  <w:rFonts w:ascii="Times New Roman" w:eastAsia="Times New Roman" w:hAnsi="Times New Roman" w:cs="Times New Roman"/>
                  <w:color w:val="000000"/>
                </w:rPr>
                <w:delText>December</w:delText>
              </w:r>
            </w:del>
          </w:p>
        </w:tc>
        <w:tc>
          <w:tcPr>
            <w:tcW w:w="1100" w:type="dxa"/>
            <w:tcBorders>
              <w:top w:val="nil"/>
              <w:left w:val="nil"/>
              <w:bottom w:val="nil"/>
              <w:right w:val="nil"/>
            </w:tcBorders>
            <w:shd w:val="clear" w:color="auto" w:fill="auto"/>
            <w:noWrap/>
            <w:vAlign w:val="bottom"/>
            <w:hideMark/>
          </w:tcPr>
          <w:p w14:paraId="405043D1" w14:textId="1D9F8E58" w:rsidR="00B5423D" w:rsidRPr="00452837" w:rsidDel="00DB2637" w:rsidRDefault="00B5423D">
            <w:pPr>
              <w:spacing w:line="480" w:lineRule="auto"/>
              <w:rPr>
                <w:del w:id="1817" w:author="Paredes, Juan A." w:date="2020-09-09T10:28:00Z"/>
                <w:rFonts w:ascii="Times New Roman" w:eastAsia="Times New Roman" w:hAnsi="Times New Roman" w:cs="Times New Roman"/>
                <w:color w:val="000000"/>
              </w:rPr>
              <w:pPrChange w:id="1818" w:author="Paredes, Juan A." w:date="2020-09-09T10:28:00Z">
                <w:pPr>
                  <w:jc w:val="center"/>
                </w:pPr>
              </w:pPrChange>
            </w:pPr>
            <w:del w:id="1819" w:author="Paredes, Juan A." w:date="2020-09-09T10:28:00Z">
              <w:r w:rsidRPr="00452837" w:rsidDel="00DB2637">
                <w:rPr>
                  <w:rFonts w:ascii="Times New Roman" w:eastAsia="Times New Roman" w:hAnsi="Times New Roman" w:cs="Times New Roman"/>
                  <w:color w:val="000000"/>
                </w:rPr>
                <w:delText>38</w:delText>
              </w:r>
            </w:del>
          </w:p>
        </w:tc>
        <w:tc>
          <w:tcPr>
            <w:tcW w:w="1100" w:type="dxa"/>
            <w:tcBorders>
              <w:top w:val="nil"/>
              <w:left w:val="nil"/>
              <w:bottom w:val="nil"/>
              <w:right w:val="nil"/>
            </w:tcBorders>
            <w:shd w:val="clear" w:color="auto" w:fill="auto"/>
            <w:noWrap/>
            <w:vAlign w:val="bottom"/>
            <w:hideMark/>
          </w:tcPr>
          <w:p w14:paraId="62467533" w14:textId="4AD281E8" w:rsidR="00B5423D" w:rsidRPr="00452837" w:rsidDel="00DB2637" w:rsidRDefault="00B5423D">
            <w:pPr>
              <w:spacing w:line="480" w:lineRule="auto"/>
              <w:rPr>
                <w:del w:id="1820" w:author="Paredes, Juan A." w:date="2020-09-09T10:28:00Z"/>
                <w:rFonts w:ascii="Times New Roman" w:eastAsia="Times New Roman" w:hAnsi="Times New Roman" w:cs="Times New Roman"/>
                <w:color w:val="000000"/>
              </w:rPr>
              <w:pPrChange w:id="1821" w:author="Paredes, Juan A." w:date="2020-09-09T10:28:00Z">
                <w:pPr>
                  <w:jc w:val="center"/>
                </w:pPr>
              </w:pPrChange>
            </w:pPr>
            <w:del w:id="1822" w:author="Paredes, Juan A." w:date="2020-09-09T10:28:00Z">
              <w:r w:rsidRPr="00452837" w:rsidDel="00DB2637">
                <w:rPr>
                  <w:rFonts w:ascii="Times New Roman" w:eastAsia="Times New Roman" w:hAnsi="Times New Roman" w:cs="Times New Roman"/>
                  <w:color w:val="000000"/>
                </w:rPr>
                <w:delText>122</w:delText>
              </w:r>
            </w:del>
          </w:p>
        </w:tc>
        <w:tc>
          <w:tcPr>
            <w:tcW w:w="960" w:type="dxa"/>
            <w:tcBorders>
              <w:top w:val="nil"/>
              <w:left w:val="nil"/>
              <w:bottom w:val="nil"/>
              <w:right w:val="nil"/>
            </w:tcBorders>
            <w:shd w:val="clear" w:color="auto" w:fill="auto"/>
            <w:noWrap/>
            <w:vAlign w:val="bottom"/>
            <w:hideMark/>
          </w:tcPr>
          <w:p w14:paraId="440B2248" w14:textId="735091B3" w:rsidR="00B5423D" w:rsidRPr="00452837" w:rsidDel="00DB2637" w:rsidRDefault="00B5423D">
            <w:pPr>
              <w:spacing w:line="480" w:lineRule="auto"/>
              <w:rPr>
                <w:del w:id="1823" w:author="Paredes, Juan A." w:date="2020-09-09T10:28:00Z"/>
                <w:rFonts w:ascii="Times New Roman" w:eastAsia="Times New Roman" w:hAnsi="Times New Roman" w:cs="Times New Roman"/>
                <w:color w:val="000000"/>
              </w:rPr>
              <w:pPrChange w:id="1824" w:author="Paredes, Juan A." w:date="2020-09-09T10:28:00Z">
                <w:pPr>
                  <w:jc w:val="center"/>
                </w:pPr>
              </w:pPrChange>
            </w:pPr>
            <w:del w:id="1825" w:author="Paredes, Juan A." w:date="2020-09-09T10:28:00Z">
              <w:r w:rsidRPr="00452837" w:rsidDel="00DB2637">
                <w:rPr>
                  <w:rFonts w:ascii="Times New Roman" w:eastAsia="Times New Roman" w:hAnsi="Times New Roman" w:cs="Times New Roman"/>
                  <w:color w:val="000000"/>
                </w:rPr>
                <w:delText>22</w:delText>
              </w:r>
            </w:del>
          </w:p>
        </w:tc>
        <w:tc>
          <w:tcPr>
            <w:tcW w:w="960" w:type="dxa"/>
            <w:tcBorders>
              <w:top w:val="nil"/>
              <w:left w:val="nil"/>
              <w:bottom w:val="nil"/>
              <w:right w:val="nil"/>
            </w:tcBorders>
            <w:shd w:val="clear" w:color="auto" w:fill="auto"/>
            <w:noWrap/>
            <w:vAlign w:val="bottom"/>
            <w:hideMark/>
          </w:tcPr>
          <w:p w14:paraId="7A2F0E8D" w14:textId="14D258E8" w:rsidR="00B5423D" w:rsidRPr="00452837" w:rsidDel="00DB2637" w:rsidRDefault="00B5423D">
            <w:pPr>
              <w:spacing w:line="480" w:lineRule="auto"/>
              <w:rPr>
                <w:del w:id="1826" w:author="Paredes, Juan A." w:date="2020-09-09T10:28:00Z"/>
                <w:rFonts w:ascii="Times New Roman" w:eastAsia="Times New Roman" w:hAnsi="Times New Roman" w:cs="Times New Roman"/>
                <w:color w:val="000000"/>
              </w:rPr>
              <w:pPrChange w:id="1827" w:author="Paredes, Juan A." w:date="2020-09-09T10:28:00Z">
                <w:pPr>
                  <w:jc w:val="center"/>
                </w:pPr>
              </w:pPrChange>
            </w:pPr>
            <w:del w:id="1828" w:author="Paredes, Juan A." w:date="2020-09-09T10:28:00Z">
              <w:r w:rsidRPr="00452837" w:rsidDel="00DB2637">
                <w:rPr>
                  <w:rFonts w:ascii="Times New Roman" w:eastAsia="Times New Roman" w:hAnsi="Times New Roman" w:cs="Times New Roman"/>
                  <w:color w:val="000000"/>
                </w:rPr>
                <w:delText>24</w:delText>
              </w:r>
            </w:del>
          </w:p>
        </w:tc>
        <w:tc>
          <w:tcPr>
            <w:tcW w:w="960" w:type="dxa"/>
            <w:tcBorders>
              <w:top w:val="nil"/>
              <w:left w:val="nil"/>
              <w:bottom w:val="nil"/>
              <w:right w:val="nil"/>
            </w:tcBorders>
            <w:shd w:val="clear" w:color="auto" w:fill="auto"/>
            <w:noWrap/>
            <w:vAlign w:val="bottom"/>
            <w:hideMark/>
          </w:tcPr>
          <w:p w14:paraId="7A4E34B9" w14:textId="55369FDE" w:rsidR="00B5423D" w:rsidRPr="00452837" w:rsidDel="00DB2637" w:rsidRDefault="00B5423D">
            <w:pPr>
              <w:spacing w:line="480" w:lineRule="auto"/>
              <w:rPr>
                <w:del w:id="1829" w:author="Paredes, Juan A." w:date="2020-09-09T10:28:00Z"/>
                <w:rFonts w:ascii="Times New Roman" w:eastAsia="Times New Roman" w:hAnsi="Times New Roman" w:cs="Times New Roman"/>
                <w:color w:val="000000"/>
              </w:rPr>
              <w:pPrChange w:id="1830" w:author="Paredes, Juan A." w:date="2020-09-09T10:28:00Z">
                <w:pPr>
                  <w:jc w:val="center"/>
                </w:pPr>
              </w:pPrChange>
            </w:pPr>
            <w:del w:id="1831" w:author="Paredes, Juan A." w:date="2020-09-09T10:28:00Z">
              <w:r w:rsidRPr="00452837" w:rsidDel="00DB2637">
                <w:rPr>
                  <w:rFonts w:ascii="Times New Roman" w:eastAsia="Times New Roman" w:hAnsi="Times New Roman" w:cs="Times New Roman"/>
                  <w:color w:val="000000"/>
                </w:rPr>
                <w:delText>32</w:delText>
              </w:r>
            </w:del>
          </w:p>
        </w:tc>
        <w:tc>
          <w:tcPr>
            <w:tcW w:w="960" w:type="dxa"/>
            <w:tcBorders>
              <w:top w:val="nil"/>
              <w:left w:val="nil"/>
              <w:bottom w:val="nil"/>
              <w:right w:val="nil"/>
            </w:tcBorders>
            <w:shd w:val="clear" w:color="auto" w:fill="auto"/>
            <w:noWrap/>
            <w:vAlign w:val="bottom"/>
            <w:hideMark/>
          </w:tcPr>
          <w:p w14:paraId="2549A701" w14:textId="335A5EE3" w:rsidR="00B5423D" w:rsidRPr="00452837" w:rsidDel="00DB2637" w:rsidRDefault="00B5423D">
            <w:pPr>
              <w:spacing w:line="480" w:lineRule="auto"/>
              <w:rPr>
                <w:del w:id="1832" w:author="Paredes, Juan A." w:date="2020-09-09T10:28:00Z"/>
                <w:rFonts w:ascii="Times New Roman" w:eastAsia="Times New Roman" w:hAnsi="Times New Roman" w:cs="Times New Roman"/>
                <w:color w:val="000000"/>
              </w:rPr>
              <w:pPrChange w:id="1833" w:author="Paredes, Juan A." w:date="2020-09-09T10:28:00Z">
                <w:pPr>
                  <w:jc w:val="center"/>
                </w:pPr>
              </w:pPrChange>
            </w:pPr>
            <w:del w:id="1834" w:author="Paredes, Juan A." w:date="2020-09-09T10:28:00Z">
              <w:r w:rsidRPr="00452837" w:rsidDel="00DB2637">
                <w:rPr>
                  <w:rFonts w:ascii="Times New Roman" w:eastAsia="Times New Roman" w:hAnsi="Times New Roman" w:cs="Times New Roman"/>
                  <w:color w:val="000000"/>
                </w:rPr>
                <w:delText>31</w:delText>
              </w:r>
            </w:del>
          </w:p>
        </w:tc>
        <w:tc>
          <w:tcPr>
            <w:tcW w:w="960" w:type="dxa"/>
            <w:tcBorders>
              <w:top w:val="nil"/>
              <w:left w:val="nil"/>
              <w:bottom w:val="nil"/>
              <w:right w:val="nil"/>
            </w:tcBorders>
            <w:shd w:val="clear" w:color="auto" w:fill="auto"/>
            <w:noWrap/>
            <w:vAlign w:val="bottom"/>
            <w:hideMark/>
          </w:tcPr>
          <w:p w14:paraId="15988657" w14:textId="1C0DEEC5" w:rsidR="00B5423D" w:rsidRPr="00452837" w:rsidDel="00DB2637" w:rsidRDefault="00B5423D">
            <w:pPr>
              <w:spacing w:line="480" w:lineRule="auto"/>
              <w:rPr>
                <w:del w:id="1835" w:author="Paredes, Juan A." w:date="2020-09-09T10:28:00Z"/>
                <w:rFonts w:ascii="Times New Roman" w:eastAsia="Times New Roman" w:hAnsi="Times New Roman" w:cs="Times New Roman"/>
                <w:color w:val="000000"/>
              </w:rPr>
              <w:pPrChange w:id="1836" w:author="Paredes, Juan A." w:date="2020-09-09T10:28:00Z">
                <w:pPr>
                  <w:jc w:val="center"/>
                </w:pPr>
              </w:pPrChange>
            </w:pPr>
            <w:del w:id="1837" w:author="Paredes, Juan A." w:date="2020-09-09T10:28:00Z">
              <w:r w:rsidRPr="00452837" w:rsidDel="00DB2637">
                <w:rPr>
                  <w:rFonts w:ascii="Times New Roman" w:eastAsia="Times New Roman" w:hAnsi="Times New Roman" w:cs="Times New Roman"/>
                  <w:color w:val="000000"/>
                </w:rPr>
                <w:delText>14</w:delText>
              </w:r>
            </w:del>
          </w:p>
        </w:tc>
        <w:tc>
          <w:tcPr>
            <w:tcW w:w="960" w:type="dxa"/>
            <w:tcBorders>
              <w:top w:val="nil"/>
              <w:left w:val="nil"/>
              <w:bottom w:val="nil"/>
              <w:right w:val="nil"/>
            </w:tcBorders>
            <w:shd w:val="clear" w:color="auto" w:fill="auto"/>
            <w:noWrap/>
            <w:vAlign w:val="bottom"/>
            <w:hideMark/>
          </w:tcPr>
          <w:p w14:paraId="17667B32" w14:textId="1F58CC7B" w:rsidR="00B5423D" w:rsidRPr="00452837" w:rsidDel="00DB2637" w:rsidRDefault="00B5423D">
            <w:pPr>
              <w:spacing w:line="480" w:lineRule="auto"/>
              <w:rPr>
                <w:del w:id="1838" w:author="Paredes, Juan A." w:date="2020-09-09T10:28:00Z"/>
                <w:rFonts w:ascii="Times New Roman" w:eastAsia="Times New Roman" w:hAnsi="Times New Roman" w:cs="Times New Roman"/>
                <w:color w:val="000000"/>
              </w:rPr>
              <w:pPrChange w:id="1839" w:author="Paredes, Juan A." w:date="2020-09-09T10:28:00Z">
                <w:pPr>
                  <w:jc w:val="center"/>
                </w:pPr>
              </w:pPrChange>
            </w:pPr>
            <w:del w:id="1840" w:author="Paredes, Juan A." w:date="2020-09-09T10:28:00Z">
              <w:r w:rsidRPr="00452837" w:rsidDel="00DB2637">
                <w:rPr>
                  <w:rFonts w:ascii="Times New Roman" w:eastAsia="Times New Roman" w:hAnsi="Times New Roman" w:cs="Times New Roman"/>
                  <w:color w:val="000000"/>
                </w:rPr>
                <w:delText>16</w:delText>
              </w:r>
            </w:del>
          </w:p>
        </w:tc>
      </w:tr>
      <w:tr w:rsidR="00B5423D" w:rsidRPr="00452837" w:rsidDel="00DB2637" w14:paraId="65389799" w14:textId="2971666F" w:rsidTr="00B5423D">
        <w:trPr>
          <w:trHeight w:val="288"/>
          <w:del w:id="1841" w:author="Paredes, Juan A." w:date="2020-09-09T10:28:00Z"/>
        </w:trPr>
        <w:tc>
          <w:tcPr>
            <w:tcW w:w="1320" w:type="dxa"/>
            <w:tcBorders>
              <w:top w:val="nil"/>
              <w:left w:val="nil"/>
              <w:bottom w:val="nil"/>
              <w:right w:val="nil"/>
            </w:tcBorders>
            <w:shd w:val="clear" w:color="auto" w:fill="auto"/>
            <w:noWrap/>
            <w:vAlign w:val="bottom"/>
            <w:hideMark/>
          </w:tcPr>
          <w:p w14:paraId="3D1B0FDB" w14:textId="1481DC84" w:rsidR="00B5423D" w:rsidRPr="00452837" w:rsidDel="00DB2637" w:rsidRDefault="00B5423D">
            <w:pPr>
              <w:spacing w:line="480" w:lineRule="auto"/>
              <w:rPr>
                <w:del w:id="1842" w:author="Paredes, Juan A." w:date="2020-09-09T10:28:00Z"/>
                <w:rFonts w:ascii="Times New Roman" w:eastAsia="Times New Roman" w:hAnsi="Times New Roman" w:cs="Times New Roman"/>
                <w:color w:val="000000"/>
              </w:rPr>
              <w:pPrChange w:id="1843" w:author="Paredes, Juan A." w:date="2020-09-09T10:28:00Z">
                <w:pPr>
                  <w:jc w:val="center"/>
                </w:pPr>
              </w:pPrChange>
            </w:pPr>
            <w:del w:id="1844" w:author="Paredes, Juan A." w:date="2020-09-09T10:28:00Z">
              <w:r w:rsidRPr="00452837" w:rsidDel="00DB2637">
                <w:rPr>
                  <w:rFonts w:ascii="Times New Roman" w:eastAsia="Times New Roman" w:hAnsi="Times New Roman" w:cs="Times New Roman"/>
                  <w:color w:val="000000"/>
                </w:rPr>
                <w:delText>January</w:delText>
              </w:r>
            </w:del>
          </w:p>
        </w:tc>
        <w:tc>
          <w:tcPr>
            <w:tcW w:w="1100" w:type="dxa"/>
            <w:tcBorders>
              <w:top w:val="nil"/>
              <w:left w:val="nil"/>
              <w:bottom w:val="nil"/>
              <w:right w:val="nil"/>
            </w:tcBorders>
            <w:shd w:val="clear" w:color="auto" w:fill="auto"/>
            <w:noWrap/>
            <w:vAlign w:val="bottom"/>
            <w:hideMark/>
          </w:tcPr>
          <w:p w14:paraId="523C169B" w14:textId="66796E07" w:rsidR="00B5423D" w:rsidRPr="00452837" w:rsidDel="00DB2637" w:rsidRDefault="00B5423D">
            <w:pPr>
              <w:spacing w:line="480" w:lineRule="auto"/>
              <w:rPr>
                <w:del w:id="1845" w:author="Paredes, Juan A." w:date="2020-09-09T10:28:00Z"/>
                <w:rFonts w:ascii="Times New Roman" w:eastAsia="Times New Roman" w:hAnsi="Times New Roman" w:cs="Times New Roman"/>
                <w:color w:val="000000"/>
              </w:rPr>
              <w:pPrChange w:id="1846" w:author="Paredes, Juan A." w:date="2020-09-09T10:28:00Z">
                <w:pPr>
                  <w:jc w:val="center"/>
                </w:pPr>
              </w:pPrChange>
            </w:pPr>
            <w:del w:id="1847" w:author="Paredes, Juan A." w:date="2020-09-09T10:28:00Z">
              <w:r w:rsidRPr="00452837" w:rsidDel="00DB2637">
                <w:rPr>
                  <w:rFonts w:ascii="Times New Roman" w:eastAsia="Times New Roman" w:hAnsi="Times New Roman" w:cs="Times New Roman"/>
                  <w:color w:val="000000"/>
                </w:rPr>
                <w:delText>89</w:delText>
              </w:r>
            </w:del>
          </w:p>
        </w:tc>
        <w:tc>
          <w:tcPr>
            <w:tcW w:w="1100" w:type="dxa"/>
            <w:tcBorders>
              <w:top w:val="nil"/>
              <w:left w:val="nil"/>
              <w:bottom w:val="nil"/>
              <w:right w:val="nil"/>
            </w:tcBorders>
            <w:shd w:val="clear" w:color="auto" w:fill="auto"/>
            <w:noWrap/>
            <w:vAlign w:val="bottom"/>
            <w:hideMark/>
          </w:tcPr>
          <w:p w14:paraId="663C0E2D" w14:textId="2DE1E160" w:rsidR="00B5423D" w:rsidRPr="00452837" w:rsidDel="00DB2637" w:rsidRDefault="00B5423D">
            <w:pPr>
              <w:spacing w:line="480" w:lineRule="auto"/>
              <w:rPr>
                <w:del w:id="1848" w:author="Paredes, Juan A." w:date="2020-09-09T10:28:00Z"/>
                <w:rFonts w:ascii="Times New Roman" w:eastAsia="Times New Roman" w:hAnsi="Times New Roman" w:cs="Times New Roman"/>
                <w:color w:val="000000"/>
              </w:rPr>
              <w:pPrChange w:id="1849" w:author="Paredes, Juan A." w:date="2020-09-09T10:28:00Z">
                <w:pPr>
                  <w:jc w:val="center"/>
                </w:pPr>
              </w:pPrChange>
            </w:pPr>
            <w:del w:id="1850" w:author="Paredes, Juan A." w:date="2020-09-09T10:28:00Z">
              <w:r w:rsidRPr="00452837" w:rsidDel="00DB2637">
                <w:rPr>
                  <w:rFonts w:ascii="Times New Roman" w:eastAsia="Times New Roman" w:hAnsi="Times New Roman" w:cs="Times New Roman"/>
                  <w:color w:val="000000"/>
                </w:rPr>
                <w:delText>123</w:delText>
              </w:r>
            </w:del>
          </w:p>
        </w:tc>
        <w:tc>
          <w:tcPr>
            <w:tcW w:w="960" w:type="dxa"/>
            <w:tcBorders>
              <w:top w:val="nil"/>
              <w:left w:val="nil"/>
              <w:bottom w:val="nil"/>
              <w:right w:val="nil"/>
            </w:tcBorders>
            <w:shd w:val="clear" w:color="auto" w:fill="auto"/>
            <w:noWrap/>
            <w:vAlign w:val="bottom"/>
            <w:hideMark/>
          </w:tcPr>
          <w:p w14:paraId="28F8B455" w14:textId="2806EC2C" w:rsidR="00B5423D" w:rsidRPr="00452837" w:rsidDel="00DB2637" w:rsidRDefault="00B5423D">
            <w:pPr>
              <w:spacing w:line="480" w:lineRule="auto"/>
              <w:rPr>
                <w:del w:id="1851" w:author="Paredes, Juan A." w:date="2020-09-09T10:28:00Z"/>
                <w:rFonts w:ascii="Times New Roman" w:eastAsia="Times New Roman" w:hAnsi="Times New Roman" w:cs="Times New Roman"/>
                <w:color w:val="000000"/>
              </w:rPr>
              <w:pPrChange w:id="1852" w:author="Paredes, Juan A." w:date="2020-09-09T10:28:00Z">
                <w:pPr>
                  <w:jc w:val="center"/>
                </w:pPr>
              </w:pPrChange>
            </w:pPr>
            <w:del w:id="1853" w:author="Paredes, Juan A." w:date="2020-09-09T10:28:00Z">
              <w:r w:rsidRPr="00452837" w:rsidDel="00DB2637">
                <w:rPr>
                  <w:rFonts w:ascii="Times New Roman" w:eastAsia="Times New Roman" w:hAnsi="Times New Roman" w:cs="Times New Roman"/>
                  <w:color w:val="000000"/>
                </w:rPr>
                <w:delText>24</w:delText>
              </w:r>
            </w:del>
          </w:p>
        </w:tc>
        <w:tc>
          <w:tcPr>
            <w:tcW w:w="960" w:type="dxa"/>
            <w:tcBorders>
              <w:top w:val="nil"/>
              <w:left w:val="nil"/>
              <w:bottom w:val="nil"/>
              <w:right w:val="nil"/>
            </w:tcBorders>
            <w:shd w:val="clear" w:color="auto" w:fill="auto"/>
            <w:noWrap/>
            <w:vAlign w:val="bottom"/>
            <w:hideMark/>
          </w:tcPr>
          <w:p w14:paraId="682AEE81" w14:textId="6D01FF1F" w:rsidR="00B5423D" w:rsidRPr="00452837" w:rsidDel="00DB2637" w:rsidRDefault="00B5423D">
            <w:pPr>
              <w:spacing w:line="480" w:lineRule="auto"/>
              <w:rPr>
                <w:del w:id="1854" w:author="Paredes, Juan A." w:date="2020-09-09T10:28:00Z"/>
                <w:rFonts w:ascii="Times New Roman" w:eastAsia="Times New Roman" w:hAnsi="Times New Roman" w:cs="Times New Roman"/>
                <w:color w:val="000000"/>
              </w:rPr>
              <w:pPrChange w:id="1855" w:author="Paredes, Juan A." w:date="2020-09-09T10:28:00Z">
                <w:pPr>
                  <w:jc w:val="center"/>
                </w:pPr>
              </w:pPrChange>
            </w:pPr>
            <w:del w:id="1856" w:author="Paredes, Juan A." w:date="2020-09-09T10:28:00Z">
              <w:r w:rsidRPr="00452837" w:rsidDel="00DB2637">
                <w:rPr>
                  <w:rFonts w:ascii="Times New Roman" w:eastAsia="Times New Roman" w:hAnsi="Times New Roman" w:cs="Times New Roman"/>
                  <w:color w:val="000000"/>
                </w:rPr>
                <w:delText>23</w:delText>
              </w:r>
            </w:del>
          </w:p>
        </w:tc>
        <w:tc>
          <w:tcPr>
            <w:tcW w:w="960" w:type="dxa"/>
            <w:tcBorders>
              <w:top w:val="nil"/>
              <w:left w:val="nil"/>
              <w:bottom w:val="nil"/>
              <w:right w:val="nil"/>
            </w:tcBorders>
            <w:shd w:val="clear" w:color="auto" w:fill="auto"/>
            <w:noWrap/>
            <w:vAlign w:val="bottom"/>
            <w:hideMark/>
          </w:tcPr>
          <w:p w14:paraId="520CAB98" w14:textId="5DFCA472" w:rsidR="00B5423D" w:rsidRPr="00452837" w:rsidDel="00DB2637" w:rsidRDefault="00B5423D">
            <w:pPr>
              <w:spacing w:line="480" w:lineRule="auto"/>
              <w:rPr>
                <w:del w:id="1857" w:author="Paredes, Juan A." w:date="2020-09-09T10:28:00Z"/>
                <w:rFonts w:ascii="Times New Roman" w:eastAsia="Times New Roman" w:hAnsi="Times New Roman" w:cs="Times New Roman"/>
                <w:color w:val="000000"/>
              </w:rPr>
              <w:pPrChange w:id="1858" w:author="Paredes, Juan A." w:date="2020-09-09T10:28:00Z">
                <w:pPr>
                  <w:jc w:val="center"/>
                </w:pPr>
              </w:pPrChange>
            </w:pPr>
            <w:del w:id="1859" w:author="Paredes, Juan A." w:date="2020-09-09T10:28:00Z">
              <w:r w:rsidRPr="00452837" w:rsidDel="00DB2637">
                <w:rPr>
                  <w:rFonts w:ascii="Times New Roman" w:eastAsia="Times New Roman" w:hAnsi="Times New Roman" w:cs="Times New Roman"/>
                  <w:color w:val="000000"/>
                </w:rPr>
                <w:delText>32</w:delText>
              </w:r>
            </w:del>
          </w:p>
        </w:tc>
        <w:tc>
          <w:tcPr>
            <w:tcW w:w="960" w:type="dxa"/>
            <w:tcBorders>
              <w:top w:val="nil"/>
              <w:left w:val="nil"/>
              <w:bottom w:val="nil"/>
              <w:right w:val="nil"/>
            </w:tcBorders>
            <w:shd w:val="clear" w:color="auto" w:fill="auto"/>
            <w:noWrap/>
            <w:vAlign w:val="bottom"/>
            <w:hideMark/>
          </w:tcPr>
          <w:p w14:paraId="4B1FD32A" w14:textId="12E4119F" w:rsidR="00B5423D" w:rsidRPr="00452837" w:rsidDel="00DB2637" w:rsidRDefault="00B5423D">
            <w:pPr>
              <w:spacing w:line="480" w:lineRule="auto"/>
              <w:rPr>
                <w:del w:id="1860" w:author="Paredes, Juan A." w:date="2020-09-09T10:28:00Z"/>
                <w:rFonts w:ascii="Times New Roman" w:eastAsia="Times New Roman" w:hAnsi="Times New Roman" w:cs="Times New Roman"/>
                <w:color w:val="000000"/>
              </w:rPr>
              <w:pPrChange w:id="1861" w:author="Paredes, Juan A." w:date="2020-09-09T10:28:00Z">
                <w:pPr>
                  <w:jc w:val="center"/>
                </w:pPr>
              </w:pPrChange>
            </w:pPr>
            <w:del w:id="1862" w:author="Paredes, Juan A." w:date="2020-09-09T10:28:00Z">
              <w:r w:rsidRPr="00452837" w:rsidDel="00DB2637">
                <w:rPr>
                  <w:rFonts w:ascii="Times New Roman" w:eastAsia="Times New Roman" w:hAnsi="Times New Roman" w:cs="Times New Roman"/>
                  <w:color w:val="000000"/>
                </w:rPr>
                <w:delText>30</w:delText>
              </w:r>
            </w:del>
          </w:p>
        </w:tc>
        <w:tc>
          <w:tcPr>
            <w:tcW w:w="960" w:type="dxa"/>
            <w:tcBorders>
              <w:top w:val="nil"/>
              <w:left w:val="nil"/>
              <w:bottom w:val="nil"/>
              <w:right w:val="nil"/>
            </w:tcBorders>
            <w:shd w:val="clear" w:color="auto" w:fill="auto"/>
            <w:noWrap/>
            <w:vAlign w:val="bottom"/>
            <w:hideMark/>
          </w:tcPr>
          <w:p w14:paraId="1EF4D025" w14:textId="4BE02D58" w:rsidR="00B5423D" w:rsidRPr="00452837" w:rsidDel="00DB2637" w:rsidRDefault="00B5423D">
            <w:pPr>
              <w:spacing w:line="480" w:lineRule="auto"/>
              <w:rPr>
                <w:del w:id="1863" w:author="Paredes, Juan A." w:date="2020-09-09T10:28:00Z"/>
                <w:rFonts w:ascii="Times New Roman" w:eastAsia="Times New Roman" w:hAnsi="Times New Roman" w:cs="Times New Roman"/>
                <w:color w:val="000000"/>
              </w:rPr>
              <w:pPrChange w:id="1864" w:author="Paredes, Juan A." w:date="2020-09-09T10:28:00Z">
                <w:pPr>
                  <w:jc w:val="center"/>
                </w:pPr>
              </w:pPrChange>
            </w:pPr>
            <w:del w:id="1865" w:author="Paredes, Juan A." w:date="2020-09-09T10:28:00Z">
              <w:r w:rsidRPr="00452837" w:rsidDel="00DB2637">
                <w:rPr>
                  <w:rFonts w:ascii="Times New Roman" w:eastAsia="Times New Roman" w:hAnsi="Times New Roman" w:cs="Times New Roman"/>
                  <w:color w:val="000000"/>
                </w:rPr>
                <w:delText>18</w:delText>
              </w:r>
            </w:del>
          </w:p>
        </w:tc>
        <w:tc>
          <w:tcPr>
            <w:tcW w:w="960" w:type="dxa"/>
            <w:tcBorders>
              <w:top w:val="nil"/>
              <w:left w:val="nil"/>
              <w:bottom w:val="nil"/>
              <w:right w:val="nil"/>
            </w:tcBorders>
            <w:shd w:val="clear" w:color="auto" w:fill="auto"/>
            <w:noWrap/>
            <w:vAlign w:val="bottom"/>
            <w:hideMark/>
          </w:tcPr>
          <w:p w14:paraId="30E1E5C6" w14:textId="78672E8A" w:rsidR="00B5423D" w:rsidRPr="00452837" w:rsidDel="00DB2637" w:rsidRDefault="00B5423D">
            <w:pPr>
              <w:spacing w:line="480" w:lineRule="auto"/>
              <w:rPr>
                <w:del w:id="1866" w:author="Paredes, Juan A." w:date="2020-09-09T10:28:00Z"/>
                <w:rFonts w:ascii="Times New Roman" w:eastAsia="Times New Roman" w:hAnsi="Times New Roman" w:cs="Times New Roman"/>
                <w:color w:val="000000"/>
              </w:rPr>
              <w:pPrChange w:id="1867" w:author="Paredes, Juan A." w:date="2020-09-09T10:28:00Z">
                <w:pPr>
                  <w:jc w:val="center"/>
                </w:pPr>
              </w:pPrChange>
            </w:pPr>
            <w:del w:id="1868" w:author="Paredes, Juan A." w:date="2020-09-09T10:28:00Z">
              <w:r w:rsidRPr="00452837" w:rsidDel="00DB2637">
                <w:rPr>
                  <w:rFonts w:ascii="Times New Roman" w:eastAsia="Times New Roman" w:hAnsi="Times New Roman" w:cs="Times New Roman"/>
                  <w:color w:val="000000"/>
                </w:rPr>
                <w:delText>18</w:delText>
              </w:r>
            </w:del>
          </w:p>
        </w:tc>
      </w:tr>
      <w:tr w:rsidR="00B5423D" w:rsidRPr="00452837" w:rsidDel="00DB2637" w14:paraId="4F6ECC55" w14:textId="686C1076" w:rsidTr="00B5423D">
        <w:trPr>
          <w:trHeight w:val="288"/>
          <w:del w:id="1869" w:author="Paredes, Juan A." w:date="2020-09-09T10:28:00Z"/>
        </w:trPr>
        <w:tc>
          <w:tcPr>
            <w:tcW w:w="1320" w:type="dxa"/>
            <w:tcBorders>
              <w:top w:val="nil"/>
              <w:left w:val="nil"/>
              <w:bottom w:val="nil"/>
              <w:right w:val="nil"/>
            </w:tcBorders>
            <w:shd w:val="clear" w:color="auto" w:fill="auto"/>
            <w:noWrap/>
            <w:vAlign w:val="bottom"/>
            <w:hideMark/>
          </w:tcPr>
          <w:p w14:paraId="471CAB0A" w14:textId="30D04735" w:rsidR="00B5423D" w:rsidRPr="00452837" w:rsidDel="00DB2637" w:rsidRDefault="00B5423D">
            <w:pPr>
              <w:spacing w:line="480" w:lineRule="auto"/>
              <w:rPr>
                <w:del w:id="1870" w:author="Paredes, Juan A." w:date="2020-09-09T10:28:00Z"/>
                <w:rFonts w:ascii="Times New Roman" w:eastAsia="Times New Roman" w:hAnsi="Times New Roman" w:cs="Times New Roman"/>
                <w:color w:val="000000"/>
              </w:rPr>
              <w:pPrChange w:id="1871" w:author="Paredes, Juan A." w:date="2020-09-09T10:28:00Z">
                <w:pPr>
                  <w:jc w:val="center"/>
                </w:pPr>
              </w:pPrChange>
            </w:pPr>
            <w:del w:id="1872" w:author="Paredes, Juan A." w:date="2020-09-09T10:28:00Z">
              <w:r w:rsidRPr="00452837" w:rsidDel="00DB2637">
                <w:rPr>
                  <w:rFonts w:ascii="Times New Roman" w:eastAsia="Times New Roman" w:hAnsi="Times New Roman" w:cs="Times New Roman"/>
                  <w:color w:val="000000"/>
                </w:rPr>
                <w:delText>February</w:delText>
              </w:r>
            </w:del>
          </w:p>
        </w:tc>
        <w:tc>
          <w:tcPr>
            <w:tcW w:w="1100" w:type="dxa"/>
            <w:tcBorders>
              <w:top w:val="nil"/>
              <w:left w:val="nil"/>
              <w:bottom w:val="nil"/>
              <w:right w:val="nil"/>
            </w:tcBorders>
            <w:shd w:val="clear" w:color="auto" w:fill="auto"/>
            <w:noWrap/>
            <w:vAlign w:val="bottom"/>
            <w:hideMark/>
          </w:tcPr>
          <w:p w14:paraId="31DA6C09" w14:textId="17EF7130" w:rsidR="00B5423D" w:rsidRPr="00452837" w:rsidDel="00DB2637" w:rsidRDefault="00B5423D">
            <w:pPr>
              <w:spacing w:line="480" w:lineRule="auto"/>
              <w:rPr>
                <w:del w:id="1873" w:author="Paredes, Juan A." w:date="2020-09-09T10:28:00Z"/>
                <w:rFonts w:ascii="Times New Roman" w:eastAsia="Times New Roman" w:hAnsi="Times New Roman" w:cs="Times New Roman"/>
                <w:color w:val="000000"/>
              </w:rPr>
              <w:pPrChange w:id="1874" w:author="Paredes, Juan A." w:date="2020-09-09T10:28:00Z">
                <w:pPr>
                  <w:jc w:val="center"/>
                </w:pPr>
              </w:pPrChange>
            </w:pPr>
            <w:del w:id="1875" w:author="Paredes, Juan A." w:date="2020-09-09T10:28:00Z">
              <w:r w:rsidRPr="00452837" w:rsidDel="00DB2637">
                <w:rPr>
                  <w:rFonts w:ascii="Times New Roman" w:eastAsia="Times New Roman" w:hAnsi="Times New Roman" w:cs="Times New Roman"/>
                  <w:color w:val="000000"/>
                </w:rPr>
                <w:delText>255</w:delText>
              </w:r>
            </w:del>
          </w:p>
        </w:tc>
        <w:tc>
          <w:tcPr>
            <w:tcW w:w="1100" w:type="dxa"/>
            <w:tcBorders>
              <w:top w:val="nil"/>
              <w:left w:val="nil"/>
              <w:bottom w:val="nil"/>
              <w:right w:val="nil"/>
            </w:tcBorders>
            <w:shd w:val="clear" w:color="auto" w:fill="auto"/>
            <w:noWrap/>
            <w:vAlign w:val="bottom"/>
            <w:hideMark/>
          </w:tcPr>
          <w:p w14:paraId="236F6119" w14:textId="475D9C48" w:rsidR="00B5423D" w:rsidRPr="00452837" w:rsidDel="00DB2637" w:rsidRDefault="00B5423D">
            <w:pPr>
              <w:spacing w:line="480" w:lineRule="auto"/>
              <w:rPr>
                <w:del w:id="1876" w:author="Paredes, Juan A." w:date="2020-09-09T10:28:00Z"/>
                <w:rFonts w:ascii="Times New Roman" w:eastAsia="Times New Roman" w:hAnsi="Times New Roman" w:cs="Times New Roman"/>
                <w:color w:val="000000"/>
              </w:rPr>
              <w:pPrChange w:id="1877" w:author="Paredes, Juan A." w:date="2020-09-09T10:28:00Z">
                <w:pPr>
                  <w:jc w:val="center"/>
                </w:pPr>
              </w:pPrChange>
            </w:pPr>
            <w:del w:id="1878" w:author="Paredes, Juan A." w:date="2020-09-09T10:28:00Z">
              <w:r w:rsidRPr="00452837" w:rsidDel="00DB2637">
                <w:rPr>
                  <w:rFonts w:ascii="Times New Roman" w:eastAsia="Times New Roman" w:hAnsi="Times New Roman" w:cs="Times New Roman"/>
                  <w:color w:val="000000"/>
                </w:rPr>
                <w:delText>249</w:delText>
              </w:r>
            </w:del>
          </w:p>
        </w:tc>
        <w:tc>
          <w:tcPr>
            <w:tcW w:w="960" w:type="dxa"/>
            <w:tcBorders>
              <w:top w:val="nil"/>
              <w:left w:val="nil"/>
              <w:bottom w:val="nil"/>
              <w:right w:val="nil"/>
            </w:tcBorders>
            <w:shd w:val="clear" w:color="auto" w:fill="auto"/>
            <w:noWrap/>
            <w:vAlign w:val="bottom"/>
            <w:hideMark/>
          </w:tcPr>
          <w:p w14:paraId="02ECCF08" w14:textId="7CEEC395" w:rsidR="00B5423D" w:rsidRPr="00452837" w:rsidDel="00DB2637" w:rsidRDefault="00B5423D">
            <w:pPr>
              <w:spacing w:line="480" w:lineRule="auto"/>
              <w:rPr>
                <w:del w:id="1879" w:author="Paredes, Juan A." w:date="2020-09-09T10:28:00Z"/>
                <w:rFonts w:ascii="Times New Roman" w:eastAsia="Times New Roman" w:hAnsi="Times New Roman" w:cs="Times New Roman"/>
                <w:color w:val="000000"/>
              </w:rPr>
              <w:pPrChange w:id="1880" w:author="Paredes, Juan A." w:date="2020-09-09T10:28:00Z">
                <w:pPr>
                  <w:jc w:val="center"/>
                </w:pPr>
              </w:pPrChange>
            </w:pPr>
            <w:del w:id="1881" w:author="Paredes, Juan A." w:date="2020-09-09T10:28:00Z">
              <w:r w:rsidRPr="00452837" w:rsidDel="00DB2637">
                <w:rPr>
                  <w:rFonts w:ascii="Times New Roman" w:eastAsia="Times New Roman" w:hAnsi="Times New Roman" w:cs="Times New Roman"/>
                  <w:color w:val="000000"/>
                </w:rPr>
                <w:delText>21</w:delText>
              </w:r>
            </w:del>
          </w:p>
        </w:tc>
        <w:tc>
          <w:tcPr>
            <w:tcW w:w="960" w:type="dxa"/>
            <w:tcBorders>
              <w:top w:val="nil"/>
              <w:left w:val="nil"/>
              <w:bottom w:val="nil"/>
              <w:right w:val="nil"/>
            </w:tcBorders>
            <w:shd w:val="clear" w:color="auto" w:fill="auto"/>
            <w:noWrap/>
            <w:vAlign w:val="bottom"/>
            <w:hideMark/>
          </w:tcPr>
          <w:p w14:paraId="51CF1C4E" w14:textId="0F11B66C" w:rsidR="00B5423D" w:rsidRPr="00452837" w:rsidDel="00DB2637" w:rsidRDefault="00B5423D">
            <w:pPr>
              <w:spacing w:line="480" w:lineRule="auto"/>
              <w:rPr>
                <w:del w:id="1882" w:author="Paredes, Juan A." w:date="2020-09-09T10:28:00Z"/>
                <w:rFonts w:ascii="Times New Roman" w:eastAsia="Times New Roman" w:hAnsi="Times New Roman" w:cs="Times New Roman"/>
                <w:color w:val="000000"/>
              </w:rPr>
              <w:pPrChange w:id="1883" w:author="Paredes, Juan A." w:date="2020-09-09T10:28:00Z">
                <w:pPr>
                  <w:jc w:val="center"/>
                </w:pPr>
              </w:pPrChange>
            </w:pPr>
            <w:del w:id="1884" w:author="Paredes, Juan A." w:date="2020-09-09T10:28:00Z">
              <w:r w:rsidRPr="00452837" w:rsidDel="00DB2637">
                <w:rPr>
                  <w:rFonts w:ascii="Times New Roman" w:eastAsia="Times New Roman" w:hAnsi="Times New Roman" w:cs="Times New Roman"/>
                  <w:color w:val="000000"/>
                </w:rPr>
                <w:delText>24</w:delText>
              </w:r>
            </w:del>
          </w:p>
        </w:tc>
        <w:tc>
          <w:tcPr>
            <w:tcW w:w="960" w:type="dxa"/>
            <w:tcBorders>
              <w:top w:val="nil"/>
              <w:left w:val="nil"/>
              <w:bottom w:val="nil"/>
              <w:right w:val="nil"/>
            </w:tcBorders>
            <w:shd w:val="clear" w:color="auto" w:fill="auto"/>
            <w:noWrap/>
            <w:vAlign w:val="bottom"/>
            <w:hideMark/>
          </w:tcPr>
          <w:p w14:paraId="117DB13C" w14:textId="7335783B" w:rsidR="00B5423D" w:rsidRPr="00452837" w:rsidDel="00DB2637" w:rsidRDefault="00B5423D">
            <w:pPr>
              <w:spacing w:line="480" w:lineRule="auto"/>
              <w:rPr>
                <w:del w:id="1885" w:author="Paredes, Juan A." w:date="2020-09-09T10:28:00Z"/>
                <w:rFonts w:ascii="Times New Roman" w:eastAsia="Times New Roman" w:hAnsi="Times New Roman" w:cs="Times New Roman"/>
                <w:color w:val="000000"/>
              </w:rPr>
              <w:pPrChange w:id="1886" w:author="Paredes, Juan A." w:date="2020-09-09T10:28:00Z">
                <w:pPr>
                  <w:jc w:val="center"/>
                </w:pPr>
              </w:pPrChange>
            </w:pPr>
            <w:del w:id="1887" w:author="Paredes, Juan A." w:date="2020-09-09T10:28:00Z">
              <w:r w:rsidRPr="00452837" w:rsidDel="00DB2637">
                <w:rPr>
                  <w:rFonts w:ascii="Times New Roman" w:eastAsia="Times New Roman" w:hAnsi="Times New Roman" w:cs="Times New Roman"/>
                  <w:color w:val="000000"/>
                </w:rPr>
                <w:delText>28</w:delText>
              </w:r>
            </w:del>
          </w:p>
        </w:tc>
        <w:tc>
          <w:tcPr>
            <w:tcW w:w="960" w:type="dxa"/>
            <w:tcBorders>
              <w:top w:val="nil"/>
              <w:left w:val="nil"/>
              <w:bottom w:val="nil"/>
              <w:right w:val="nil"/>
            </w:tcBorders>
            <w:shd w:val="clear" w:color="auto" w:fill="auto"/>
            <w:noWrap/>
            <w:vAlign w:val="bottom"/>
            <w:hideMark/>
          </w:tcPr>
          <w:p w14:paraId="1E050D8F" w14:textId="2549E0B5" w:rsidR="00B5423D" w:rsidRPr="00452837" w:rsidDel="00DB2637" w:rsidRDefault="00B5423D">
            <w:pPr>
              <w:spacing w:line="480" w:lineRule="auto"/>
              <w:rPr>
                <w:del w:id="1888" w:author="Paredes, Juan A." w:date="2020-09-09T10:28:00Z"/>
                <w:rFonts w:ascii="Times New Roman" w:eastAsia="Times New Roman" w:hAnsi="Times New Roman" w:cs="Times New Roman"/>
                <w:color w:val="000000"/>
              </w:rPr>
              <w:pPrChange w:id="1889" w:author="Paredes, Juan A." w:date="2020-09-09T10:28:00Z">
                <w:pPr>
                  <w:jc w:val="center"/>
                </w:pPr>
              </w:pPrChange>
            </w:pPr>
            <w:del w:id="1890" w:author="Paredes, Juan A." w:date="2020-09-09T10:28:00Z">
              <w:r w:rsidRPr="00452837" w:rsidDel="00DB2637">
                <w:rPr>
                  <w:rFonts w:ascii="Times New Roman" w:eastAsia="Times New Roman" w:hAnsi="Times New Roman" w:cs="Times New Roman"/>
                  <w:color w:val="000000"/>
                </w:rPr>
                <w:delText>30</w:delText>
              </w:r>
            </w:del>
          </w:p>
        </w:tc>
        <w:tc>
          <w:tcPr>
            <w:tcW w:w="960" w:type="dxa"/>
            <w:tcBorders>
              <w:top w:val="nil"/>
              <w:left w:val="nil"/>
              <w:bottom w:val="nil"/>
              <w:right w:val="nil"/>
            </w:tcBorders>
            <w:shd w:val="clear" w:color="auto" w:fill="auto"/>
            <w:noWrap/>
            <w:vAlign w:val="bottom"/>
            <w:hideMark/>
          </w:tcPr>
          <w:p w14:paraId="42E5FAB8" w14:textId="55A4748F" w:rsidR="00B5423D" w:rsidRPr="00452837" w:rsidDel="00DB2637" w:rsidRDefault="00B5423D">
            <w:pPr>
              <w:spacing w:line="480" w:lineRule="auto"/>
              <w:rPr>
                <w:del w:id="1891" w:author="Paredes, Juan A." w:date="2020-09-09T10:28:00Z"/>
                <w:rFonts w:ascii="Times New Roman" w:eastAsia="Times New Roman" w:hAnsi="Times New Roman" w:cs="Times New Roman"/>
                <w:color w:val="000000"/>
              </w:rPr>
              <w:pPrChange w:id="1892" w:author="Paredes, Juan A." w:date="2020-09-09T10:28:00Z">
                <w:pPr>
                  <w:jc w:val="center"/>
                </w:pPr>
              </w:pPrChange>
            </w:pPr>
            <w:del w:id="1893" w:author="Paredes, Juan A." w:date="2020-09-09T10:28:00Z">
              <w:r w:rsidRPr="00452837" w:rsidDel="00DB2637">
                <w:rPr>
                  <w:rFonts w:ascii="Times New Roman" w:eastAsia="Times New Roman" w:hAnsi="Times New Roman" w:cs="Times New Roman"/>
                  <w:color w:val="000000"/>
                </w:rPr>
                <w:delText>16</w:delText>
              </w:r>
            </w:del>
          </w:p>
        </w:tc>
        <w:tc>
          <w:tcPr>
            <w:tcW w:w="960" w:type="dxa"/>
            <w:tcBorders>
              <w:top w:val="nil"/>
              <w:left w:val="nil"/>
              <w:bottom w:val="nil"/>
              <w:right w:val="nil"/>
            </w:tcBorders>
            <w:shd w:val="clear" w:color="auto" w:fill="auto"/>
            <w:noWrap/>
            <w:vAlign w:val="bottom"/>
            <w:hideMark/>
          </w:tcPr>
          <w:p w14:paraId="0BD04189" w14:textId="418A0EF1" w:rsidR="00B5423D" w:rsidRPr="00452837" w:rsidDel="00DB2637" w:rsidRDefault="00B5423D">
            <w:pPr>
              <w:spacing w:line="480" w:lineRule="auto"/>
              <w:rPr>
                <w:del w:id="1894" w:author="Paredes, Juan A." w:date="2020-09-09T10:28:00Z"/>
                <w:rFonts w:ascii="Times New Roman" w:eastAsia="Times New Roman" w:hAnsi="Times New Roman" w:cs="Times New Roman"/>
                <w:color w:val="000000"/>
              </w:rPr>
              <w:pPrChange w:id="1895" w:author="Paredes, Juan A." w:date="2020-09-09T10:28:00Z">
                <w:pPr>
                  <w:jc w:val="center"/>
                </w:pPr>
              </w:pPrChange>
            </w:pPr>
            <w:del w:id="1896" w:author="Paredes, Juan A." w:date="2020-09-09T10:28:00Z">
              <w:r w:rsidRPr="00452837" w:rsidDel="00DB2637">
                <w:rPr>
                  <w:rFonts w:ascii="Times New Roman" w:eastAsia="Times New Roman" w:hAnsi="Times New Roman" w:cs="Times New Roman"/>
                  <w:color w:val="000000"/>
                </w:rPr>
                <w:delText>18</w:delText>
              </w:r>
            </w:del>
          </w:p>
        </w:tc>
      </w:tr>
      <w:tr w:rsidR="00B5423D" w:rsidRPr="00452837" w:rsidDel="00DB2637" w14:paraId="3DE181B3" w14:textId="3C0C2DF9" w:rsidTr="00B5423D">
        <w:trPr>
          <w:trHeight w:val="288"/>
          <w:del w:id="1897" w:author="Paredes, Juan A." w:date="2020-09-09T10:28:00Z"/>
        </w:trPr>
        <w:tc>
          <w:tcPr>
            <w:tcW w:w="1320" w:type="dxa"/>
            <w:tcBorders>
              <w:top w:val="nil"/>
              <w:left w:val="nil"/>
              <w:bottom w:val="nil"/>
              <w:right w:val="nil"/>
            </w:tcBorders>
            <w:shd w:val="clear" w:color="auto" w:fill="auto"/>
            <w:noWrap/>
            <w:vAlign w:val="bottom"/>
            <w:hideMark/>
          </w:tcPr>
          <w:p w14:paraId="68A1AF1F" w14:textId="3370D9E8" w:rsidR="00B5423D" w:rsidRPr="00452837" w:rsidDel="00DB2637" w:rsidRDefault="00B5423D">
            <w:pPr>
              <w:spacing w:line="480" w:lineRule="auto"/>
              <w:rPr>
                <w:del w:id="1898" w:author="Paredes, Juan A." w:date="2020-09-09T10:28:00Z"/>
                <w:rFonts w:ascii="Times New Roman" w:eastAsia="Times New Roman" w:hAnsi="Times New Roman" w:cs="Times New Roman"/>
                <w:color w:val="000000"/>
              </w:rPr>
              <w:pPrChange w:id="1899" w:author="Paredes, Juan A." w:date="2020-09-09T10:28:00Z">
                <w:pPr>
                  <w:jc w:val="center"/>
                </w:pPr>
              </w:pPrChange>
            </w:pPr>
            <w:del w:id="1900" w:author="Paredes, Juan A." w:date="2020-09-09T10:28:00Z">
              <w:r w:rsidRPr="00452837" w:rsidDel="00DB2637">
                <w:rPr>
                  <w:rFonts w:ascii="Times New Roman" w:eastAsia="Times New Roman" w:hAnsi="Times New Roman" w:cs="Times New Roman"/>
                  <w:color w:val="000000"/>
                </w:rPr>
                <w:delText>March</w:delText>
              </w:r>
            </w:del>
          </w:p>
        </w:tc>
        <w:tc>
          <w:tcPr>
            <w:tcW w:w="1100" w:type="dxa"/>
            <w:tcBorders>
              <w:top w:val="nil"/>
              <w:left w:val="nil"/>
              <w:bottom w:val="nil"/>
              <w:right w:val="nil"/>
            </w:tcBorders>
            <w:shd w:val="clear" w:color="auto" w:fill="auto"/>
            <w:noWrap/>
            <w:vAlign w:val="bottom"/>
            <w:hideMark/>
          </w:tcPr>
          <w:p w14:paraId="1DC814BA" w14:textId="2830F778" w:rsidR="00B5423D" w:rsidRPr="00452837" w:rsidDel="00DB2637" w:rsidRDefault="00B5423D">
            <w:pPr>
              <w:spacing w:line="480" w:lineRule="auto"/>
              <w:rPr>
                <w:del w:id="1901" w:author="Paredes, Juan A." w:date="2020-09-09T10:28:00Z"/>
                <w:rFonts w:ascii="Times New Roman" w:eastAsia="Times New Roman" w:hAnsi="Times New Roman" w:cs="Times New Roman"/>
                <w:color w:val="000000"/>
              </w:rPr>
              <w:pPrChange w:id="1902" w:author="Paredes, Juan A." w:date="2020-09-09T10:28:00Z">
                <w:pPr>
                  <w:jc w:val="center"/>
                </w:pPr>
              </w:pPrChange>
            </w:pPr>
            <w:del w:id="1903" w:author="Paredes, Juan A." w:date="2020-09-09T10:28:00Z">
              <w:r w:rsidRPr="00452837" w:rsidDel="00DB2637">
                <w:rPr>
                  <w:rFonts w:ascii="Times New Roman" w:eastAsia="Times New Roman" w:hAnsi="Times New Roman" w:cs="Times New Roman"/>
                  <w:color w:val="000000"/>
                </w:rPr>
                <w:delText>121</w:delText>
              </w:r>
            </w:del>
          </w:p>
        </w:tc>
        <w:tc>
          <w:tcPr>
            <w:tcW w:w="1100" w:type="dxa"/>
            <w:tcBorders>
              <w:top w:val="nil"/>
              <w:left w:val="nil"/>
              <w:bottom w:val="nil"/>
              <w:right w:val="nil"/>
            </w:tcBorders>
            <w:shd w:val="clear" w:color="auto" w:fill="auto"/>
            <w:noWrap/>
            <w:vAlign w:val="bottom"/>
            <w:hideMark/>
          </w:tcPr>
          <w:p w14:paraId="1FCFDC98" w14:textId="04885D59" w:rsidR="00B5423D" w:rsidRPr="00452837" w:rsidDel="00DB2637" w:rsidRDefault="00B5423D">
            <w:pPr>
              <w:spacing w:line="480" w:lineRule="auto"/>
              <w:rPr>
                <w:del w:id="1904" w:author="Paredes, Juan A." w:date="2020-09-09T10:28:00Z"/>
                <w:rFonts w:ascii="Times New Roman" w:eastAsia="Times New Roman" w:hAnsi="Times New Roman" w:cs="Times New Roman"/>
                <w:color w:val="000000"/>
              </w:rPr>
              <w:pPrChange w:id="1905" w:author="Paredes, Juan A." w:date="2020-09-09T10:28:00Z">
                <w:pPr>
                  <w:jc w:val="center"/>
                </w:pPr>
              </w:pPrChange>
            </w:pPr>
            <w:del w:id="1906" w:author="Paredes, Juan A." w:date="2020-09-09T10:28:00Z">
              <w:r w:rsidRPr="00452837" w:rsidDel="00DB2637">
                <w:rPr>
                  <w:rFonts w:ascii="Times New Roman" w:eastAsia="Times New Roman" w:hAnsi="Times New Roman" w:cs="Times New Roman"/>
                  <w:color w:val="000000"/>
                </w:rPr>
                <w:delText>45</w:delText>
              </w:r>
            </w:del>
          </w:p>
        </w:tc>
        <w:tc>
          <w:tcPr>
            <w:tcW w:w="960" w:type="dxa"/>
            <w:tcBorders>
              <w:top w:val="nil"/>
              <w:left w:val="nil"/>
              <w:bottom w:val="nil"/>
              <w:right w:val="nil"/>
            </w:tcBorders>
            <w:shd w:val="clear" w:color="auto" w:fill="auto"/>
            <w:noWrap/>
            <w:vAlign w:val="bottom"/>
            <w:hideMark/>
          </w:tcPr>
          <w:p w14:paraId="044E6F77" w14:textId="6FF61DC4" w:rsidR="00B5423D" w:rsidRPr="00452837" w:rsidDel="00DB2637" w:rsidRDefault="00B5423D">
            <w:pPr>
              <w:spacing w:line="480" w:lineRule="auto"/>
              <w:rPr>
                <w:del w:id="1907" w:author="Paredes, Juan A." w:date="2020-09-09T10:28:00Z"/>
                <w:rFonts w:ascii="Times New Roman" w:eastAsia="Times New Roman" w:hAnsi="Times New Roman" w:cs="Times New Roman"/>
                <w:color w:val="000000"/>
              </w:rPr>
              <w:pPrChange w:id="1908" w:author="Paredes, Juan A." w:date="2020-09-09T10:28:00Z">
                <w:pPr>
                  <w:jc w:val="center"/>
                </w:pPr>
              </w:pPrChange>
            </w:pPr>
            <w:del w:id="1909" w:author="Paredes, Juan A." w:date="2020-09-09T10:28:00Z">
              <w:r w:rsidRPr="00452837" w:rsidDel="00DB2637">
                <w:rPr>
                  <w:rFonts w:ascii="Times New Roman" w:eastAsia="Times New Roman" w:hAnsi="Times New Roman" w:cs="Times New Roman"/>
                  <w:color w:val="000000"/>
                </w:rPr>
                <w:delText>21</w:delText>
              </w:r>
            </w:del>
          </w:p>
        </w:tc>
        <w:tc>
          <w:tcPr>
            <w:tcW w:w="960" w:type="dxa"/>
            <w:tcBorders>
              <w:top w:val="nil"/>
              <w:left w:val="nil"/>
              <w:bottom w:val="nil"/>
              <w:right w:val="nil"/>
            </w:tcBorders>
            <w:shd w:val="clear" w:color="auto" w:fill="auto"/>
            <w:noWrap/>
            <w:vAlign w:val="bottom"/>
            <w:hideMark/>
          </w:tcPr>
          <w:p w14:paraId="5016DD34" w14:textId="7EE25652" w:rsidR="00B5423D" w:rsidRPr="00452837" w:rsidDel="00DB2637" w:rsidRDefault="00B5423D">
            <w:pPr>
              <w:spacing w:line="480" w:lineRule="auto"/>
              <w:rPr>
                <w:del w:id="1910" w:author="Paredes, Juan A." w:date="2020-09-09T10:28:00Z"/>
                <w:rFonts w:ascii="Times New Roman" w:eastAsia="Times New Roman" w:hAnsi="Times New Roman" w:cs="Times New Roman"/>
                <w:color w:val="000000"/>
              </w:rPr>
              <w:pPrChange w:id="1911" w:author="Paredes, Juan A." w:date="2020-09-09T10:28:00Z">
                <w:pPr>
                  <w:jc w:val="center"/>
                </w:pPr>
              </w:pPrChange>
            </w:pPr>
            <w:del w:id="1912" w:author="Paredes, Juan A." w:date="2020-09-09T10:28:00Z">
              <w:r w:rsidRPr="00452837" w:rsidDel="00DB2637">
                <w:rPr>
                  <w:rFonts w:ascii="Times New Roman" w:eastAsia="Times New Roman" w:hAnsi="Times New Roman" w:cs="Times New Roman"/>
                  <w:color w:val="000000"/>
                </w:rPr>
                <w:delText>19</w:delText>
              </w:r>
            </w:del>
          </w:p>
        </w:tc>
        <w:tc>
          <w:tcPr>
            <w:tcW w:w="960" w:type="dxa"/>
            <w:tcBorders>
              <w:top w:val="nil"/>
              <w:left w:val="nil"/>
              <w:bottom w:val="nil"/>
              <w:right w:val="nil"/>
            </w:tcBorders>
            <w:shd w:val="clear" w:color="auto" w:fill="auto"/>
            <w:noWrap/>
            <w:vAlign w:val="bottom"/>
            <w:hideMark/>
          </w:tcPr>
          <w:p w14:paraId="1830FDD8" w14:textId="19B372D8" w:rsidR="00B5423D" w:rsidRPr="00452837" w:rsidDel="00DB2637" w:rsidRDefault="00B5423D">
            <w:pPr>
              <w:spacing w:line="480" w:lineRule="auto"/>
              <w:rPr>
                <w:del w:id="1913" w:author="Paredes, Juan A." w:date="2020-09-09T10:28:00Z"/>
                <w:rFonts w:ascii="Times New Roman" w:eastAsia="Times New Roman" w:hAnsi="Times New Roman" w:cs="Times New Roman"/>
                <w:color w:val="000000"/>
              </w:rPr>
              <w:pPrChange w:id="1914" w:author="Paredes, Juan A." w:date="2020-09-09T10:28:00Z">
                <w:pPr>
                  <w:jc w:val="center"/>
                </w:pPr>
              </w:pPrChange>
            </w:pPr>
            <w:del w:id="1915" w:author="Paredes, Juan A." w:date="2020-09-09T10:28:00Z">
              <w:r w:rsidRPr="00452837" w:rsidDel="00DB2637">
                <w:rPr>
                  <w:rFonts w:ascii="Times New Roman" w:eastAsia="Times New Roman" w:hAnsi="Times New Roman" w:cs="Times New Roman"/>
                  <w:color w:val="000000"/>
                </w:rPr>
                <w:delText>28</w:delText>
              </w:r>
            </w:del>
          </w:p>
        </w:tc>
        <w:tc>
          <w:tcPr>
            <w:tcW w:w="960" w:type="dxa"/>
            <w:tcBorders>
              <w:top w:val="nil"/>
              <w:left w:val="nil"/>
              <w:bottom w:val="nil"/>
              <w:right w:val="nil"/>
            </w:tcBorders>
            <w:shd w:val="clear" w:color="auto" w:fill="auto"/>
            <w:noWrap/>
            <w:vAlign w:val="bottom"/>
            <w:hideMark/>
          </w:tcPr>
          <w:p w14:paraId="2A86F4CD" w14:textId="6546C081" w:rsidR="00B5423D" w:rsidRPr="00452837" w:rsidDel="00DB2637" w:rsidRDefault="00B5423D">
            <w:pPr>
              <w:spacing w:line="480" w:lineRule="auto"/>
              <w:rPr>
                <w:del w:id="1916" w:author="Paredes, Juan A." w:date="2020-09-09T10:28:00Z"/>
                <w:rFonts w:ascii="Times New Roman" w:eastAsia="Times New Roman" w:hAnsi="Times New Roman" w:cs="Times New Roman"/>
                <w:color w:val="000000"/>
              </w:rPr>
              <w:pPrChange w:id="1917" w:author="Paredes, Juan A." w:date="2020-09-09T10:28:00Z">
                <w:pPr>
                  <w:jc w:val="center"/>
                </w:pPr>
              </w:pPrChange>
            </w:pPr>
            <w:del w:id="1918" w:author="Paredes, Juan A." w:date="2020-09-09T10:28:00Z">
              <w:r w:rsidRPr="00452837" w:rsidDel="00DB2637">
                <w:rPr>
                  <w:rFonts w:ascii="Times New Roman" w:eastAsia="Times New Roman" w:hAnsi="Times New Roman" w:cs="Times New Roman"/>
                  <w:color w:val="000000"/>
                </w:rPr>
                <w:delText>26</w:delText>
              </w:r>
            </w:del>
          </w:p>
        </w:tc>
        <w:tc>
          <w:tcPr>
            <w:tcW w:w="960" w:type="dxa"/>
            <w:tcBorders>
              <w:top w:val="nil"/>
              <w:left w:val="nil"/>
              <w:bottom w:val="nil"/>
              <w:right w:val="nil"/>
            </w:tcBorders>
            <w:shd w:val="clear" w:color="auto" w:fill="auto"/>
            <w:noWrap/>
            <w:vAlign w:val="bottom"/>
            <w:hideMark/>
          </w:tcPr>
          <w:p w14:paraId="166A3232" w14:textId="3D131FE6" w:rsidR="00B5423D" w:rsidRPr="00452837" w:rsidDel="00DB2637" w:rsidRDefault="00B5423D">
            <w:pPr>
              <w:spacing w:line="480" w:lineRule="auto"/>
              <w:rPr>
                <w:del w:id="1919" w:author="Paredes, Juan A." w:date="2020-09-09T10:28:00Z"/>
                <w:rFonts w:ascii="Times New Roman" w:eastAsia="Times New Roman" w:hAnsi="Times New Roman" w:cs="Times New Roman"/>
                <w:color w:val="000000"/>
              </w:rPr>
              <w:pPrChange w:id="1920" w:author="Paredes, Juan A." w:date="2020-09-09T10:28:00Z">
                <w:pPr>
                  <w:jc w:val="center"/>
                </w:pPr>
              </w:pPrChange>
            </w:pPr>
            <w:del w:id="1921" w:author="Paredes, Juan A." w:date="2020-09-09T10:28:00Z">
              <w:r w:rsidRPr="00452837" w:rsidDel="00DB2637">
                <w:rPr>
                  <w:rFonts w:ascii="Times New Roman" w:eastAsia="Times New Roman" w:hAnsi="Times New Roman" w:cs="Times New Roman"/>
                  <w:color w:val="000000"/>
                </w:rPr>
                <w:delText>16</w:delText>
              </w:r>
            </w:del>
          </w:p>
        </w:tc>
        <w:tc>
          <w:tcPr>
            <w:tcW w:w="960" w:type="dxa"/>
            <w:tcBorders>
              <w:top w:val="nil"/>
              <w:left w:val="nil"/>
              <w:bottom w:val="nil"/>
              <w:right w:val="nil"/>
            </w:tcBorders>
            <w:shd w:val="clear" w:color="auto" w:fill="auto"/>
            <w:noWrap/>
            <w:vAlign w:val="bottom"/>
            <w:hideMark/>
          </w:tcPr>
          <w:p w14:paraId="031453DA" w14:textId="345856F1" w:rsidR="00B5423D" w:rsidRPr="00452837" w:rsidDel="00DB2637" w:rsidRDefault="00B5423D">
            <w:pPr>
              <w:spacing w:line="480" w:lineRule="auto"/>
              <w:rPr>
                <w:del w:id="1922" w:author="Paredes, Juan A." w:date="2020-09-09T10:28:00Z"/>
                <w:rFonts w:ascii="Times New Roman" w:eastAsia="Times New Roman" w:hAnsi="Times New Roman" w:cs="Times New Roman"/>
                <w:color w:val="000000"/>
              </w:rPr>
              <w:pPrChange w:id="1923" w:author="Paredes, Juan A." w:date="2020-09-09T10:28:00Z">
                <w:pPr>
                  <w:jc w:val="center"/>
                </w:pPr>
              </w:pPrChange>
            </w:pPr>
            <w:del w:id="1924" w:author="Paredes, Juan A." w:date="2020-09-09T10:28:00Z">
              <w:r w:rsidRPr="00452837" w:rsidDel="00DB2637">
                <w:rPr>
                  <w:rFonts w:ascii="Times New Roman" w:eastAsia="Times New Roman" w:hAnsi="Times New Roman" w:cs="Times New Roman"/>
                  <w:color w:val="000000"/>
                </w:rPr>
                <w:delText>13</w:delText>
              </w:r>
            </w:del>
          </w:p>
        </w:tc>
      </w:tr>
      <w:tr w:rsidR="00B5423D" w:rsidRPr="00452837" w:rsidDel="00DB2637" w14:paraId="18785CED" w14:textId="714A5427" w:rsidTr="00B5423D">
        <w:trPr>
          <w:trHeight w:val="288"/>
          <w:del w:id="1925" w:author="Paredes, Juan A." w:date="2020-09-09T10:28:00Z"/>
        </w:trPr>
        <w:tc>
          <w:tcPr>
            <w:tcW w:w="1320" w:type="dxa"/>
            <w:tcBorders>
              <w:top w:val="nil"/>
              <w:left w:val="nil"/>
              <w:bottom w:val="single" w:sz="4" w:space="0" w:color="auto"/>
              <w:right w:val="nil"/>
            </w:tcBorders>
            <w:shd w:val="clear" w:color="auto" w:fill="auto"/>
            <w:noWrap/>
            <w:vAlign w:val="bottom"/>
            <w:hideMark/>
          </w:tcPr>
          <w:p w14:paraId="0F399004" w14:textId="23365937" w:rsidR="00B5423D" w:rsidRPr="00452837" w:rsidDel="00DB2637" w:rsidRDefault="00B5423D">
            <w:pPr>
              <w:spacing w:line="480" w:lineRule="auto"/>
              <w:rPr>
                <w:del w:id="1926" w:author="Paredes, Juan A." w:date="2020-09-09T10:28:00Z"/>
                <w:rFonts w:ascii="Times New Roman" w:eastAsia="Times New Roman" w:hAnsi="Times New Roman" w:cs="Times New Roman"/>
                <w:color w:val="000000"/>
              </w:rPr>
              <w:pPrChange w:id="1927" w:author="Paredes, Juan A." w:date="2020-09-09T10:28:00Z">
                <w:pPr>
                  <w:jc w:val="center"/>
                </w:pPr>
              </w:pPrChange>
            </w:pPr>
            <w:del w:id="1928" w:author="Paredes, Juan A." w:date="2020-09-09T10:28:00Z">
              <w:r w:rsidRPr="00452837" w:rsidDel="00DB2637">
                <w:rPr>
                  <w:rFonts w:ascii="Times New Roman" w:eastAsia="Times New Roman" w:hAnsi="Times New Roman" w:cs="Times New Roman"/>
                  <w:color w:val="000000"/>
                </w:rPr>
                <w:delText>April</w:delText>
              </w:r>
            </w:del>
          </w:p>
        </w:tc>
        <w:tc>
          <w:tcPr>
            <w:tcW w:w="1100" w:type="dxa"/>
            <w:tcBorders>
              <w:top w:val="nil"/>
              <w:left w:val="nil"/>
              <w:bottom w:val="single" w:sz="4" w:space="0" w:color="auto"/>
              <w:right w:val="nil"/>
            </w:tcBorders>
            <w:shd w:val="clear" w:color="auto" w:fill="auto"/>
            <w:noWrap/>
            <w:vAlign w:val="bottom"/>
            <w:hideMark/>
          </w:tcPr>
          <w:p w14:paraId="2E56A7B8" w14:textId="3E13D7CF" w:rsidR="00B5423D" w:rsidRPr="00452837" w:rsidDel="00DB2637" w:rsidRDefault="00B5423D">
            <w:pPr>
              <w:spacing w:line="480" w:lineRule="auto"/>
              <w:rPr>
                <w:del w:id="1929" w:author="Paredes, Juan A." w:date="2020-09-09T10:28:00Z"/>
                <w:rFonts w:ascii="Times New Roman" w:eastAsia="Times New Roman" w:hAnsi="Times New Roman" w:cs="Times New Roman"/>
                <w:color w:val="000000"/>
              </w:rPr>
              <w:pPrChange w:id="1930" w:author="Paredes, Juan A." w:date="2020-09-09T10:28:00Z">
                <w:pPr>
                  <w:jc w:val="center"/>
                </w:pPr>
              </w:pPrChange>
            </w:pPr>
            <w:del w:id="1931" w:author="Paredes, Juan A." w:date="2020-09-09T10:28:00Z">
              <w:r w:rsidRPr="00452837" w:rsidDel="00DB2637">
                <w:rPr>
                  <w:rFonts w:ascii="Times New Roman" w:eastAsia="Times New Roman" w:hAnsi="Times New Roman" w:cs="Times New Roman"/>
                  <w:color w:val="000000"/>
                </w:rPr>
                <w:delText>57</w:delText>
              </w:r>
            </w:del>
          </w:p>
        </w:tc>
        <w:tc>
          <w:tcPr>
            <w:tcW w:w="1100" w:type="dxa"/>
            <w:tcBorders>
              <w:top w:val="nil"/>
              <w:left w:val="nil"/>
              <w:bottom w:val="single" w:sz="4" w:space="0" w:color="auto"/>
              <w:right w:val="nil"/>
            </w:tcBorders>
            <w:shd w:val="clear" w:color="auto" w:fill="auto"/>
            <w:noWrap/>
            <w:vAlign w:val="bottom"/>
            <w:hideMark/>
          </w:tcPr>
          <w:p w14:paraId="4D6D1582" w14:textId="48532FB8" w:rsidR="00B5423D" w:rsidRPr="00452837" w:rsidDel="00DB2637" w:rsidRDefault="00B5423D">
            <w:pPr>
              <w:spacing w:line="480" w:lineRule="auto"/>
              <w:rPr>
                <w:del w:id="1932" w:author="Paredes, Juan A." w:date="2020-09-09T10:28:00Z"/>
                <w:rFonts w:ascii="Times New Roman" w:eastAsia="Times New Roman" w:hAnsi="Times New Roman" w:cs="Times New Roman"/>
                <w:color w:val="000000"/>
              </w:rPr>
              <w:pPrChange w:id="1933" w:author="Paredes, Juan A." w:date="2020-09-09T10:28:00Z">
                <w:pPr>
                  <w:jc w:val="center"/>
                </w:pPr>
              </w:pPrChange>
            </w:pPr>
            <w:del w:id="1934" w:author="Paredes, Juan A." w:date="2020-09-09T10:28:00Z">
              <w:r w:rsidRPr="00452837" w:rsidDel="00DB2637">
                <w:rPr>
                  <w:rFonts w:ascii="Times New Roman" w:eastAsia="Times New Roman" w:hAnsi="Times New Roman" w:cs="Times New Roman"/>
                  <w:color w:val="000000"/>
                </w:rPr>
                <w:delText>143</w:delText>
              </w:r>
            </w:del>
          </w:p>
        </w:tc>
        <w:tc>
          <w:tcPr>
            <w:tcW w:w="960" w:type="dxa"/>
            <w:tcBorders>
              <w:top w:val="nil"/>
              <w:left w:val="nil"/>
              <w:bottom w:val="single" w:sz="4" w:space="0" w:color="auto"/>
              <w:right w:val="nil"/>
            </w:tcBorders>
            <w:shd w:val="clear" w:color="auto" w:fill="auto"/>
            <w:noWrap/>
            <w:vAlign w:val="bottom"/>
            <w:hideMark/>
          </w:tcPr>
          <w:p w14:paraId="6CDF09FE" w14:textId="3E9BDA55" w:rsidR="00B5423D" w:rsidRPr="00452837" w:rsidDel="00DB2637" w:rsidRDefault="00B5423D">
            <w:pPr>
              <w:spacing w:line="480" w:lineRule="auto"/>
              <w:rPr>
                <w:del w:id="1935" w:author="Paredes, Juan A." w:date="2020-09-09T10:28:00Z"/>
                <w:rFonts w:ascii="Times New Roman" w:eastAsia="Times New Roman" w:hAnsi="Times New Roman" w:cs="Times New Roman"/>
                <w:color w:val="000000"/>
              </w:rPr>
              <w:pPrChange w:id="1936" w:author="Paredes, Juan A." w:date="2020-09-09T10:28:00Z">
                <w:pPr>
                  <w:jc w:val="center"/>
                </w:pPr>
              </w:pPrChange>
            </w:pPr>
            <w:del w:id="1937" w:author="Paredes, Juan A." w:date="2020-09-09T10:28:00Z">
              <w:r w:rsidRPr="00452837" w:rsidDel="00DB2637">
                <w:rPr>
                  <w:rFonts w:ascii="Times New Roman" w:eastAsia="Times New Roman" w:hAnsi="Times New Roman" w:cs="Times New Roman"/>
                  <w:color w:val="000000"/>
                </w:rPr>
                <w:delText>20</w:delText>
              </w:r>
            </w:del>
          </w:p>
        </w:tc>
        <w:tc>
          <w:tcPr>
            <w:tcW w:w="960" w:type="dxa"/>
            <w:tcBorders>
              <w:top w:val="nil"/>
              <w:left w:val="nil"/>
              <w:bottom w:val="single" w:sz="4" w:space="0" w:color="auto"/>
              <w:right w:val="nil"/>
            </w:tcBorders>
            <w:shd w:val="clear" w:color="auto" w:fill="auto"/>
            <w:noWrap/>
            <w:vAlign w:val="bottom"/>
            <w:hideMark/>
          </w:tcPr>
          <w:p w14:paraId="438F5972" w14:textId="1AD7B13F" w:rsidR="00B5423D" w:rsidRPr="00452837" w:rsidDel="00DB2637" w:rsidRDefault="00B5423D">
            <w:pPr>
              <w:spacing w:line="480" w:lineRule="auto"/>
              <w:rPr>
                <w:del w:id="1938" w:author="Paredes, Juan A." w:date="2020-09-09T10:28:00Z"/>
                <w:rFonts w:ascii="Times New Roman" w:eastAsia="Times New Roman" w:hAnsi="Times New Roman" w:cs="Times New Roman"/>
                <w:color w:val="000000"/>
              </w:rPr>
              <w:pPrChange w:id="1939" w:author="Paredes, Juan A." w:date="2020-09-09T10:28:00Z">
                <w:pPr>
                  <w:jc w:val="center"/>
                </w:pPr>
              </w:pPrChange>
            </w:pPr>
            <w:del w:id="1940" w:author="Paredes, Juan A." w:date="2020-09-09T10:28:00Z">
              <w:r w:rsidRPr="00452837" w:rsidDel="00DB2637">
                <w:rPr>
                  <w:rFonts w:ascii="Times New Roman" w:eastAsia="Times New Roman" w:hAnsi="Times New Roman" w:cs="Times New Roman"/>
                  <w:color w:val="000000"/>
                </w:rPr>
                <w:delText>15</w:delText>
              </w:r>
            </w:del>
          </w:p>
        </w:tc>
        <w:tc>
          <w:tcPr>
            <w:tcW w:w="960" w:type="dxa"/>
            <w:tcBorders>
              <w:top w:val="nil"/>
              <w:left w:val="nil"/>
              <w:bottom w:val="single" w:sz="4" w:space="0" w:color="auto"/>
              <w:right w:val="nil"/>
            </w:tcBorders>
            <w:shd w:val="clear" w:color="auto" w:fill="auto"/>
            <w:noWrap/>
            <w:vAlign w:val="bottom"/>
            <w:hideMark/>
          </w:tcPr>
          <w:p w14:paraId="6D675423" w14:textId="1E64AD5A" w:rsidR="00B5423D" w:rsidRPr="00452837" w:rsidDel="00DB2637" w:rsidRDefault="00B5423D">
            <w:pPr>
              <w:spacing w:line="480" w:lineRule="auto"/>
              <w:rPr>
                <w:del w:id="1941" w:author="Paredes, Juan A." w:date="2020-09-09T10:28:00Z"/>
                <w:rFonts w:ascii="Times New Roman" w:eastAsia="Times New Roman" w:hAnsi="Times New Roman" w:cs="Times New Roman"/>
                <w:color w:val="000000"/>
              </w:rPr>
              <w:pPrChange w:id="1942" w:author="Paredes, Juan A." w:date="2020-09-09T10:28:00Z">
                <w:pPr>
                  <w:jc w:val="center"/>
                </w:pPr>
              </w:pPrChange>
            </w:pPr>
            <w:del w:id="1943" w:author="Paredes, Juan A." w:date="2020-09-09T10:28:00Z">
              <w:r w:rsidRPr="00452837" w:rsidDel="00DB2637">
                <w:rPr>
                  <w:rFonts w:ascii="Times New Roman" w:eastAsia="Times New Roman" w:hAnsi="Times New Roman" w:cs="Times New Roman"/>
                  <w:color w:val="000000"/>
                </w:rPr>
                <w:delText>28</w:delText>
              </w:r>
            </w:del>
          </w:p>
        </w:tc>
        <w:tc>
          <w:tcPr>
            <w:tcW w:w="960" w:type="dxa"/>
            <w:tcBorders>
              <w:top w:val="nil"/>
              <w:left w:val="nil"/>
              <w:bottom w:val="single" w:sz="4" w:space="0" w:color="auto"/>
              <w:right w:val="nil"/>
            </w:tcBorders>
            <w:shd w:val="clear" w:color="auto" w:fill="auto"/>
            <w:noWrap/>
            <w:vAlign w:val="bottom"/>
            <w:hideMark/>
          </w:tcPr>
          <w:p w14:paraId="3013A7DF" w14:textId="1D4A4E54" w:rsidR="00B5423D" w:rsidRPr="00452837" w:rsidDel="00DB2637" w:rsidRDefault="00B5423D">
            <w:pPr>
              <w:spacing w:line="480" w:lineRule="auto"/>
              <w:rPr>
                <w:del w:id="1944" w:author="Paredes, Juan A." w:date="2020-09-09T10:28:00Z"/>
                <w:rFonts w:ascii="Times New Roman" w:eastAsia="Times New Roman" w:hAnsi="Times New Roman" w:cs="Times New Roman"/>
                <w:color w:val="000000"/>
              </w:rPr>
              <w:pPrChange w:id="1945" w:author="Paredes, Juan A." w:date="2020-09-09T10:28:00Z">
                <w:pPr>
                  <w:jc w:val="center"/>
                </w:pPr>
              </w:pPrChange>
            </w:pPr>
            <w:del w:id="1946" w:author="Paredes, Juan A." w:date="2020-09-09T10:28:00Z">
              <w:r w:rsidRPr="00452837" w:rsidDel="00DB2637">
                <w:rPr>
                  <w:rFonts w:ascii="Times New Roman" w:eastAsia="Times New Roman" w:hAnsi="Times New Roman" w:cs="Times New Roman"/>
                  <w:color w:val="000000"/>
                </w:rPr>
                <w:delText>21</w:delText>
              </w:r>
            </w:del>
          </w:p>
        </w:tc>
        <w:tc>
          <w:tcPr>
            <w:tcW w:w="960" w:type="dxa"/>
            <w:tcBorders>
              <w:top w:val="nil"/>
              <w:left w:val="nil"/>
              <w:bottom w:val="single" w:sz="4" w:space="0" w:color="auto"/>
              <w:right w:val="nil"/>
            </w:tcBorders>
            <w:shd w:val="clear" w:color="auto" w:fill="auto"/>
            <w:noWrap/>
            <w:vAlign w:val="bottom"/>
            <w:hideMark/>
          </w:tcPr>
          <w:p w14:paraId="7D1BD1E0" w14:textId="41E91C27" w:rsidR="00B5423D" w:rsidRPr="00452837" w:rsidDel="00DB2637" w:rsidRDefault="00B5423D">
            <w:pPr>
              <w:spacing w:line="480" w:lineRule="auto"/>
              <w:rPr>
                <w:del w:id="1947" w:author="Paredes, Juan A." w:date="2020-09-09T10:28:00Z"/>
                <w:rFonts w:ascii="Times New Roman" w:eastAsia="Times New Roman" w:hAnsi="Times New Roman" w:cs="Times New Roman"/>
                <w:color w:val="000000"/>
              </w:rPr>
              <w:pPrChange w:id="1948" w:author="Paredes, Juan A." w:date="2020-09-09T10:28:00Z">
                <w:pPr>
                  <w:jc w:val="center"/>
                </w:pPr>
              </w:pPrChange>
            </w:pPr>
            <w:del w:id="1949" w:author="Paredes, Juan A." w:date="2020-09-09T10:28:00Z">
              <w:r w:rsidRPr="00452837" w:rsidDel="00DB2637">
                <w:rPr>
                  <w:rFonts w:ascii="Times New Roman" w:eastAsia="Times New Roman" w:hAnsi="Times New Roman" w:cs="Times New Roman"/>
                  <w:color w:val="000000"/>
                </w:rPr>
                <w:delText>13</w:delText>
              </w:r>
            </w:del>
          </w:p>
        </w:tc>
        <w:tc>
          <w:tcPr>
            <w:tcW w:w="960" w:type="dxa"/>
            <w:tcBorders>
              <w:top w:val="nil"/>
              <w:left w:val="nil"/>
              <w:bottom w:val="single" w:sz="4" w:space="0" w:color="auto"/>
              <w:right w:val="nil"/>
            </w:tcBorders>
            <w:shd w:val="clear" w:color="auto" w:fill="auto"/>
            <w:noWrap/>
            <w:vAlign w:val="bottom"/>
            <w:hideMark/>
          </w:tcPr>
          <w:p w14:paraId="2F4F8399" w14:textId="73251959" w:rsidR="00B5423D" w:rsidRPr="00452837" w:rsidDel="00DB2637" w:rsidRDefault="00B5423D">
            <w:pPr>
              <w:spacing w:line="480" w:lineRule="auto"/>
              <w:rPr>
                <w:del w:id="1950" w:author="Paredes, Juan A." w:date="2020-09-09T10:28:00Z"/>
                <w:rFonts w:ascii="Times New Roman" w:eastAsia="Times New Roman" w:hAnsi="Times New Roman" w:cs="Times New Roman"/>
                <w:color w:val="000000"/>
              </w:rPr>
              <w:pPrChange w:id="1951" w:author="Paredes, Juan A." w:date="2020-09-09T10:28:00Z">
                <w:pPr>
                  <w:jc w:val="center"/>
                </w:pPr>
              </w:pPrChange>
            </w:pPr>
            <w:del w:id="1952" w:author="Paredes, Juan A." w:date="2020-09-09T10:28:00Z">
              <w:r w:rsidRPr="00452837" w:rsidDel="00DB2637">
                <w:rPr>
                  <w:rFonts w:ascii="Times New Roman" w:eastAsia="Times New Roman" w:hAnsi="Times New Roman" w:cs="Times New Roman"/>
                  <w:color w:val="000000"/>
                </w:rPr>
                <w:delText>11</w:delText>
              </w:r>
            </w:del>
          </w:p>
        </w:tc>
      </w:tr>
      <w:tr w:rsidR="00B5423D" w:rsidRPr="00452837" w:rsidDel="00DB2637" w14:paraId="2425D7EB" w14:textId="39353FA8" w:rsidTr="00B5423D">
        <w:trPr>
          <w:trHeight w:val="288"/>
          <w:del w:id="1953" w:author="Paredes, Juan A." w:date="2020-09-09T10:28:00Z"/>
        </w:trPr>
        <w:tc>
          <w:tcPr>
            <w:tcW w:w="1320" w:type="dxa"/>
            <w:tcBorders>
              <w:top w:val="nil"/>
              <w:left w:val="nil"/>
              <w:bottom w:val="nil"/>
              <w:right w:val="nil"/>
            </w:tcBorders>
            <w:shd w:val="clear" w:color="auto" w:fill="auto"/>
            <w:noWrap/>
            <w:vAlign w:val="bottom"/>
            <w:hideMark/>
          </w:tcPr>
          <w:p w14:paraId="5C91A97E" w14:textId="3D0FF280" w:rsidR="00B5423D" w:rsidRPr="00452837" w:rsidDel="00DB2637" w:rsidRDefault="00B5423D">
            <w:pPr>
              <w:spacing w:line="480" w:lineRule="auto"/>
              <w:rPr>
                <w:del w:id="1954" w:author="Paredes, Juan A." w:date="2020-09-09T10:28:00Z"/>
                <w:rFonts w:ascii="Times New Roman" w:eastAsia="Times New Roman" w:hAnsi="Times New Roman" w:cs="Times New Roman"/>
                <w:color w:val="000000"/>
              </w:rPr>
              <w:pPrChange w:id="1955" w:author="Paredes, Juan A." w:date="2020-09-09T10:28:00Z">
                <w:pPr>
                  <w:jc w:val="center"/>
                </w:pPr>
              </w:pPrChange>
            </w:pPr>
            <w:del w:id="1956" w:author="Paredes, Juan A." w:date="2020-09-09T10:28:00Z">
              <w:r w:rsidRPr="00452837" w:rsidDel="00DB2637">
                <w:rPr>
                  <w:rFonts w:ascii="Times New Roman" w:eastAsia="Times New Roman" w:hAnsi="Times New Roman" w:cs="Times New Roman"/>
                  <w:color w:val="000000"/>
                </w:rPr>
                <w:delText>Acumulated</w:delText>
              </w:r>
            </w:del>
          </w:p>
        </w:tc>
        <w:tc>
          <w:tcPr>
            <w:tcW w:w="1100" w:type="dxa"/>
            <w:tcBorders>
              <w:top w:val="nil"/>
              <w:left w:val="nil"/>
              <w:bottom w:val="nil"/>
              <w:right w:val="nil"/>
            </w:tcBorders>
            <w:shd w:val="clear" w:color="auto" w:fill="auto"/>
            <w:noWrap/>
            <w:vAlign w:val="bottom"/>
            <w:hideMark/>
          </w:tcPr>
          <w:p w14:paraId="5B2025DB" w14:textId="7A867782" w:rsidR="00B5423D" w:rsidRPr="00452837" w:rsidDel="00DB2637" w:rsidRDefault="00B5423D">
            <w:pPr>
              <w:spacing w:line="480" w:lineRule="auto"/>
              <w:rPr>
                <w:del w:id="1957" w:author="Paredes, Juan A." w:date="2020-09-09T10:28:00Z"/>
                <w:rFonts w:ascii="Times New Roman" w:eastAsia="Times New Roman" w:hAnsi="Times New Roman" w:cs="Times New Roman"/>
                <w:color w:val="000000"/>
              </w:rPr>
              <w:pPrChange w:id="1958" w:author="Paredes, Juan A." w:date="2020-09-09T10:28:00Z">
                <w:pPr>
                  <w:jc w:val="center"/>
                </w:pPr>
              </w:pPrChange>
            </w:pPr>
            <w:del w:id="1959" w:author="Paredes, Juan A." w:date="2020-09-09T10:28:00Z">
              <w:r w:rsidRPr="00452837" w:rsidDel="00DB2637">
                <w:rPr>
                  <w:rFonts w:ascii="Times New Roman" w:eastAsia="Times New Roman" w:hAnsi="Times New Roman" w:cs="Times New Roman"/>
                  <w:color w:val="000000"/>
                </w:rPr>
                <w:delText>560</w:delText>
              </w:r>
            </w:del>
          </w:p>
        </w:tc>
        <w:tc>
          <w:tcPr>
            <w:tcW w:w="1100" w:type="dxa"/>
            <w:tcBorders>
              <w:top w:val="nil"/>
              <w:left w:val="nil"/>
              <w:bottom w:val="nil"/>
              <w:right w:val="nil"/>
            </w:tcBorders>
            <w:shd w:val="clear" w:color="auto" w:fill="auto"/>
            <w:noWrap/>
            <w:vAlign w:val="bottom"/>
            <w:hideMark/>
          </w:tcPr>
          <w:p w14:paraId="7B592FA7" w14:textId="0B60C2B6" w:rsidR="00B5423D" w:rsidRPr="00452837" w:rsidDel="00DB2637" w:rsidRDefault="00B5423D">
            <w:pPr>
              <w:spacing w:line="480" w:lineRule="auto"/>
              <w:rPr>
                <w:del w:id="1960" w:author="Paredes, Juan A." w:date="2020-09-09T10:28:00Z"/>
                <w:rFonts w:ascii="Times New Roman" w:eastAsia="Times New Roman" w:hAnsi="Times New Roman" w:cs="Times New Roman"/>
                <w:color w:val="000000"/>
              </w:rPr>
              <w:pPrChange w:id="1961" w:author="Paredes, Juan A." w:date="2020-09-09T10:28:00Z">
                <w:pPr>
                  <w:jc w:val="center"/>
                </w:pPr>
              </w:pPrChange>
            </w:pPr>
            <w:del w:id="1962" w:author="Paredes, Juan A." w:date="2020-09-09T10:28:00Z">
              <w:r w:rsidRPr="00452837" w:rsidDel="00DB2637">
                <w:rPr>
                  <w:rFonts w:ascii="Times New Roman" w:eastAsia="Times New Roman" w:hAnsi="Times New Roman" w:cs="Times New Roman"/>
                  <w:color w:val="000000"/>
                </w:rPr>
                <w:delText>682</w:delText>
              </w:r>
            </w:del>
          </w:p>
        </w:tc>
        <w:tc>
          <w:tcPr>
            <w:tcW w:w="960" w:type="dxa"/>
            <w:tcBorders>
              <w:top w:val="nil"/>
              <w:left w:val="nil"/>
              <w:bottom w:val="nil"/>
              <w:right w:val="nil"/>
            </w:tcBorders>
            <w:shd w:val="clear" w:color="auto" w:fill="auto"/>
            <w:noWrap/>
            <w:vAlign w:val="bottom"/>
            <w:hideMark/>
          </w:tcPr>
          <w:p w14:paraId="2786057E" w14:textId="1A1A89B3" w:rsidR="00B5423D" w:rsidRPr="00452837" w:rsidDel="00DB2637" w:rsidRDefault="00B5423D">
            <w:pPr>
              <w:spacing w:line="480" w:lineRule="auto"/>
              <w:rPr>
                <w:del w:id="1963" w:author="Paredes, Juan A." w:date="2020-09-09T10:28:00Z"/>
                <w:rFonts w:ascii="Times New Roman" w:eastAsia="Times New Roman" w:hAnsi="Times New Roman" w:cs="Times New Roman"/>
                <w:color w:val="000000"/>
              </w:rPr>
              <w:pPrChange w:id="1964" w:author="Paredes, Juan A." w:date="2020-09-09T10:28:00Z">
                <w:pPr>
                  <w:jc w:val="center"/>
                </w:pPr>
              </w:pPrChange>
            </w:pPr>
          </w:p>
        </w:tc>
        <w:tc>
          <w:tcPr>
            <w:tcW w:w="960" w:type="dxa"/>
            <w:tcBorders>
              <w:top w:val="nil"/>
              <w:left w:val="nil"/>
              <w:bottom w:val="nil"/>
              <w:right w:val="nil"/>
            </w:tcBorders>
            <w:shd w:val="clear" w:color="auto" w:fill="auto"/>
            <w:noWrap/>
            <w:vAlign w:val="bottom"/>
            <w:hideMark/>
          </w:tcPr>
          <w:p w14:paraId="5B8D74EF" w14:textId="072159BE" w:rsidR="00B5423D" w:rsidRPr="00452837" w:rsidDel="00DB2637" w:rsidRDefault="00B5423D">
            <w:pPr>
              <w:spacing w:line="480" w:lineRule="auto"/>
              <w:rPr>
                <w:del w:id="1965" w:author="Paredes, Juan A." w:date="2020-09-09T10:28:00Z"/>
                <w:rFonts w:ascii="Times New Roman" w:eastAsia="Times New Roman" w:hAnsi="Times New Roman" w:cs="Times New Roman"/>
                <w:sz w:val="20"/>
                <w:szCs w:val="20"/>
              </w:rPr>
              <w:pPrChange w:id="1966" w:author="Paredes, Juan A." w:date="2020-09-09T10:28:00Z">
                <w:pPr/>
              </w:pPrChange>
            </w:pPr>
          </w:p>
        </w:tc>
        <w:tc>
          <w:tcPr>
            <w:tcW w:w="960" w:type="dxa"/>
            <w:tcBorders>
              <w:top w:val="nil"/>
              <w:left w:val="nil"/>
              <w:bottom w:val="nil"/>
              <w:right w:val="nil"/>
            </w:tcBorders>
            <w:shd w:val="clear" w:color="auto" w:fill="auto"/>
            <w:noWrap/>
            <w:vAlign w:val="bottom"/>
            <w:hideMark/>
          </w:tcPr>
          <w:p w14:paraId="5CCBDD93" w14:textId="257C8CF7" w:rsidR="00B5423D" w:rsidRPr="00452837" w:rsidDel="00DB2637" w:rsidRDefault="00B5423D">
            <w:pPr>
              <w:spacing w:line="480" w:lineRule="auto"/>
              <w:rPr>
                <w:del w:id="1967" w:author="Paredes, Juan A." w:date="2020-09-09T10:28:00Z"/>
                <w:rFonts w:ascii="Times New Roman" w:eastAsia="Times New Roman" w:hAnsi="Times New Roman" w:cs="Times New Roman"/>
                <w:sz w:val="20"/>
                <w:szCs w:val="20"/>
              </w:rPr>
              <w:pPrChange w:id="1968" w:author="Paredes, Juan A." w:date="2020-09-09T10:28:00Z">
                <w:pPr/>
              </w:pPrChange>
            </w:pPr>
          </w:p>
        </w:tc>
        <w:tc>
          <w:tcPr>
            <w:tcW w:w="960" w:type="dxa"/>
            <w:tcBorders>
              <w:top w:val="nil"/>
              <w:left w:val="nil"/>
              <w:bottom w:val="nil"/>
              <w:right w:val="nil"/>
            </w:tcBorders>
            <w:shd w:val="clear" w:color="auto" w:fill="auto"/>
            <w:noWrap/>
            <w:vAlign w:val="bottom"/>
            <w:hideMark/>
          </w:tcPr>
          <w:p w14:paraId="140027B2" w14:textId="3638A963" w:rsidR="00B5423D" w:rsidRPr="00452837" w:rsidDel="00DB2637" w:rsidRDefault="00B5423D">
            <w:pPr>
              <w:spacing w:line="480" w:lineRule="auto"/>
              <w:rPr>
                <w:del w:id="1969" w:author="Paredes, Juan A." w:date="2020-09-09T10:28:00Z"/>
                <w:rFonts w:ascii="Times New Roman" w:eastAsia="Times New Roman" w:hAnsi="Times New Roman" w:cs="Times New Roman"/>
                <w:sz w:val="20"/>
                <w:szCs w:val="20"/>
              </w:rPr>
              <w:pPrChange w:id="1970" w:author="Paredes, Juan A." w:date="2020-09-09T10:28:00Z">
                <w:pPr/>
              </w:pPrChange>
            </w:pPr>
          </w:p>
        </w:tc>
        <w:tc>
          <w:tcPr>
            <w:tcW w:w="960" w:type="dxa"/>
            <w:tcBorders>
              <w:top w:val="nil"/>
              <w:left w:val="nil"/>
              <w:bottom w:val="nil"/>
              <w:right w:val="nil"/>
            </w:tcBorders>
            <w:shd w:val="clear" w:color="auto" w:fill="auto"/>
            <w:noWrap/>
            <w:vAlign w:val="bottom"/>
            <w:hideMark/>
          </w:tcPr>
          <w:p w14:paraId="64FFA297" w14:textId="36C703A5" w:rsidR="00B5423D" w:rsidRPr="00452837" w:rsidDel="00DB2637" w:rsidRDefault="00B5423D">
            <w:pPr>
              <w:spacing w:line="480" w:lineRule="auto"/>
              <w:rPr>
                <w:del w:id="1971" w:author="Paredes, Juan A." w:date="2020-09-09T10:28:00Z"/>
                <w:rFonts w:ascii="Times New Roman" w:eastAsia="Times New Roman" w:hAnsi="Times New Roman" w:cs="Times New Roman"/>
                <w:sz w:val="20"/>
                <w:szCs w:val="20"/>
              </w:rPr>
              <w:pPrChange w:id="1972" w:author="Paredes, Juan A." w:date="2020-09-09T10:28:00Z">
                <w:pPr/>
              </w:pPrChange>
            </w:pPr>
          </w:p>
        </w:tc>
        <w:tc>
          <w:tcPr>
            <w:tcW w:w="960" w:type="dxa"/>
            <w:tcBorders>
              <w:top w:val="nil"/>
              <w:left w:val="nil"/>
              <w:bottom w:val="nil"/>
              <w:right w:val="nil"/>
            </w:tcBorders>
            <w:shd w:val="clear" w:color="auto" w:fill="auto"/>
            <w:noWrap/>
            <w:vAlign w:val="bottom"/>
            <w:hideMark/>
          </w:tcPr>
          <w:p w14:paraId="3E0D6D45" w14:textId="0BE3B220" w:rsidR="00B5423D" w:rsidRPr="00452837" w:rsidDel="00DB2637" w:rsidRDefault="00B5423D">
            <w:pPr>
              <w:spacing w:line="480" w:lineRule="auto"/>
              <w:rPr>
                <w:del w:id="1973" w:author="Paredes, Juan A." w:date="2020-09-09T10:28:00Z"/>
                <w:rFonts w:ascii="Times New Roman" w:eastAsia="Times New Roman" w:hAnsi="Times New Roman" w:cs="Times New Roman"/>
                <w:sz w:val="20"/>
                <w:szCs w:val="20"/>
              </w:rPr>
              <w:pPrChange w:id="1974" w:author="Paredes, Juan A." w:date="2020-09-09T10:28:00Z">
                <w:pPr/>
              </w:pPrChange>
            </w:pPr>
          </w:p>
        </w:tc>
      </w:tr>
    </w:tbl>
    <w:p w14:paraId="69442A17" w14:textId="77777777" w:rsidR="00B5423D" w:rsidRPr="00452837" w:rsidRDefault="00B5423D">
      <w:pPr>
        <w:spacing w:line="480" w:lineRule="auto"/>
        <w:rPr>
          <w:b/>
          <w:bCs/>
        </w:rPr>
        <w:pPrChange w:id="1975" w:author="Paredes, Juan A." w:date="2020-09-09T10:28:00Z">
          <w:pPr/>
        </w:pPrChange>
      </w:pPr>
    </w:p>
    <w:sectPr w:rsidR="00B5423D" w:rsidRPr="00452837" w:rsidSect="003320C1">
      <w:pgSz w:w="11906" w:h="16838" w:code="9"/>
      <w:pgMar w:top="1440" w:right="1286"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5" w:author="WN" w:date="2020-09-13T11:05:00Z" w:initials="WN">
    <w:p w14:paraId="45E15448" w14:textId="0FE3CD8C" w:rsidR="006E3B88" w:rsidRDefault="006E3B88">
      <w:pPr>
        <w:pStyle w:val="CommentText"/>
      </w:pPr>
      <w:r>
        <w:rPr>
          <w:rStyle w:val="CommentReference"/>
        </w:rPr>
        <w:annotationRef/>
      </w:r>
      <w:r>
        <w:t>Note: the style guide provided recommends the inclusion of a maximum of six keywords, mandatory highlights and that non-standard abbreviations are defined in a footnote on the first page.</w:t>
      </w:r>
    </w:p>
  </w:comment>
  <w:comment w:id="114" w:author="WN" w:date="2020-09-13T17:33:00Z" w:initials="WN">
    <w:p w14:paraId="10B1911B" w14:textId="282B0EA6" w:rsidR="00452837" w:rsidRDefault="00452837">
      <w:pPr>
        <w:pStyle w:val="CommentText"/>
      </w:pPr>
      <w:r>
        <w:rPr>
          <w:rStyle w:val="CommentReference"/>
        </w:rPr>
        <w:annotationRef/>
      </w:r>
      <w:r>
        <w:t>Note: 2016a should be cited before 2016b at the first mention in the text.</w:t>
      </w:r>
    </w:p>
  </w:comment>
  <w:comment w:id="190" w:author="WN" w:date="2020-09-13T11:03:00Z" w:initials="WN">
    <w:p w14:paraId="3EE7E57F" w14:textId="5EBB51EC" w:rsidR="006E3B88" w:rsidRDefault="006E3B88">
      <w:pPr>
        <w:pStyle w:val="CommentText"/>
      </w:pPr>
      <w:r>
        <w:rPr>
          <w:rStyle w:val="CommentReference"/>
        </w:rPr>
        <w:annotationRef/>
      </w:r>
      <w:r>
        <w:t>Suggestion: define abbreviation at the first mention.</w:t>
      </w:r>
    </w:p>
  </w:comment>
  <w:comment w:id="193" w:author="WN" w:date="2020-09-13T10:50:00Z" w:initials="WN">
    <w:p w14:paraId="15FA2B58" w14:textId="57415F22" w:rsidR="006E3B88" w:rsidRDefault="006E3B88">
      <w:pPr>
        <w:pStyle w:val="CommentText"/>
      </w:pPr>
      <w:r>
        <w:rPr>
          <w:rStyle w:val="CommentReference"/>
        </w:rPr>
        <w:annotationRef/>
      </w:r>
      <w:r>
        <w:t>Suggestion: define abbreviation at the first mention or did you mean ‘PPDA’?</w:t>
      </w:r>
    </w:p>
  </w:comment>
  <w:comment w:id="194" w:author="WN" w:date="2020-09-13T09:58:00Z" w:initials="WN">
    <w:p w14:paraId="1E8C4BA7" w14:textId="69951881" w:rsidR="006E3B88" w:rsidRDefault="006E3B88">
      <w:pPr>
        <w:pStyle w:val="CommentText"/>
      </w:pPr>
      <w:r>
        <w:rPr>
          <w:rStyle w:val="CommentReference"/>
        </w:rPr>
        <w:annotationRef/>
      </w:r>
      <w:r>
        <w:t>Query: did you mean ‘subtracted from’?</w:t>
      </w:r>
    </w:p>
  </w:comment>
  <w:comment w:id="413" w:author="WN" w:date="2020-09-13T10:54:00Z" w:initials="WN">
    <w:p w14:paraId="6707A425" w14:textId="6D45288F" w:rsidR="006E3B88" w:rsidRDefault="006E3B88">
      <w:pPr>
        <w:pStyle w:val="CommentText"/>
      </w:pPr>
      <w:r>
        <w:rPr>
          <w:rStyle w:val="CommentReference"/>
        </w:rPr>
        <w:annotationRef/>
      </w:r>
      <w:r>
        <w:t>Note: this appears to be the only use of this abbreviation in the text.</w:t>
      </w:r>
    </w:p>
  </w:comment>
  <w:comment w:id="444" w:author="WN" w:date="2020-09-13T10:50:00Z" w:initials="WN">
    <w:p w14:paraId="65E9B791" w14:textId="56DEEA00" w:rsidR="006E3B88" w:rsidRDefault="006E3B88">
      <w:pPr>
        <w:pStyle w:val="CommentText"/>
      </w:pPr>
      <w:r>
        <w:rPr>
          <w:rStyle w:val="CommentReference"/>
        </w:rPr>
        <w:annotationRef/>
      </w:r>
      <w:r>
        <w:t>Suggestion: define abbreviation at the first mention in the text.</w:t>
      </w:r>
    </w:p>
  </w:comment>
  <w:comment w:id="508" w:author="WN" w:date="2020-09-13T10:55:00Z" w:initials="WN">
    <w:p w14:paraId="546CE1A5" w14:textId="04342991" w:rsidR="006E3B88" w:rsidRDefault="006E3B88">
      <w:pPr>
        <w:pStyle w:val="CommentText"/>
      </w:pPr>
      <w:r>
        <w:rPr>
          <w:rStyle w:val="CommentReference"/>
        </w:rPr>
        <w:annotationRef/>
      </w:r>
      <w:r>
        <w:rPr>
          <w:rStyle w:val="CommentReference"/>
        </w:rPr>
        <w:annotationRef/>
      </w:r>
      <w:r>
        <w:t>Note: this appears to be the only use of this abbreviation in the text.</w:t>
      </w:r>
    </w:p>
  </w:comment>
  <w:comment w:id="530" w:author="WN" w:date="2020-09-13T10:55:00Z" w:initials="WN">
    <w:p w14:paraId="1FED56C6" w14:textId="186FCA09" w:rsidR="006E3B88" w:rsidRDefault="006E3B88">
      <w:pPr>
        <w:pStyle w:val="CommentText"/>
      </w:pPr>
      <w:r>
        <w:rPr>
          <w:rStyle w:val="CommentReference"/>
        </w:rPr>
        <w:annotationRef/>
      </w:r>
      <w:r>
        <w:rPr>
          <w:rStyle w:val="CommentReference"/>
        </w:rPr>
        <w:annotationRef/>
      </w:r>
      <w:r>
        <w:t>Note: this appears to be the only use of this abbreviation in the text.</w:t>
      </w:r>
    </w:p>
  </w:comment>
  <w:comment w:id="551" w:author="WN" w:date="2020-09-13T10:56:00Z" w:initials="WN">
    <w:p w14:paraId="2FE000B3" w14:textId="1596BDE8" w:rsidR="006E3B88" w:rsidRDefault="006E3B88">
      <w:pPr>
        <w:pStyle w:val="CommentText"/>
      </w:pPr>
      <w:r>
        <w:rPr>
          <w:rStyle w:val="CommentReference"/>
        </w:rPr>
        <w:annotationRef/>
      </w:r>
      <w:r>
        <w:t>Query: did you mean ‘control’?</w:t>
      </w:r>
    </w:p>
  </w:comment>
  <w:comment w:id="554" w:author="WN" w:date="2020-09-13T10:52:00Z" w:initials="WN">
    <w:p w14:paraId="476716B4" w14:textId="38E8936E" w:rsidR="006E3B88" w:rsidRDefault="006E3B88">
      <w:pPr>
        <w:pStyle w:val="CommentText"/>
      </w:pPr>
      <w:r>
        <w:rPr>
          <w:rStyle w:val="CommentReference"/>
        </w:rPr>
        <w:annotationRef/>
      </w:r>
      <w:r>
        <w:t>Suggestion: use abbreviation ‘CE’ as already defined.</w:t>
      </w:r>
    </w:p>
  </w:comment>
  <w:comment w:id="555" w:author="WN" w:date="2020-09-13T10:51:00Z" w:initials="WN">
    <w:p w14:paraId="52B3AD55" w14:textId="54C4D390" w:rsidR="006E3B88" w:rsidRDefault="006E3B88">
      <w:pPr>
        <w:pStyle w:val="CommentText"/>
      </w:pPr>
      <w:r>
        <w:rPr>
          <w:rStyle w:val="CommentReference"/>
        </w:rPr>
        <w:annotationRef/>
      </w:r>
      <w:r>
        <w:t>Query: did you mean ‘SDP’?</w:t>
      </w:r>
    </w:p>
  </w:comment>
  <w:comment w:id="556" w:author="WN" w:date="2020-09-13T10:53:00Z" w:initials="WN">
    <w:p w14:paraId="5DF6032F" w14:textId="712FAAFD" w:rsidR="006E3B88" w:rsidRDefault="006E3B88">
      <w:pPr>
        <w:pStyle w:val="CommentText"/>
      </w:pPr>
      <w:r>
        <w:rPr>
          <w:rStyle w:val="CommentReference"/>
        </w:rPr>
        <w:annotationRef/>
      </w:r>
      <w:r>
        <w:rPr>
          <w:rStyle w:val="CommentReference"/>
        </w:rPr>
        <w:annotationRef/>
      </w:r>
      <w:r>
        <w:t>Suggestion: use abbreviation ‘CE’ as already defined.</w:t>
      </w:r>
    </w:p>
  </w:comment>
  <w:comment w:id="557" w:author="WN" w:date="2020-09-13T10:52:00Z" w:initials="WN">
    <w:p w14:paraId="261C82CD" w14:textId="310814F7" w:rsidR="006E3B88" w:rsidRDefault="006E3B88">
      <w:pPr>
        <w:pStyle w:val="CommentText"/>
      </w:pPr>
      <w:r>
        <w:rPr>
          <w:rStyle w:val="CommentReference"/>
        </w:rPr>
        <w:annotationRef/>
      </w:r>
      <w:r>
        <w:rPr>
          <w:rStyle w:val="CommentReference"/>
        </w:rPr>
        <w:annotationRef/>
      </w:r>
      <w:r>
        <w:t>Query: did you mean ‘SDP’?</w:t>
      </w:r>
    </w:p>
  </w:comment>
  <w:comment w:id="558" w:author="WN" w:date="2020-09-13T10:53:00Z" w:initials="WN">
    <w:p w14:paraId="16F0D132" w14:textId="1891B87A" w:rsidR="006E3B88" w:rsidRDefault="006E3B88">
      <w:pPr>
        <w:pStyle w:val="CommentText"/>
      </w:pPr>
      <w:r>
        <w:rPr>
          <w:rStyle w:val="CommentReference"/>
        </w:rPr>
        <w:annotationRef/>
      </w:r>
      <w:r>
        <w:rPr>
          <w:rStyle w:val="CommentReference"/>
        </w:rPr>
        <w:annotationRef/>
      </w:r>
      <w:r>
        <w:t>Suggestion: use abbreviation ‘CE’ as already defined.</w:t>
      </w:r>
    </w:p>
  </w:comment>
  <w:comment w:id="565" w:author="WN" w:date="2020-09-13T10:56:00Z" w:initials="WN">
    <w:p w14:paraId="551F7F7F" w14:textId="1F88C16E" w:rsidR="006E3B88" w:rsidRDefault="006E3B88">
      <w:pPr>
        <w:pStyle w:val="CommentText"/>
      </w:pPr>
      <w:r>
        <w:rPr>
          <w:rStyle w:val="CommentReference"/>
        </w:rPr>
        <w:annotationRef/>
      </w:r>
      <w:r>
        <w:t>Query: did you mean ‘control’?</w:t>
      </w:r>
    </w:p>
  </w:comment>
  <w:comment w:id="914" w:author="WN" w:date="2020-09-13T10:52:00Z" w:initials="WN">
    <w:p w14:paraId="0302C274" w14:textId="67922AB2" w:rsidR="006E3B88" w:rsidRDefault="006E3B88">
      <w:pPr>
        <w:pStyle w:val="CommentText"/>
      </w:pPr>
      <w:r>
        <w:rPr>
          <w:rStyle w:val="CommentReference"/>
        </w:rPr>
        <w:annotationRef/>
      </w:r>
      <w:r>
        <w:rPr>
          <w:rStyle w:val="CommentReference"/>
        </w:rPr>
        <w:annotationRef/>
      </w:r>
      <w:r>
        <w:t>Query: did you mean ‘SDP’?</w:t>
      </w:r>
    </w:p>
  </w:comment>
  <w:comment w:id="915" w:author="WN" w:date="2020-09-13T10:52:00Z" w:initials="WN">
    <w:p w14:paraId="60564063" w14:textId="3AC5B64F" w:rsidR="006E3B88" w:rsidRDefault="006E3B88">
      <w:pPr>
        <w:pStyle w:val="CommentText"/>
      </w:pPr>
      <w:r>
        <w:rPr>
          <w:rStyle w:val="CommentReference"/>
        </w:rPr>
        <w:annotationRef/>
      </w:r>
      <w:r>
        <w:rPr>
          <w:rStyle w:val="CommentReference"/>
        </w:rPr>
        <w:annotationRef/>
      </w:r>
      <w:r>
        <w:t>Query: did you mean ‘SDP’?</w:t>
      </w:r>
    </w:p>
  </w:comment>
  <w:comment w:id="1428" w:author="WN" w:date="2020-09-13T10:39:00Z" w:initials="WN">
    <w:p w14:paraId="09C64689" w14:textId="798DAD2C" w:rsidR="006E3B88" w:rsidRDefault="006E3B88">
      <w:pPr>
        <w:pStyle w:val="CommentText"/>
      </w:pPr>
      <w:r>
        <w:rPr>
          <w:rStyle w:val="CommentReference"/>
        </w:rPr>
        <w:annotationRef/>
      </w:r>
      <w:r>
        <w:t>Query: did you mean ‘axis’?</w:t>
      </w:r>
    </w:p>
  </w:comment>
  <w:comment w:id="1452" w:author="WN" w:date="2020-09-13T10:41:00Z" w:initials="WN">
    <w:p w14:paraId="3272C247" w14:textId="5A92CF6B" w:rsidR="006E3B88" w:rsidRDefault="006E3B88">
      <w:pPr>
        <w:pStyle w:val="CommentText"/>
      </w:pPr>
      <w:r>
        <w:rPr>
          <w:rStyle w:val="CommentReference"/>
        </w:rPr>
        <w:annotationRef/>
      </w:r>
      <w:r>
        <w:t>Query: did you mean ‘prospects’?</w:t>
      </w:r>
    </w:p>
  </w:comment>
  <w:comment w:id="1469" w:author="WN" w:date="2020-09-13T10:54:00Z" w:initials="WN">
    <w:p w14:paraId="4E3997EC" w14:textId="42C5C716" w:rsidR="006E3B88" w:rsidRDefault="006E3B88">
      <w:pPr>
        <w:pStyle w:val="CommentText"/>
      </w:pPr>
      <w:r>
        <w:rPr>
          <w:rStyle w:val="CommentReference"/>
        </w:rPr>
        <w:annotationRef/>
      </w:r>
      <w:r>
        <w:rPr>
          <w:rStyle w:val="CommentReference"/>
        </w:rPr>
        <w:annotationRef/>
      </w:r>
      <w:r>
        <w:t>Note: this appears to be the only use of this abbreviation in the text.</w:t>
      </w:r>
    </w:p>
  </w:comment>
  <w:comment w:id="1489" w:author="WN" w:date="2020-09-13T17:28:00Z" w:initials="WN">
    <w:p w14:paraId="684382ED" w14:textId="432AF679" w:rsidR="00452837" w:rsidRDefault="00452837">
      <w:pPr>
        <w:pStyle w:val="CommentText"/>
      </w:pPr>
      <w:r>
        <w:rPr>
          <w:rStyle w:val="CommentReference"/>
        </w:rPr>
        <w:annotationRef/>
      </w:r>
      <w:r>
        <w:t>Query: ‘against’?</w:t>
      </w:r>
    </w:p>
  </w:comment>
  <w:comment w:id="1500" w:author="WN" w:date="2020-09-13T10:53:00Z" w:initials="WN">
    <w:p w14:paraId="2A2E846D" w14:textId="1E75244E" w:rsidR="006E3B88" w:rsidRDefault="006E3B88">
      <w:pPr>
        <w:pStyle w:val="CommentText"/>
      </w:pPr>
      <w:r>
        <w:rPr>
          <w:rStyle w:val="CommentReference"/>
        </w:rPr>
        <w:annotationRef/>
      </w:r>
      <w:r>
        <w:rPr>
          <w:rStyle w:val="CommentReference"/>
        </w:rPr>
        <w:annotationRef/>
      </w:r>
      <w:r>
        <w:t>Suggestion: use abbreviation ‘CE’ as already defined.</w:t>
      </w:r>
    </w:p>
  </w:comment>
  <w:comment w:id="1510" w:author="WN" w:date="2020-09-13T10:53:00Z" w:initials="WN">
    <w:p w14:paraId="4A050E02" w14:textId="6CB22E25" w:rsidR="006E3B88" w:rsidRDefault="006E3B88">
      <w:pPr>
        <w:pStyle w:val="CommentText"/>
      </w:pPr>
      <w:r>
        <w:rPr>
          <w:rStyle w:val="CommentReference"/>
        </w:rPr>
        <w:annotationRef/>
      </w:r>
      <w:r>
        <w:rPr>
          <w:rStyle w:val="CommentReference"/>
        </w:rPr>
        <w:annotationRef/>
      </w:r>
      <w:r>
        <w:t>Suggestion: use abbreviation ‘CE’ as already defined.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5E15448" w15:done="0"/>
  <w15:commentEx w15:paraId="10B1911B" w15:done="0"/>
  <w15:commentEx w15:paraId="3EE7E57F" w15:done="0"/>
  <w15:commentEx w15:paraId="15FA2B58" w15:done="0"/>
  <w15:commentEx w15:paraId="1E8C4BA7" w15:done="0"/>
  <w15:commentEx w15:paraId="6707A425" w15:done="0"/>
  <w15:commentEx w15:paraId="65E9B791" w15:done="0"/>
  <w15:commentEx w15:paraId="546CE1A5" w15:done="0"/>
  <w15:commentEx w15:paraId="1FED56C6" w15:done="0"/>
  <w15:commentEx w15:paraId="2FE000B3" w15:done="0"/>
  <w15:commentEx w15:paraId="476716B4" w15:done="0"/>
  <w15:commentEx w15:paraId="52B3AD55" w15:done="0"/>
  <w15:commentEx w15:paraId="5DF6032F" w15:done="0"/>
  <w15:commentEx w15:paraId="261C82CD" w15:done="0"/>
  <w15:commentEx w15:paraId="16F0D132" w15:done="0"/>
  <w15:commentEx w15:paraId="551F7F7F" w15:done="0"/>
  <w15:commentEx w15:paraId="0302C274" w15:done="0"/>
  <w15:commentEx w15:paraId="60564063" w15:done="0"/>
  <w15:commentEx w15:paraId="09C64689" w15:done="0"/>
  <w15:commentEx w15:paraId="3272C247" w15:done="0"/>
  <w15:commentEx w15:paraId="4E3997EC" w15:done="0"/>
  <w15:commentEx w15:paraId="684382ED" w15:done="0"/>
  <w15:commentEx w15:paraId="2A2E846D" w15:done="0"/>
  <w15:commentEx w15:paraId="4A050E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87B5C" w16cex:dateUtc="2020-09-13T10:05:00Z"/>
  <w16cex:commentExtensible w16cex:durableId="2308D679" w16cex:dateUtc="2020-09-13T16:33:00Z"/>
  <w16cex:commentExtensible w16cex:durableId="23087AE7" w16cex:dateUtc="2020-09-13T10:03:00Z"/>
  <w16cex:commentExtensible w16cex:durableId="23087809" w16cex:dateUtc="2020-09-13T09:50:00Z"/>
  <w16cex:commentExtensible w16cex:durableId="23086BAF" w16cex:dateUtc="2020-09-13T08:58:00Z"/>
  <w16cex:commentExtensible w16cex:durableId="230878D5" w16cex:dateUtc="2020-09-13T09:54:00Z"/>
  <w16cex:commentExtensible w16cex:durableId="230877EE" w16cex:dateUtc="2020-09-13T09:50:00Z"/>
  <w16cex:commentExtensible w16cex:durableId="23087912" w16cex:dateUtc="2020-09-13T09:55:00Z"/>
  <w16cex:commentExtensible w16cex:durableId="23087928" w16cex:dateUtc="2020-09-13T09:55:00Z"/>
  <w16cex:commentExtensible w16cex:durableId="2308795C" w16cex:dateUtc="2020-09-13T09:56:00Z"/>
  <w16cex:commentExtensible w16cex:durableId="23087887" w16cex:dateUtc="2020-09-13T09:52:00Z"/>
  <w16cex:commentExtensible w16cex:durableId="23087842" w16cex:dateUtc="2020-09-13T09:51:00Z"/>
  <w16cex:commentExtensible w16cex:durableId="230878A5" w16cex:dateUtc="2020-09-13T09:53:00Z"/>
  <w16cex:commentExtensible w16cex:durableId="23087859" w16cex:dateUtc="2020-09-13T09:52:00Z"/>
  <w16cex:commentExtensible w16cex:durableId="230878AF" w16cex:dateUtc="2020-09-13T09:53:00Z"/>
  <w16cex:commentExtensible w16cex:durableId="2308796F" w16cex:dateUtc="2020-09-13T09:56:00Z"/>
  <w16cex:commentExtensible w16cex:durableId="23087860" w16cex:dateUtc="2020-09-13T09:52:00Z"/>
  <w16cex:commentExtensible w16cex:durableId="2308786D" w16cex:dateUtc="2020-09-13T09:52:00Z"/>
  <w16cex:commentExtensible w16cex:durableId="2308755C" w16cex:dateUtc="2020-09-13T09:39:00Z"/>
  <w16cex:commentExtensible w16cex:durableId="230875D6" w16cex:dateUtc="2020-09-13T09:41:00Z"/>
  <w16cex:commentExtensible w16cex:durableId="230878F4" w16cex:dateUtc="2020-09-13T09:54:00Z"/>
  <w16cex:commentExtensible w16cex:durableId="2308D555" w16cex:dateUtc="2020-09-13T16:28:00Z"/>
  <w16cex:commentExtensible w16cex:durableId="230878BB" w16cex:dateUtc="2020-09-13T09:53:00Z"/>
  <w16cex:commentExtensible w16cex:durableId="230878C5" w16cex:dateUtc="2020-09-13T0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5E15448" w16cid:durableId="23087B5C"/>
  <w16cid:commentId w16cid:paraId="10B1911B" w16cid:durableId="2308D679"/>
  <w16cid:commentId w16cid:paraId="3EE7E57F" w16cid:durableId="23087AE7"/>
  <w16cid:commentId w16cid:paraId="15FA2B58" w16cid:durableId="23087809"/>
  <w16cid:commentId w16cid:paraId="1E8C4BA7" w16cid:durableId="23086BAF"/>
  <w16cid:commentId w16cid:paraId="6707A425" w16cid:durableId="230878D5"/>
  <w16cid:commentId w16cid:paraId="65E9B791" w16cid:durableId="230877EE"/>
  <w16cid:commentId w16cid:paraId="546CE1A5" w16cid:durableId="23087912"/>
  <w16cid:commentId w16cid:paraId="1FED56C6" w16cid:durableId="23087928"/>
  <w16cid:commentId w16cid:paraId="2FE000B3" w16cid:durableId="2308795C"/>
  <w16cid:commentId w16cid:paraId="476716B4" w16cid:durableId="23087887"/>
  <w16cid:commentId w16cid:paraId="52B3AD55" w16cid:durableId="23087842"/>
  <w16cid:commentId w16cid:paraId="5DF6032F" w16cid:durableId="230878A5"/>
  <w16cid:commentId w16cid:paraId="261C82CD" w16cid:durableId="23087859"/>
  <w16cid:commentId w16cid:paraId="16F0D132" w16cid:durableId="230878AF"/>
  <w16cid:commentId w16cid:paraId="551F7F7F" w16cid:durableId="2308796F"/>
  <w16cid:commentId w16cid:paraId="0302C274" w16cid:durableId="23087860"/>
  <w16cid:commentId w16cid:paraId="60564063" w16cid:durableId="2308786D"/>
  <w16cid:commentId w16cid:paraId="09C64689" w16cid:durableId="2308755C"/>
  <w16cid:commentId w16cid:paraId="3272C247" w16cid:durableId="230875D6"/>
  <w16cid:commentId w16cid:paraId="4E3997EC" w16cid:durableId="230878F4"/>
  <w16cid:commentId w16cid:paraId="684382ED" w16cid:durableId="2308D555"/>
  <w16cid:commentId w16cid:paraId="2A2E846D" w16cid:durableId="230878BB"/>
  <w16cid:commentId w16cid:paraId="4A050E02" w16cid:durableId="230878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55AB31" w14:textId="77777777" w:rsidR="00AB3396" w:rsidRDefault="00AB3396" w:rsidP="00246137">
      <w:r>
        <w:separator/>
      </w:r>
    </w:p>
  </w:endnote>
  <w:endnote w:type="continuationSeparator" w:id="0">
    <w:p w14:paraId="7B820470" w14:textId="77777777" w:rsidR="00AB3396" w:rsidRDefault="00AB3396" w:rsidP="00246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9DB7E5" w14:textId="77777777" w:rsidR="00AB3396" w:rsidRDefault="00AB3396" w:rsidP="00246137">
      <w:r>
        <w:separator/>
      </w:r>
    </w:p>
  </w:footnote>
  <w:footnote w:type="continuationSeparator" w:id="0">
    <w:p w14:paraId="30798775" w14:textId="77777777" w:rsidR="00AB3396" w:rsidRDefault="00AB3396" w:rsidP="0024613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redes, Juan A.">
    <w15:presenceInfo w15:providerId="AD" w15:userId="S::paredes.24@osu.edu::97fc8d03-50cc-496a-b94c-1422f05971dd"/>
  </w15:person>
  <w15:person w15:author="WN">
    <w15:presenceInfo w15:providerId="None" w15:userId="W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2BE"/>
    <w:rsid w:val="00015799"/>
    <w:rsid w:val="000162AF"/>
    <w:rsid w:val="000402D2"/>
    <w:rsid w:val="000403E3"/>
    <w:rsid w:val="00045FBF"/>
    <w:rsid w:val="00072600"/>
    <w:rsid w:val="000732BE"/>
    <w:rsid w:val="000836C3"/>
    <w:rsid w:val="000A7431"/>
    <w:rsid w:val="000C3F1F"/>
    <w:rsid w:val="000E3BA6"/>
    <w:rsid w:val="000F0989"/>
    <w:rsid w:val="000F4CC3"/>
    <w:rsid w:val="000F6D13"/>
    <w:rsid w:val="001230C2"/>
    <w:rsid w:val="00152AC7"/>
    <w:rsid w:val="00162430"/>
    <w:rsid w:val="00184296"/>
    <w:rsid w:val="001902A3"/>
    <w:rsid w:val="001C6E03"/>
    <w:rsid w:val="001D40F3"/>
    <w:rsid w:val="001D64F7"/>
    <w:rsid w:val="001F0F99"/>
    <w:rsid w:val="00214556"/>
    <w:rsid w:val="00221D7A"/>
    <w:rsid w:val="00222A5A"/>
    <w:rsid w:val="002423CE"/>
    <w:rsid w:val="00246137"/>
    <w:rsid w:val="00257991"/>
    <w:rsid w:val="0027590E"/>
    <w:rsid w:val="00276824"/>
    <w:rsid w:val="00276A71"/>
    <w:rsid w:val="002875EB"/>
    <w:rsid w:val="00292B2F"/>
    <w:rsid w:val="002A0A44"/>
    <w:rsid w:val="002C0161"/>
    <w:rsid w:val="002D0D30"/>
    <w:rsid w:val="002E19AA"/>
    <w:rsid w:val="00300504"/>
    <w:rsid w:val="0030261E"/>
    <w:rsid w:val="00303948"/>
    <w:rsid w:val="003202D6"/>
    <w:rsid w:val="003320C1"/>
    <w:rsid w:val="003411F7"/>
    <w:rsid w:val="00345F9D"/>
    <w:rsid w:val="00374E98"/>
    <w:rsid w:val="00375B18"/>
    <w:rsid w:val="003D1B86"/>
    <w:rsid w:val="003F3DAB"/>
    <w:rsid w:val="004112A0"/>
    <w:rsid w:val="00420968"/>
    <w:rsid w:val="00431FF7"/>
    <w:rsid w:val="004345AC"/>
    <w:rsid w:val="00452837"/>
    <w:rsid w:val="00452FE3"/>
    <w:rsid w:val="004656E7"/>
    <w:rsid w:val="00474855"/>
    <w:rsid w:val="00476825"/>
    <w:rsid w:val="004824DD"/>
    <w:rsid w:val="004A4C4A"/>
    <w:rsid w:val="004B5829"/>
    <w:rsid w:val="004C5C57"/>
    <w:rsid w:val="004E3557"/>
    <w:rsid w:val="004F1E80"/>
    <w:rsid w:val="004F6D4A"/>
    <w:rsid w:val="00505035"/>
    <w:rsid w:val="00513A2C"/>
    <w:rsid w:val="00521CCC"/>
    <w:rsid w:val="005577D3"/>
    <w:rsid w:val="00571692"/>
    <w:rsid w:val="005B1546"/>
    <w:rsid w:val="005C6FA1"/>
    <w:rsid w:val="005F7981"/>
    <w:rsid w:val="005F7EEA"/>
    <w:rsid w:val="00606EFE"/>
    <w:rsid w:val="0061184B"/>
    <w:rsid w:val="006159B4"/>
    <w:rsid w:val="00642FF3"/>
    <w:rsid w:val="00652FF8"/>
    <w:rsid w:val="00654173"/>
    <w:rsid w:val="00667D25"/>
    <w:rsid w:val="00670B60"/>
    <w:rsid w:val="006A07C7"/>
    <w:rsid w:val="006C1CEE"/>
    <w:rsid w:val="006C79B7"/>
    <w:rsid w:val="006D42B7"/>
    <w:rsid w:val="006E2EBA"/>
    <w:rsid w:val="006E3B88"/>
    <w:rsid w:val="0071197B"/>
    <w:rsid w:val="00711DB4"/>
    <w:rsid w:val="00721C57"/>
    <w:rsid w:val="00737D19"/>
    <w:rsid w:val="00740C4A"/>
    <w:rsid w:val="00786C2B"/>
    <w:rsid w:val="0079280D"/>
    <w:rsid w:val="007B5163"/>
    <w:rsid w:val="007C5374"/>
    <w:rsid w:val="007E2063"/>
    <w:rsid w:val="007F59B7"/>
    <w:rsid w:val="008024FA"/>
    <w:rsid w:val="00825DD9"/>
    <w:rsid w:val="00842A11"/>
    <w:rsid w:val="0086692F"/>
    <w:rsid w:val="0087750D"/>
    <w:rsid w:val="008A78F2"/>
    <w:rsid w:val="008B19A3"/>
    <w:rsid w:val="008D275F"/>
    <w:rsid w:val="008D65DE"/>
    <w:rsid w:val="008E395A"/>
    <w:rsid w:val="008F399B"/>
    <w:rsid w:val="009028E7"/>
    <w:rsid w:val="0090389E"/>
    <w:rsid w:val="00903A00"/>
    <w:rsid w:val="009050FF"/>
    <w:rsid w:val="00906245"/>
    <w:rsid w:val="00926DF7"/>
    <w:rsid w:val="00942AE6"/>
    <w:rsid w:val="00953C42"/>
    <w:rsid w:val="00966057"/>
    <w:rsid w:val="009A44F7"/>
    <w:rsid w:val="009B1978"/>
    <w:rsid w:val="009B30DC"/>
    <w:rsid w:val="009C03B1"/>
    <w:rsid w:val="009C0F61"/>
    <w:rsid w:val="00A268D5"/>
    <w:rsid w:val="00A326EC"/>
    <w:rsid w:val="00A334ED"/>
    <w:rsid w:val="00A41726"/>
    <w:rsid w:val="00A43FBB"/>
    <w:rsid w:val="00A45623"/>
    <w:rsid w:val="00A94B91"/>
    <w:rsid w:val="00A95370"/>
    <w:rsid w:val="00A95620"/>
    <w:rsid w:val="00AB3396"/>
    <w:rsid w:val="00AB6238"/>
    <w:rsid w:val="00AE0FC9"/>
    <w:rsid w:val="00AF477A"/>
    <w:rsid w:val="00B10C50"/>
    <w:rsid w:val="00B1182F"/>
    <w:rsid w:val="00B1441A"/>
    <w:rsid w:val="00B26E01"/>
    <w:rsid w:val="00B32047"/>
    <w:rsid w:val="00B5423D"/>
    <w:rsid w:val="00B62752"/>
    <w:rsid w:val="00BB18A5"/>
    <w:rsid w:val="00BB3D3D"/>
    <w:rsid w:val="00BB74D3"/>
    <w:rsid w:val="00BE408A"/>
    <w:rsid w:val="00BF7FC9"/>
    <w:rsid w:val="00C25A48"/>
    <w:rsid w:val="00C46D2B"/>
    <w:rsid w:val="00C5000D"/>
    <w:rsid w:val="00C53083"/>
    <w:rsid w:val="00C54D7E"/>
    <w:rsid w:val="00C720CF"/>
    <w:rsid w:val="00C95D07"/>
    <w:rsid w:val="00C96DC0"/>
    <w:rsid w:val="00CA4E61"/>
    <w:rsid w:val="00CB2651"/>
    <w:rsid w:val="00CE51AA"/>
    <w:rsid w:val="00CF2664"/>
    <w:rsid w:val="00CF4467"/>
    <w:rsid w:val="00CF6CE6"/>
    <w:rsid w:val="00D106BE"/>
    <w:rsid w:val="00D1223A"/>
    <w:rsid w:val="00D12C8B"/>
    <w:rsid w:val="00D1653C"/>
    <w:rsid w:val="00D21729"/>
    <w:rsid w:val="00D21D8A"/>
    <w:rsid w:val="00D560B3"/>
    <w:rsid w:val="00D83334"/>
    <w:rsid w:val="00DB2637"/>
    <w:rsid w:val="00DB5E51"/>
    <w:rsid w:val="00DD580F"/>
    <w:rsid w:val="00DF646E"/>
    <w:rsid w:val="00E07F7A"/>
    <w:rsid w:val="00E14ABE"/>
    <w:rsid w:val="00E345A7"/>
    <w:rsid w:val="00E40D49"/>
    <w:rsid w:val="00E41B27"/>
    <w:rsid w:val="00E53210"/>
    <w:rsid w:val="00E60451"/>
    <w:rsid w:val="00E66B88"/>
    <w:rsid w:val="00EB52ED"/>
    <w:rsid w:val="00ED5B74"/>
    <w:rsid w:val="00ED733A"/>
    <w:rsid w:val="00EF3F88"/>
    <w:rsid w:val="00F17079"/>
    <w:rsid w:val="00F470F4"/>
    <w:rsid w:val="00F51DA1"/>
    <w:rsid w:val="00F67F38"/>
    <w:rsid w:val="00F768AD"/>
    <w:rsid w:val="00F95083"/>
    <w:rsid w:val="00FA2F1D"/>
    <w:rsid w:val="00FE0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25C1C"/>
  <w15:chartTrackingRefBased/>
  <w15:docId w15:val="{62A59BC9-8DA7-4B11-9147-10F6D433F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732BE"/>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732BE"/>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732BE"/>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2B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732B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732B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732BE"/>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732BE"/>
  </w:style>
  <w:style w:type="character" w:styleId="LineNumber">
    <w:name w:val="line number"/>
    <w:basedOn w:val="DefaultParagraphFont"/>
    <w:uiPriority w:val="99"/>
    <w:semiHidden/>
    <w:unhideWhenUsed/>
    <w:rsid w:val="00FA2F1D"/>
  </w:style>
  <w:style w:type="character" w:styleId="Hyperlink">
    <w:name w:val="Hyperlink"/>
    <w:basedOn w:val="DefaultParagraphFont"/>
    <w:uiPriority w:val="99"/>
    <w:unhideWhenUsed/>
    <w:rsid w:val="00FA2F1D"/>
    <w:rPr>
      <w:color w:val="0563C1" w:themeColor="hyperlink"/>
      <w:u w:val="single"/>
    </w:rPr>
  </w:style>
  <w:style w:type="character" w:styleId="UnresolvedMention">
    <w:name w:val="Unresolved Mention"/>
    <w:basedOn w:val="DefaultParagraphFont"/>
    <w:uiPriority w:val="99"/>
    <w:semiHidden/>
    <w:unhideWhenUsed/>
    <w:rsid w:val="00FA2F1D"/>
    <w:rPr>
      <w:color w:val="605E5C"/>
      <w:shd w:val="clear" w:color="auto" w:fill="E1DFDD"/>
    </w:rPr>
  </w:style>
  <w:style w:type="paragraph" w:styleId="Caption">
    <w:name w:val="caption"/>
    <w:basedOn w:val="Normal"/>
    <w:next w:val="Normal"/>
    <w:uiPriority w:val="35"/>
    <w:unhideWhenUsed/>
    <w:qFormat/>
    <w:rsid w:val="00C53083"/>
    <w:pPr>
      <w:spacing w:after="200"/>
    </w:pPr>
    <w:rPr>
      <w:b/>
      <w:bCs/>
      <w:color w:val="4472C4" w:themeColor="accent1"/>
      <w:sz w:val="18"/>
      <w:szCs w:val="18"/>
      <w:lang w:val="es-ES"/>
    </w:rPr>
  </w:style>
  <w:style w:type="paragraph" w:styleId="ListParagraph">
    <w:name w:val="List Paragraph"/>
    <w:basedOn w:val="Normal"/>
    <w:uiPriority w:val="34"/>
    <w:qFormat/>
    <w:rsid w:val="00D83334"/>
    <w:pPr>
      <w:ind w:left="720"/>
      <w:contextualSpacing/>
    </w:pPr>
  </w:style>
  <w:style w:type="paragraph" w:styleId="BalloonText">
    <w:name w:val="Balloon Text"/>
    <w:basedOn w:val="Normal"/>
    <w:link w:val="BalloonTextChar"/>
    <w:uiPriority w:val="99"/>
    <w:semiHidden/>
    <w:unhideWhenUsed/>
    <w:rsid w:val="002768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6824"/>
    <w:rPr>
      <w:rFonts w:ascii="Segoe UI" w:hAnsi="Segoe UI" w:cs="Segoe UI"/>
      <w:sz w:val="18"/>
      <w:szCs w:val="18"/>
    </w:rPr>
  </w:style>
  <w:style w:type="paragraph" w:styleId="Header">
    <w:name w:val="header"/>
    <w:basedOn w:val="Normal"/>
    <w:link w:val="HeaderChar"/>
    <w:uiPriority w:val="99"/>
    <w:unhideWhenUsed/>
    <w:rsid w:val="00246137"/>
    <w:pPr>
      <w:tabs>
        <w:tab w:val="center" w:pos="4680"/>
        <w:tab w:val="right" w:pos="9360"/>
      </w:tabs>
    </w:pPr>
  </w:style>
  <w:style w:type="character" w:customStyle="1" w:styleId="HeaderChar">
    <w:name w:val="Header Char"/>
    <w:basedOn w:val="DefaultParagraphFont"/>
    <w:link w:val="Header"/>
    <w:uiPriority w:val="99"/>
    <w:rsid w:val="00246137"/>
  </w:style>
  <w:style w:type="paragraph" w:styleId="Footer">
    <w:name w:val="footer"/>
    <w:basedOn w:val="Normal"/>
    <w:link w:val="FooterChar"/>
    <w:uiPriority w:val="99"/>
    <w:unhideWhenUsed/>
    <w:rsid w:val="00246137"/>
    <w:pPr>
      <w:tabs>
        <w:tab w:val="center" w:pos="4680"/>
        <w:tab w:val="right" w:pos="9360"/>
      </w:tabs>
    </w:pPr>
  </w:style>
  <w:style w:type="character" w:customStyle="1" w:styleId="FooterChar">
    <w:name w:val="Footer Char"/>
    <w:basedOn w:val="DefaultParagraphFont"/>
    <w:link w:val="Footer"/>
    <w:uiPriority w:val="99"/>
    <w:rsid w:val="00246137"/>
  </w:style>
  <w:style w:type="character" w:styleId="CommentReference">
    <w:name w:val="annotation reference"/>
    <w:basedOn w:val="DefaultParagraphFont"/>
    <w:uiPriority w:val="99"/>
    <w:semiHidden/>
    <w:unhideWhenUsed/>
    <w:rsid w:val="00953C42"/>
    <w:rPr>
      <w:sz w:val="16"/>
      <w:szCs w:val="16"/>
    </w:rPr>
  </w:style>
  <w:style w:type="paragraph" w:styleId="CommentText">
    <w:name w:val="annotation text"/>
    <w:basedOn w:val="Normal"/>
    <w:link w:val="CommentTextChar"/>
    <w:uiPriority w:val="99"/>
    <w:semiHidden/>
    <w:unhideWhenUsed/>
    <w:rsid w:val="00953C42"/>
    <w:rPr>
      <w:sz w:val="20"/>
      <w:szCs w:val="20"/>
    </w:rPr>
  </w:style>
  <w:style w:type="character" w:customStyle="1" w:styleId="CommentTextChar">
    <w:name w:val="Comment Text Char"/>
    <w:basedOn w:val="DefaultParagraphFont"/>
    <w:link w:val="CommentText"/>
    <w:uiPriority w:val="99"/>
    <w:semiHidden/>
    <w:rsid w:val="00953C42"/>
    <w:rPr>
      <w:sz w:val="20"/>
      <w:szCs w:val="20"/>
    </w:rPr>
  </w:style>
  <w:style w:type="paragraph" w:styleId="CommentSubject">
    <w:name w:val="annotation subject"/>
    <w:basedOn w:val="CommentText"/>
    <w:next w:val="CommentText"/>
    <w:link w:val="CommentSubjectChar"/>
    <w:uiPriority w:val="99"/>
    <w:semiHidden/>
    <w:unhideWhenUsed/>
    <w:rsid w:val="00953C42"/>
    <w:rPr>
      <w:b/>
      <w:bCs/>
    </w:rPr>
  </w:style>
  <w:style w:type="character" w:customStyle="1" w:styleId="CommentSubjectChar">
    <w:name w:val="Comment Subject Char"/>
    <w:basedOn w:val="CommentTextChar"/>
    <w:link w:val="CommentSubject"/>
    <w:uiPriority w:val="99"/>
    <w:semiHidden/>
    <w:rsid w:val="00953C4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23337">
      <w:bodyDiv w:val="1"/>
      <w:marLeft w:val="0"/>
      <w:marRight w:val="0"/>
      <w:marTop w:val="0"/>
      <w:marBottom w:val="0"/>
      <w:divBdr>
        <w:top w:val="none" w:sz="0" w:space="0" w:color="auto"/>
        <w:left w:val="none" w:sz="0" w:space="0" w:color="auto"/>
        <w:bottom w:val="none" w:sz="0" w:space="0" w:color="auto"/>
        <w:right w:val="none" w:sz="0" w:space="0" w:color="auto"/>
      </w:divBdr>
    </w:div>
    <w:div w:id="398479030">
      <w:bodyDiv w:val="1"/>
      <w:marLeft w:val="0"/>
      <w:marRight w:val="0"/>
      <w:marTop w:val="0"/>
      <w:marBottom w:val="0"/>
      <w:divBdr>
        <w:top w:val="none" w:sz="0" w:space="0" w:color="auto"/>
        <w:left w:val="none" w:sz="0" w:space="0" w:color="auto"/>
        <w:bottom w:val="none" w:sz="0" w:space="0" w:color="auto"/>
        <w:right w:val="none" w:sz="0" w:space="0" w:color="auto"/>
      </w:divBdr>
    </w:div>
    <w:div w:id="1187912020">
      <w:bodyDiv w:val="1"/>
      <w:marLeft w:val="0"/>
      <w:marRight w:val="0"/>
      <w:marTop w:val="0"/>
      <w:marBottom w:val="0"/>
      <w:divBdr>
        <w:top w:val="none" w:sz="0" w:space="0" w:color="auto"/>
        <w:left w:val="none" w:sz="0" w:space="0" w:color="auto"/>
        <w:bottom w:val="none" w:sz="0" w:space="0" w:color="auto"/>
        <w:right w:val="none" w:sz="0" w:space="0" w:color="auto"/>
      </w:divBdr>
    </w:div>
    <w:div w:id="1734236161">
      <w:bodyDiv w:val="1"/>
      <w:marLeft w:val="0"/>
      <w:marRight w:val="0"/>
      <w:marTop w:val="0"/>
      <w:marBottom w:val="0"/>
      <w:divBdr>
        <w:top w:val="none" w:sz="0" w:space="0" w:color="auto"/>
        <w:left w:val="none" w:sz="0" w:space="0" w:color="auto"/>
        <w:bottom w:val="none" w:sz="0" w:space="0" w:color="auto"/>
        <w:right w:val="none" w:sz="0" w:space="0" w:color="auto"/>
      </w:divBdr>
    </w:div>
    <w:div w:id="1787654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tif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tif"/><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tiff"/><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34DD6-6B83-414F-8622-947403DAD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Pages>
  <Words>15436</Words>
  <Characters>87988</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Paredes, Juan A.</dc:creator>
  <cp:keywords/>
  <dc:description/>
  <cp:lastModifiedBy>WN</cp:lastModifiedBy>
  <cp:revision>10</cp:revision>
  <cp:lastPrinted>2020-08-18T22:20:00Z</cp:lastPrinted>
  <dcterms:created xsi:type="dcterms:W3CDTF">2020-09-11T16:30:00Z</dcterms:created>
  <dcterms:modified xsi:type="dcterms:W3CDTF">2020-09-13T16:40:00Z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http://www.zotero.org/styles/crop-protection</vt:lpwstr>
  </property>
  <property fmtid="{D5CDD505-2E9C-101B-9397-08002B2CF9AE}" pid="13" name="Mendeley Recent Style Name 5_1">
    <vt:lpwstr>Crop Protection</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0189166c-adf1-3b6a-aafc-8e8bc09c3c61</vt:lpwstr>
  </property>
  <property fmtid="{D5CDD505-2E9C-101B-9397-08002B2CF9AE}" pid="24" name="Mendeley Citation Style_1">
    <vt:lpwstr>http://www.zotero.org/styles/crop-protection</vt:lpwstr>
  </property>
</Properties>
</file>